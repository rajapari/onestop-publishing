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618A9" w14:textId="79525A51" w:rsidR="00BD3D9B" w:rsidRPr="00122B6E" w:rsidRDefault="00BD3D9B" w:rsidP="00122B6E">
      <w:pPr>
        <w:pStyle w:val="ArticleTitle"/>
        <w:shd w:val="clear" w:color="000000" w:fill="auto"/>
        <w:rPr>
          <w:lang w:val="en-GB"/>
        </w:rPr>
      </w:pPr>
      <w:r w:rsidRPr="00122B6E">
        <w:rPr>
          <w:lang w:val="en-GB"/>
        </w:rPr>
        <w:t>Experiences of Family Caregivers in Saskatchewan Rural Long-Term Care Homes: A Reflexive Thematic Analysis</w:t>
      </w:r>
    </w:p>
    <w:p w14:paraId="7AEEC22A" w14:textId="13817271" w:rsidR="00BD3D9B" w:rsidRPr="00122B6E" w:rsidRDefault="00BD3D9B" w:rsidP="00122B6E">
      <w:pPr>
        <w:pStyle w:val="AbstractTitle"/>
        <w:shd w:val="clear" w:color="000000" w:fill="auto"/>
        <w:rPr>
          <w:color w:val="auto"/>
        </w:rPr>
      </w:pPr>
      <w:r w:rsidRPr="00122B6E">
        <w:rPr>
          <w:color w:val="auto"/>
        </w:rPr>
        <w:t>Abstract</w:t>
      </w:r>
    </w:p>
    <w:p w14:paraId="41F3684D" w14:textId="77777777" w:rsidR="002606A1" w:rsidRDefault="00BD3D9B" w:rsidP="00122B6E">
      <w:pPr>
        <w:pStyle w:val="AbstractCopy"/>
        <w:shd w:val="clear" w:color="000000" w:fill="auto"/>
      </w:pPr>
      <w:r w:rsidRPr="00122B6E">
        <w:rPr>
          <w:b/>
          <w:bCs/>
        </w:rPr>
        <w:t>Context</w:t>
      </w:r>
      <w:r w:rsidR="003D5496" w:rsidRPr="00122B6E">
        <w:t xml:space="preserve">: </w:t>
      </w:r>
      <w:r w:rsidR="00EA205E" w:rsidRPr="00122B6E">
        <w:t xml:space="preserve">As population </w:t>
      </w:r>
      <w:del w:id="0" w:author="Raja Pari" w:date="2026-03-31T22:38:00Z" w16du:dateUtc="2026-03-31T17:08:00Z">
        <w:r w:rsidR="00EA205E" w:rsidRPr="00122B6E" w:rsidDel="004A4FB0">
          <w:delText>aging</w:delText>
        </w:r>
      </w:del>
      <w:ins w:id="1" w:author="Raja Pari" w:date="2026-03-31T22:38:00Z" w16du:dateUtc="2026-03-31T17:08:00Z">
        <w:r w:rsidR="004A4FB0" w:rsidRPr="00122B6E">
          <w:t>ageing</w:t>
        </w:r>
      </w:ins>
      <w:r w:rsidR="00EA205E" w:rsidRPr="00122B6E">
        <w:t xml:space="preserve"> continues to increase in Canada, more older adults are </w:t>
      </w:r>
      <w:del w:id="2" w:author="Raja Pari" w:date="2026-03-31T22:38:00Z" w16du:dateUtc="2026-03-31T17:08:00Z">
        <w:r w:rsidR="00EA205E" w:rsidRPr="00122B6E" w:rsidDel="004A4FB0">
          <w:delText>aging</w:delText>
        </w:r>
      </w:del>
      <w:ins w:id="3" w:author="Raja Pari" w:date="2026-03-31T22:38:00Z" w16du:dateUtc="2026-03-31T17:08:00Z">
        <w:r w:rsidR="004A4FB0" w:rsidRPr="00122B6E">
          <w:t>ageing</w:t>
        </w:r>
      </w:ins>
      <w:r w:rsidR="00EA205E" w:rsidRPr="00122B6E">
        <w:t xml:space="preserve"> in rural contexts, which </w:t>
      </w:r>
      <w:r w:rsidR="003C3C8D" w:rsidRPr="00122B6E">
        <w:t xml:space="preserve">presents </w:t>
      </w:r>
      <w:r w:rsidR="00EA205E" w:rsidRPr="00122B6E">
        <w:t xml:space="preserve">unique challenges and benefits, particularly for </w:t>
      </w:r>
      <w:r w:rsidR="003C3C8D" w:rsidRPr="00122B6E">
        <w:t xml:space="preserve">persons </w:t>
      </w:r>
      <w:r w:rsidR="00EA205E" w:rsidRPr="00122B6E">
        <w:t>living in long-term care.</w:t>
      </w:r>
    </w:p>
    <w:p w14:paraId="2302DEBA" w14:textId="77777777" w:rsidR="002606A1" w:rsidRDefault="00BD3D9B" w:rsidP="00122B6E">
      <w:pPr>
        <w:pStyle w:val="AbstractCopy"/>
        <w:shd w:val="clear" w:color="000000" w:fill="auto"/>
      </w:pPr>
      <w:r w:rsidRPr="00122B6E">
        <w:rPr>
          <w:b/>
          <w:bCs/>
        </w:rPr>
        <w:t>Objective:</w:t>
      </w:r>
      <w:r w:rsidRPr="00122B6E">
        <w:rPr>
          <w:bCs/>
        </w:rPr>
        <w:t xml:space="preserve"> </w:t>
      </w:r>
      <w:r w:rsidR="003D5496" w:rsidRPr="00122B6E">
        <w:t>This study examined the experiences of family caregivers in rural Saskatchewan</w:t>
      </w:r>
      <w:r w:rsidR="00242284" w:rsidRPr="00122B6E">
        <w:t xml:space="preserve"> when a resident became unwell</w:t>
      </w:r>
      <w:r w:rsidRPr="00122B6E">
        <w:t xml:space="preserve"> </w:t>
      </w:r>
      <w:r w:rsidR="00242284" w:rsidRPr="00122B6E">
        <w:t xml:space="preserve">while living in a rural </w:t>
      </w:r>
      <w:r w:rsidR="00933285" w:rsidRPr="00122B6E">
        <w:t xml:space="preserve">long-term care </w:t>
      </w:r>
      <w:r w:rsidR="00242284" w:rsidRPr="00122B6E">
        <w:t>home</w:t>
      </w:r>
      <w:r w:rsidR="00941DE0" w:rsidRPr="00122B6E">
        <w:t>.</w:t>
      </w:r>
    </w:p>
    <w:p w14:paraId="743FCA77" w14:textId="77777777" w:rsidR="002606A1" w:rsidRDefault="00BD3D9B" w:rsidP="00122B6E">
      <w:pPr>
        <w:pStyle w:val="AbstractCopy"/>
        <w:shd w:val="clear" w:color="000000" w:fill="auto"/>
      </w:pPr>
      <w:r w:rsidRPr="00122B6E">
        <w:rPr>
          <w:b/>
        </w:rPr>
        <w:t>Methods</w:t>
      </w:r>
      <w:r w:rsidR="003D5496" w:rsidRPr="00122B6E">
        <w:t xml:space="preserve">: </w:t>
      </w:r>
      <w:r w:rsidR="0018191F" w:rsidRPr="00122B6E">
        <w:t>Unstructured,</w:t>
      </w:r>
      <w:r w:rsidR="003D5496" w:rsidRPr="00122B6E">
        <w:t xml:space="preserve"> conversational interviews </w:t>
      </w:r>
      <w:r w:rsidR="00941DE0" w:rsidRPr="00122B6E">
        <w:t xml:space="preserve">with </w:t>
      </w:r>
      <w:r w:rsidR="003D5496" w:rsidRPr="00122B6E">
        <w:t xml:space="preserve">eleven family caregivers in three rural long-term care homes were conducted and thematically </w:t>
      </w:r>
      <w:del w:id="4" w:author="Raja Pari" w:date="2026-03-31T22:38:00Z" w16du:dateUtc="2026-03-31T17:08:00Z">
        <w:r w:rsidR="003D5496" w:rsidRPr="00122B6E" w:rsidDel="004A4FB0">
          <w:delText>analyzed</w:delText>
        </w:r>
      </w:del>
      <w:ins w:id="5" w:author="Raja Pari" w:date="2026-03-31T22:38:00Z" w16du:dateUtc="2026-03-31T17:08:00Z">
        <w:r w:rsidR="004A4FB0" w:rsidRPr="00122B6E">
          <w:t>analysed</w:t>
        </w:r>
      </w:ins>
      <w:r w:rsidR="003D5496" w:rsidRPr="00122B6E">
        <w:t>.</w:t>
      </w:r>
    </w:p>
    <w:p w14:paraId="4FB89102" w14:textId="3AF5E3A4" w:rsidR="002606A1" w:rsidRDefault="00BD3D9B" w:rsidP="00122B6E">
      <w:pPr>
        <w:pStyle w:val="AbstractCopy"/>
        <w:shd w:val="clear" w:color="000000" w:fill="auto"/>
      </w:pPr>
      <w:r w:rsidRPr="00122B6E">
        <w:rPr>
          <w:b/>
        </w:rPr>
        <w:t>Findings</w:t>
      </w:r>
      <w:r w:rsidR="003D5496" w:rsidRPr="00122B6E">
        <w:t xml:space="preserve">: </w:t>
      </w:r>
      <w:r w:rsidR="00BC115F" w:rsidRPr="00122B6E">
        <w:t>Family caregivers highlighted stresses arising from transitions and adverse events</w:t>
      </w:r>
      <w:r w:rsidR="00E67F05" w:rsidRPr="00122B6E">
        <w:t>, and</w:t>
      </w:r>
      <w:r w:rsidR="00BC115F" w:rsidRPr="00122B6E">
        <w:t xml:space="preserve"> the impact of </w:t>
      </w:r>
      <w:ins w:id="6" w:author="Raja Pari" w:date="2026-04-01T22:06:00Z" w16du:dateUtc="2026-04-01T16:36:00Z">
        <w:r w:rsidR="00884E39">
          <w:t xml:space="preserve">the </w:t>
        </w:r>
      </w:ins>
      <w:r w:rsidR="00BC115F" w:rsidRPr="00122B6E">
        <w:t>rural context on their interactions with staff and available resources for residents when they became unwell</w:t>
      </w:r>
      <w:r w:rsidR="00941DE0" w:rsidRPr="00122B6E">
        <w:t>.</w:t>
      </w:r>
    </w:p>
    <w:p w14:paraId="1A7594F8" w14:textId="77777777" w:rsidR="002606A1" w:rsidRDefault="00BD3D9B" w:rsidP="00122B6E">
      <w:pPr>
        <w:pStyle w:val="AbstractCopy"/>
        <w:shd w:val="clear" w:color="000000" w:fill="auto"/>
      </w:pPr>
      <w:r w:rsidRPr="00122B6E">
        <w:rPr>
          <w:b/>
          <w:bCs/>
        </w:rPr>
        <w:t>Limitations:</w:t>
      </w:r>
      <w:r w:rsidRPr="00122B6E">
        <w:rPr>
          <w:bCs/>
        </w:rPr>
        <w:t xml:space="preserve"> </w:t>
      </w:r>
      <w:r w:rsidR="00EA205E" w:rsidRPr="00122B6E">
        <w:t xml:space="preserve">Potential limitations include a relatively small sample size and </w:t>
      </w:r>
      <w:r w:rsidR="00E67F05" w:rsidRPr="00122B6E">
        <w:t xml:space="preserve">the </w:t>
      </w:r>
      <w:r w:rsidR="00EA205E" w:rsidRPr="00122B6E">
        <w:t>unstructured nature of interviews.</w:t>
      </w:r>
    </w:p>
    <w:p w14:paraId="54696ED7" w14:textId="2B774A99" w:rsidR="00BD3D9B" w:rsidRPr="00122B6E" w:rsidRDefault="00BD3D9B" w:rsidP="00122B6E">
      <w:pPr>
        <w:pStyle w:val="AbstractCopy"/>
        <w:shd w:val="clear" w:color="000000" w:fill="auto"/>
      </w:pPr>
      <w:r w:rsidRPr="00122B6E">
        <w:rPr>
          <w:b/>
          <w:bCs/>
        </w:rPr>
        <w:t>Implication</w:t>
      </w:r>
      <w:r w:rsidRPr="00122B6E">
        <w:rPr>
          <w:b/>
        </w:rPr>
        <w:t>s</w:t>
      </w:r>
      <w:r w:rsidR="003D5496" w:rsidRPr="00122B6E">
        <w:t>: The findings from this study</w:t>
      </w:r>
      <w:r w:rsidR="00BC115F" w:rsidRPr="00122B6E">
        <w:t xml:space="preserve"> highlight the </w:t>
      </w:r>
      <w:r w:rsidR="00E67F05" w:rsidRPr="00122B6E">
        <w:t>effects</w:t>
      </w:r>
      <w:r w:rsidR="00BC115F" w:rsidRPr="00122B6E">
        <w:t xml:space="preserve"> of </w:t>
      </w:r>
      <w:r w:rsidR="00E67F05" w:rsidRPr="00122B6E">
        <w:t>a</w:t>
      </w:r>
      <w:r w:rsidR="00BC115F" w:rsidRPr="00122B6E">
        <w:t xml:space="preserve"> rural context on outcomes and experiences of family caregivers caring </w:t>
      </w:r>
      <w:r w:rsidR="000541A3" w:rsidRPr="00122B6E">
        <w:t>with</w:t>
      </w:r>
      <w:r w:rsidR="00E67F05" w:rsidRPr="00122B6E">
        <w:t xml:space="preserve"> </w:t>
      </w:r>
      <w:r w:rsidR="00EC1461" w:rsidRPr="00122B6E">
        <w:t>older adults</w:t>
      </w:r>
      <w:r w:rsidR="00E67F05" w:rsidRPr="00122B6E">
        <w:t xml:space="preserve"> who become unwell </w:t>
      </w:r>
      <w:r w:rsidR="000541A3" w:rsidRPr="00122B6E">
        <w:t>when</w:t>
      </w:r>
      <w:r w:rsidR="00E67F05" w:rsidRPr="00122B6E">
        <w:t xml:space="preserve"> </w:t>
      </w:r>
      <w:r w:rsidR="00BC115F" w:rsidRPr="00122B6E">
        <w:t>living in long-term care</w:t>
      </w:r>
      <w:r w:rsidR="003D5496" w:rsidRPr="00122B6E">
        <w:t>.</w:t>
      </w:r>
      <w:bookmarkStart w:id="7" w:name="Bdy"/>
      <w:bookmarkEnd w:id="7"/>
    </w:p>
    <w:p w14:paraId="5CA5E2F8" w14:textId="3871CBF4" w:rsidR="00BD3D9B" w:rsidRPr="00122B6E" w:rsidRDefault="00BD3D9B" w:rsidP="00122B6E">
      <w:pPr>
        <w:pStyle w:val="KW"/>
        <w:shd w:val="clear" w:color="000000" w:fill="auto"/>
      </w:pPr>
      <w:r w:rsidRPr="00122B6E">
        <w:rPr>
          <w:b/>
          <w:bCs/>
          <w:iCs/>
          <w:rPrChange w:id="8" w:author="Raja Pari" w:date="2026-04-01T12:48:00Z" w16du:dateUtc="2026-04-01T07:18:00Z">
            <w:rPr>
              <w:i/>
            </w:rPr>
          </w:rPrChange>
        </w:rPr>
        <w:t>Keywords</w:t>
      </w:r>
      <w:r w:rsidRPr="00552FF2">
        <w:rPr>
          <w:iCs/>
        </w:rPr>
        <w:t>:</w:t>
      </w:r>
      <w:r w:rsidRPr="00122B6E">
        <w:t xml:space="preserve"> </w:t>
      </w:r>
      <w:r w:rsidR="003D5496" w:rsidRPr="00122B6E">
        <w:t xml:space="preserve">Long-term care, family caregivers, older adults, rural, </w:t>
      </w:r>
      <w:r w:rsidR="00941DE0" w:rsidRPr="00122B6E">
        <w:t xml:space="preserve">continuing </w:t>
      </w:r>
      <w:r w:rsidR="003D5496" w:rsidRPr="00122B6E">
        <w:t xml:space="preserve">care </w:t>
      </w:r>
      <w:r w:rsidR="00941DE0" w:rsidRPr="00122B6E">
        <w:t>assistants</w:t>
      </w:r>
    </w:p>
    <w:p w14:paraId="183131D3" w14:textId="5DCA983B" w:rsidR="00BD3D9B" w:rsidRPr="00122B6E" w:rsidRDefault="00371367" w:rsidP="00122B6E">
      <w:pPr>
        <w:pStyle w:val="TXF"/>
        <w:shd w:val="clear" w:color="000000" w:fill="auto"/>
        <w:rPr>
          <w:color w:val="auto"/>
        </w:rPr>
      </w:pPr>
      <w:r w:rsidRPr="00122B6E">
        <w:rPr>
          <w:color w:val="auto"/>
        </w:rPr>
        <w:t>Canada is predominantly comprised of rural settings or sparsely populated places (</w:t>
      </w:r>
      <w:hyperlink w:anchor="Hartt_et_al__2021" w:tooltip="Hartt, M., &amp; Biglieri, S. (Ed). (2021). Aging people, aging places: Experiences, opportunities, and challenges of growing older in Canada. Policy Press. https://doi.org/10.1332/policypress/9781447352563.001.0001&#10;" w:history="1">
        <w:r w:rsidRPr="00122B6E">
          <w:rPr>
            <w:rStyle w:val="Hyperlink"/>
          </w:rPr>
          <w:t>Hartt</w:t>
        </w:r>
        <w:r w:rsidR="00517BD7" w:rsidRPr="00122B6E">
          <w:rPr>
            <w:rStyle w:val="Hyperlink"/>
          </w:rPr>
          <w:t xml:space="preserve"> and </w:t>
        </w:r>
        <w:r w:rsidRPr="00122B6E">
          <w:rPr>
            <w:rStyle w:val="Hyperlink"/>
          </w:rPr>
          <w:t>Biglieri, 2021</w:t>
        </w:r>
      </w:hyperlink>
      <w:r w:rsidRPr="00122B6E">
        <w:rPr>
          <w:color w:val="auto"/>
        </w:rPr>
        <w:t xml:space="preserve">). </w:t>
      </w:r>
      <w:hyperlink w:anchor="Hartt_et_al__2021" w:tooltip="Hartt, M., &amp; Biglieri, S. (Ed). (2021). Aging people, aging places: Experiences, opportunities, and challenges of growing older in Canada. Policy Press. https://doi.org/10.1332/policypress/9781447352563.001.0001&#10;" w:history="1">
        <w:r w:rsidRPr="00122B6E">
          <w:rPr>
            <w:rStyle w:val="Hyperlink"/>
          </w:rPr>
          <w:t>Hartt and Biglieri (2021</w:t>
        </w:r>
      </w:hyperlink>
      <w:r w:rsidRPr="00122B6E">
        <w:rPr>
          <w:color w:val="auto"/>
        </w:rPr>
        <w:t>)</w:t>
      </w:r>
      <w:r w:rsidR="000D7337" w:rsidRPr="00122B6E">
        <w:rPr>
          <w:color w:val="auto"/>
        </w:rPr>
        <w:t xml:space="preserve"> </w:t>
      </w:r>
      <w:r w:rsidRPr="00122B6E">
        <w:rPr>
          <w:color w:val="auto"/>
        </w:rPr>
        <w:t>explored housing situations for older adults in Canada</w:t>
      </w:r>
      <w:r w:rsidR="000D7337" w:rsidRPr="00122B6E">
        <w:rPr>
          <w:color w:val="auto"/>
        </w:rPr>
        <w:t xml:space="preserve"> and</w:t>
      </w:r>
      <w:r w:rsidRPr="00122B6E">
        <w:rPr>
          <w:color w:val="auto"/>
        </w:rPr>
        <w:t xml:space="preserve"> indicated that the rural population is growing older faster than suburban counterparts with Canadians aged 65 and older making up 18% of rural populations and 15% of urban populations. Rural environments come with limitations associated with funding, resources, service availability</w:t>
      </w:r>
      <w:del w:id="9" w:author="Raja Pari" w:date="2026-04-01T22:02:00Z" w16du:dateUtc="2026-04-01T16:32:00Z">
        <w:r w:rsidRPr="00122B6E" w:rsidDel="008918F4">
          <w:rPr>
            <w:color w:val="auto"/>
          </w:rPr>
          <w:delText>,</w:delText>
        </w:r>
      </w:del>
      <w:r w:rsidRPr="00122B6E">
        <w:rPr>
          <w:color w:val="auto"/>
        </w:rPr>
        <w:t xml:space="preserve"> and geographic isolation. There are benefits to growing older in rural environments as well, because older adults may have a history of supportive social and informal care networks (</w:t>
      </w:r>
      <w:hyperlink w:anchor="Keating_2008" w:tooltip="Keating, N. (Ed.). (2008). Rural Aging. A good place to grow old. Policy Press.&#10;" w:history="1">
        <w:r w:rsidR="009C7C73" w:rsidRPr="00122B6E">
          <w:rPr>
            <w:rStyle w:val="Hyperlink"/>
          </w:rPr>
          <w:t>Keating, 2008</w:t>
        </w:r>
      </w:hyperlink>
      <w:r w:rsidRPr="00122B6E">
        <w:rPr>
          <w:color w:val="auto"/>
        </w:rPr>
        <w:t>).</w:t>
      </w:r>
      <w:r w:rsidR="00214D91" w:rsidRPr="00122B6E">
        <w:rPr>
          <w:color w:val="auto"/>
        </w:rPr>
        <w:t xml:space="preserve"> Saskatchewan has the highest rates of rural living in western Canada, with 35% of the population living in rural areas, and one of the lowest population densities among Canadian provinces, with 1.7 persons</w:t>
      </w:r>
      <w:ins w:id="10" w:author="Raja Pari" w:date="2026-04-01T12:46:00Z" w16du:dateUtc="2026-04-01T07:16:00Z">
        <w:r w:rsidR="00117BE2" w:rsidRPr="00122B6E">
          <w:rPr>
            <w:color w:val="auto"/>
          </w:rPr>
          <w:t>/km</w:t>
        </w:r>
        <w:r w:rsidR="00117BE2" w:rsidRPr="00122B6E">
          <w:rPr>
            <w:color w:val="auto"/>
            <w:vertAlign w:val="superscript"/>
            <w:rPrChange w:id="11" w:author="Raja Pari" w:date="2026-04-01T12:46:00Z" w16du:dateUtc="2026-04-01T07:16:00Z">
              <w:rPr>
                <w:color w:val="auto"/>
              </w:rPr>
            </w:rPrChange>
          </w:rPr>
          <w:t>2</w:t>
        </w:r>
      </w:ins>
      <w:del w:id="12" w:author="Raja Pari" w:date="2026-04-01T12:46:00Z" w16du:dateUtc="2026-04-01T07:16:00Z">
        <w:r w:rsidR="00214D91" w:rsidRPr="00122B6E" w:rsidDel="00117BE2">
          <w:rPr>
            <w:color w:val="auto"/>
          </w:rPr>
          <w:delText xml:space="preserve"> per </w:delText>
        </w:r>
      </w:del>
      <w:del w:id="13" w:author="Raja Pari" w:date="2026-04-01T12:47:00Z" w16du:dateUtc="2026-04-01T07:17:00Z">
        <w:r w:rsidR="00214D91" w:rsidRPr="00122B6E" w:rsidDel="00117BE2">
          <w:rPr>
            <w:color w:val="auto"/>
          </w:rPr>
          <w:delText>square kilometer</w:delText>
        </w:r>
      </w:del>
      <w:r w:rsidR="00C60014" w:rsidRPr="00122B6E">
        <w:rPr>
          <w:color w:val="auto"/>
        </w:rPr>
        <w:t xml:space="preserve"> (</w:t>
      </w:r>
      <w:hyperlink w:anchor="Moazzami_2015" w:tooltip="Moazzami, B. (2015). Strengthening rural Canada: Fewer &amp; older: Population and demographic crossroads in rural Saskatchewan. Strengthening Rural Canada Initiative. https://apo.org.au/sites/default/files/resource-files/2015-03/apo-nid307631.pdf&#10;" w:history="1">
        <w:r w:rsidR="00C60014" w:rsidRPr="00122B6E">
          <w:rPr>
            <w:rStyle w:val="Hyperlink"/>
          </w:rPr>
          <w:t>Moazzami, 2015</w:t>
        </w:r>
      </w:hyperlink>
      <w:r w:rsidR="00C60014" w:rsidRPr="00122B6E">
        <w:rPr>
          <w:color w:val="auto"/>
        </w:rPr>
        <w:t>)</w:t>
      </w:r>
      <w:r w:rsidR="00D87745" w:rsidRPr="00122B6E">
        <w:rPr>
          <w:color w:val="auto"/>
        </w:rPr>
        <w:t>.</w:t>
      </w:r>
    </w:p>
    <w:p w14:paraId="6EB6748D" w14:textId="40A0D97D" w:rsidR="00BD3D9B" w:rsidRPr="00122B6E" w:rsidRDefault="004F4A87" w:rsidP="00122B6E">
      <w:pPr>
        <w:pStyle w:val="TX"/>
        <w:shd w:val="clear" w:color="000000" w:fill="auto"/>
        <w:rPr>
          <w:color w:val="auto"/>
        </w:rPr>
      </w:pPr>
      <w:r w:rsidRPr="00122B6E">
        <w:rPr>
          <w:color w:val="auto"/>
        </w:rPr>
        <w:t xml:space="preserve">There is a spectrum of care and </w:t>
      </w:r>
      <w:r w:rsidR="00601440" w:rsidRPr="00122B6E">
        <w:rPr>
          <w:color w:val="auto"/>
        </w:rPr>
        <w:t>residential</w:t>
      </w:r>
      <w:r w:rsidR="00B04FB7" w:rsidRPr="00122B6E">
        <w:rPr>
          <w:color w:val="auto"/>
        </w:rPr>
        <w:t xml:space="preserve"> options </w:t>
      </w:r>
      <w:r w:rsidRPr="00122B6E">
        <w:rPr>
          <w:color w:val="auto"/>
        </w:rPr>
        <w:t>in Canada for older adults with complex care needs, though not all options are available to all individuals</w:t>
      </w:r>
      <w:r w:rsidR="003D5496" w:rsidRPr="00122B6E">
        <w:rPr>
          <w:color w:val="auto"/>
        </w:rPr>
        <w:t>.</w:t>
      </w:r>
      <w:r w:rsidRPr="00122B6E">
        <w:rPr>
          <w:color w:val="auto"/>
        </w:rPr>
        <w:t xml:space="preserve"> Some options may be restricted based on income, functional ability, level of need</w:t>
      </w:r>
      <w:del w:id="14" w:author="Raja Pari" w:date="2026-04-01T22:02:00Z" w16du:dateUtc="2026-04-01T16:32:00Z">
        <w:r w:rsidRPr="00122B6E" w:rsidDel="008918F4">
          <w:rPr>
            <w:color w:val="auto"/>
          </w:rPr>
          <w:delText>,</w:delText>
        </w:r>
      </w:del>
      <w:r w:rsidRPr="00122B6E">
        <w:rPr>
          <w:color w:val="auto"/>
        </w:rPr>
        <w:t xml:space="preserve"> and availability (</w:t>
      </w:r>
      <w:hyperlink w:anchor="Government_of_Saskatchewan_nd" w:tooltip="Government of Saskatchewan. (n.d.). Care at home and outside the hospital. Accessed September 4, 2024. https://www.saskatchewan.ca/residents/health/accessing-health-care-services/care-at-home-and-outside-the-hospital&#10;" w:history="1">
        <w:r w:rsidRPr="00122B6E">
          <w:rPr>
            <w:rStyle w:val="Hyperlink"/>
          </w:rPr>
          <w:t>Government of Saskatchewan, n.d.</w:t>
        </w:r>
      </w:hyperlink>
      <w:r w:rsidRPr="00122B6E">
        <w:rPr>
          <w:color w:val="auto"/>
        </w:rPr>
        <w:t>).</w:t>
      </w:r>
      <w:r w:rsidR="00A55F0F" w:rsidRPr="00122B6E">
        <w:rPr>
          <w:color w:val="auto"/>
        </w:rPr>
        <w:t xml:space="preserve"> L</w:t>
      </w:r>
      <w:r w:rsidR="008B3601" w:rsidRPr="00122B6E">
        <w:rPr>
          <w:color w:val="auto"/>
        </w:rPr>
        <w:t>ong-term car</w:t>
      </w:r>
      <w:r w:rsidR="00B26E4A" w:rsidRPr="00122B6E">
        <w:rPr>
          <w:color w:val="auto"/>
        </w:rPr>
        <w:t>e</w:t>
      </w:r>
      <w:r w:rsidR="008B3601" w:rsidRPr="00122B6E">
        <w:rPr>
          <w:color w:val="auto"/>
        </w:rPr>
        <w:t xml:space="preserve"> </w:t>
      </w:r>
      <w:r w:rsidR="00A55F0F" w:rsidRPr="00122B6E">
        <w:rPr>
          <w:color w:val="auto"/>
        </w:rPr>
        <w:t xml:space="preserve">homes typically </w:t>
      </w:r>
      <w:r w:rsidR="00D45355" w:rsidRPr="00122B6E">
        <w:rPr>
          <w:color w:val="auto"/>
        </w:rPr>
        <w:t>sit</w:t>
      </w:r>
      <w:r w:rsidR="008B3601" w:rsidRPr="00122B6E">
        <w:rPr>
          <w:color w:val="auto"/>
        </w:rPr>
        <w:t xml:space="preserve"> on the highest end of the</w:t>
      </w:r>
      <w:r w:rsidR="00D1642C" w:rsidRPr="00122B6E">
        <w:rPr>
          <w:color w:val="auto"/>
        </w:rPr>
        <w:t xml:space="preserve"> care</w:t>
      </w:r>
      <w:r w:rsidR="008B3601" w:rsidRPr="00122B6E">
        <w:rPr>
          <w:color w:val="auto"/>
        </w:rPr>
        <w:t xml:space="preserve"> spectrum,</w:t>
      </w:r>
      <w:r w:rsidR="00A55F0F" w:rsidRPr="00122B6E">
        <w:rPr>
          <w:color w:val="auto"/>
        </w:rPr>
        <w:t xml:space="preserve"> offer</w:t>
      </w:r>
      <w:r w:rsidR="008B3601" w:rsidRPr="00122B6E">
        <w:rPr>
          <w:color w:val="auto"/>
        </w:rPr>
        <w:t>ing</w:t>
      </w:r>
      <w:r w:rsidR="00A55F0F" w:rsidRPr="00122B6E">
        <w:rPr>
          <w:color w:val="auto"/>
        </w:rPr>
        <w:t xml:space="preserve"> 24/7 nursing </w:t>
      </w:r>
      <w:r w:rsidR="00A55F0F" w:rsidRPr="00122B6E">
        <w:rPr>
          <w:color w:val="auto"/>
        </w:rPr>
        <w:lastRenderedPageBreak/>
        <w:t>care for people who live with extreme frailty, cognitive impairments</w:t>
      </w:r>
      <w:del w:id="15" w:author="Raja Pari" w:date="2026-04-01T22:02:00Z" w16du:dateUtc="2026-04-01T16:32:00Z">
        <w:r w:rsidR="00A55F0F" w:rsidRPr="00122B6E" w:rsidDel="008918F4">
          <w:rPr>
            <w:color w:val="auto"/>
          </w:rPr>
          <w:delText>,</w:delText>
        </w:r>
      </w:del>
      <w:r w:rsidR="00A55F0F" w:rsidRPr="00122B6E">
        <w:rPr>
          <w:color w:val="auto"/>
        </w:rPr>
        <w:t xml:space="preserve"> and/or complex care needs (</w:t>
      </w:r>
      <w:hyperlink w:anchor="Saskatchewan_et_al__2016" w:tooltip="Saskatchewan Ministry of Health. (2016). Program guidelines for special care homes. https://www.ehealthsask.ca/services/resources/Resources/Program-Guidelines-for-Special-Care-Homes.pdf&#10;" w:history="1">
        <w:r w:rsidR="00A55F0F" w:rsidRPr="00122B6E">
          <w:rPr>
            <w:rStyle w:val="Hyperlink"/>
          </w:rPr>
          <w:t>Saskatchewan Ministry of Health, 2016</w:t>
        </w:r>
      </w:hyperlink>
      <w:r w:rsidR="00A55F0F" w:rsidRPr="00122B6E">
        <w:rPr>
          <w:color w:val="auto"/>
        </w:rPr>
        <w:t>).</w:t>
      </w:r>
    </w:p>
    <w:p w14:paraId="34037BB5" w14:textId="1C89C3FE" w:rsidR="00BD3D9B" w:rsidRPr="00122B6E" w:rsidRDefault="00D21230" w:rsidP="00122B6E">
      <w:pPr>
        <w:pStyle w:val="TX"/>
        <w:shd w:val="clear" w:color="000000" w:fill="auto"/>
        <w:rPr>
          <w:color w:val="auto"/>
        </w:rPr>
      </w:pPr>
      <w:r w:rsidRPr="00122B6E">
        <w:rPr>
          <w:color w:val="auto"/>
        </w:rPr>
        <w:t xml:space="preserve">Long-term care in Canada falls under the </w:t>
      </w:r>
      <w:r w:rsidR="00D71308" w:rsidRPr="00122B6E">
        <w:rPr>
          <w:color w:val="auto"/>
        </w:rPr>
        <w:t>jurisdiction of provinces and territories, and aspects such as eligibility and funding vary accordingly (</w:t>
      </w:r>
      <w:hyperlink w:anchor="Sadri_et_al__2023" w:tooltip="Sadri, H., Oliaei, A, &amp; Sadri, S. (2023). Long-term care models in select OECD countries and policy implications for Canada: A focused qualitative systematic review. Journal of Aging and Long-Term Care, 6(2), 99–117.&#10;" w:history="1">
        <w:r w:rsidR="00517BD7" w:rsidRPr="00122B6E">
          <w:rPr>
            <w:rStyle w:val="Hyperlink"/>
          </w:rPr>
          <w:t>Sadri, Oliaei and Sadri</w:t>
        </w:r>
        <w:r w:rsidR="00D71308" w:rsidRPr="00122B6E">
          <w:rPr>
            <w:rStyle w:val="Hyperlink"/>
          </w:rPr>
          <w:t>, 2023</w:t>
        </w:r>
      </w:hyperlink>
      <w:r w:rsidR="00D71308" w:rsidRPr="00122B6E">
        <w:rPr>
          <w:color w:val="auto"/>
        </w:rPr>
        <w:t xml:space="preserve">). </w:t>
      </w:r>
      <w:r w:rsidR="008446F7" w:rsidRPr="00122B6E">
        <w:rPr>
          <w:color w:val="auto"/>
        </w:rPr>
        <w:t xml:space="preserve">Rural long-term care homes </w:t>
      </w:r>
      <w:r w:rsidR="005F159B" w:rsidRPr="00122B6E">
        <w:rPr>
          <w:color w:val="auto"/>
        </w:rPr>
        <w:t xml:space="preserve">often struggle to recruit and retain healthcare workers, due to </w:t>
      </w:r>
      <w:r w:rsidR="002548CF" w:rsidRPr="00122B6E">
        <w:rPr>
          <w:color w:val="auto"/>
        </w:rPr>
        <w:t>wage disparity,</w:t>
      </w:r>
      <w:r w:rsidR="00EF3971" w:rsidRPr="00122B6E">
        <w:rPr>
          <w:color w:val="auto"/>
        </w:rPr>
        <w:t xml:space="preserve"> inequitable benefits</w:t>
      </w:r>
      <w:del w:id="16" w:author="Raja Pari" w:date="2026-04-01T22:02:00Z" w16du:dateUtc="2026-04-01T16:32:00Z">
        <w:r w:rsidR="00EF3971" w:rsidRPr="00122B6E" w:rsidDel="008918F4">
          <w:rPr>
            <w:color w:val="auto"/>
          </w:rPr>
          <w:delText>,</w:delText>
        </w:r>
      </w:del>
      <w:r w:rsidR="00EF3971" w:rsidRPr="00122B6E">
        <w:rPr>
          <w:color w:val="auto"/>
        </w:rPr>
        <w:t xml:space="preserve"> and</w:t>
      </w:r>
      <w:r w:rsidR="002548CF" w:rsidRPr="00122B6E">
        <w:rPr>
          <w:color w:val="auto"/>
        </w:rPr>
        <w:t xml:space="preserve"> travel tim</w:t>
      </w:r>
      <w:r w:rsidR="00B90F0C" w:rsidRPr="00122B6E">
        <w:rPr>
          <w:color w:val="auto"/>
        </w:rPr>
        <w:t>e</w:t>
      </w:r>
      <w:r w:rsidR="002548CF" w:rsidRPr="00122B6E">
        <w:rPr>
          <w:color w:val="auto"/>
        </w:rPr>
        <w:t xml:space="preserve"> </w:t>
      </w:r>
      <w:r w:rsidR="00EF3971" w:rsidRPr="00122B6E">
        <w:rPr>
          <w:color w:val="auto"/>
        </w:rPr>
        <w:t>(</w:t>
      </w:r>
      <w:hyperlink w:anchor="Dill_et_al__2023" w:tooltip="Dill, J., Henning-Smith, C., Zhu, R., &amp; Vomacka, E. (2023). Who will care for rural older adults? Measuring the direct care workforce in rural areas. Journal of Applied Gerontology, 8, 1800–1808. https://doi.org/10.1177/07334648231158482&#10;" w:history="1">
        <w:r w:rsidR="00EF3971" w:rsidRPr="00122B6E">
          <w:rPr>
            <w:rStyle w:val="Hyperlink"/>
          </w:rPr>
          <w:t xml:space="preserve">Dill </w:t>
        </w:r>
        <w:r w:rsidR="00EF3971" w:rsidRPr="00122B6E">
          <w:rPr>
            <w:rStyle w:val="Hyperlink"/>
            <w:i/>
          </w:rPr>
          <w:t>et al</w:t>
        </w:r>
        <w:r w:rsidR="00EF3971" w:rsidRPr="00122B6E">
          <w:rPr>
            <w:rStyle w:val="Hyperlink"/>
          </w:rPr>
          <w:t>., 2023</w:t>
        </w:r>
      </w:hyperlink>
      <w:r w:rsidR="00EF3971" w:rsidRPr="00122B6E">
        <w:rPr>
          <w:color w:val="auto"/>
        </w:rPr>
        <w:t>;</w:t>
      </w:r>
      <w:r w:rsidR="00872434" w:rsidRPr="00122B6E">
        <w:rPr>
          <w:color w:val="auto"/>
        </w:rPr>
        <w:t xml:space="preserve"> </w:t>
      </w:r>
      <w:hyperlink w:anchor="Registered_et_al__2015" w:tooltip="Registered Nurses’ Association of Ontario. (2015). Coming together, moving forward: Building the next chapter of Ontario’s rural, remote &amp; northern nursing workforce report. https://rnao.ca/sites/rnao-ca/files/RR_May8.pdf&#10;" w:history="1">
        <w:r w:rsidR="00872434" w:rsidRPr="00122B6E">
          <w:rPr>
            <w:rStyle w:val="Hyperlink"/>
          </w:rPr>
          <w:t>Registered Nurses</w:t>
        </w:r>
        <w:r w:rsidR="00BD3D9B" w:rsidRPr="00122B6E">
          <w:rPr>
            <w:rStyle w:val="Hyperlink"/>
          </w:rPr>
          <w:t>’</w:t>
        </w:r>
        <w:r w:rsidR="00872434" w:rsidRPr="00122B6E">
          <w:rPr>
            <w:rStyle w:val="Hyperlink"/>
          </w:rPr>
          <w:t xml:space="preserve"> Association of Ontario</w:t>
        </w:r>
        <w:r w:rsidR="00EF3971" w:rsidRPr="00122B6E">
          <w:rPr>
            <w:rStyle w:val="Hyperlink"/>
          </w:rPr>
          <w:t>, 2015</w:t>
        </w:r>
      </w:hyperlink>
      <w:r w:rsidR="00EF3971" w:rsidRPr="00122B6E">
        <w:rPr>
          <w:color w:val="auto"/>
        </w:rPr>
        <w:t xml:space="preserve">). </w:t>
      </w:r>
      <w:r w:rsidR="004F013E" w:rsidRPr="00122B6E">
        <w:rPr>
          <w:color w:val="auto"/>
        </w:rPr>
        <w:t xml:space="preserve">Residents who become unwell </w:t>
      </w:r>
      <w:r w:rsidR="00EE4FAF" w:rsidRPr="00122B6E">
        <w:rPr>
          <w:color w:val="auto"/>
        </w:rPr>
        <w:t>while</w:t>
      </w:r>
      <w:r w:rsidR="004F013E" w:rsidRPr="00122B6E">
        <w:rPr>
          <w:color w:val="auto"/>
        </w:rPr>
        <w:t xml:space="preserve"> living in long-term care may be </w:t>
      </w:r>
      <w:r w:rsidR="00EC1461" w:rsidRPr="00122B6E">
        <w:rPr>
          <w:color w:val="auto"/>
        </w:rPr>
        <w:t>affected</w:t>
      </w:r>
      <w:r w:rsidR="004F013E" w:rsidRPr="00122B6E">
        <w:rPr>
          <w:color w:val="auto"/>
        </w:rPr>
        <w:t xml:space="preserve"> by other factors associated with the rural context, </w:t>
      </w:r>
      <w:r w:rsidR="00EE4FAF" w:rsidRPr="00122B6E">
        <w:rPr>
          <w:color w:val="auto"/>
        </w:rPr>
        <w:t>including</w:t>
      </w:r>
      <w:r w:rsidR="004F013E" w:rsidRPr="00122B6E">
        <w:rPr>
          <w:color w:val="auto"/>
        </w:rPr>
        <w:t xml:space="preserve"> limited access to </w:t>
      </w:r>
      <w:del w:id="17" w:author="Raja Pari" w:date="2026-03-31T22:38:00Z" w16du:dateUtc="2026-03-31T17:08:00Z">
        <w:r w:rsidR="004F013E" w:rsidRPr="00122B6E" w:rsidDel="004A4FB0">
          <w:rPr>
            <w:color w:val="auto"/>
          </w:rPr>
          <w:delText>specialized</w:delText>
        </w:r>
      </w:del>
      <w:ins w:id="18" w:author="Raja Pari" w:date="2026-03-31T22:38:00Z" w16du:dateUtc="2026-03-31T17:08:00Z">
        <w:r w:rsidR="004A4FB0" w:rsidRPr="00122B6E">
          <w:rPr>
            <w:color w:val="auto"/>
          </w:rPr>
          <w:t>specialised</w:t>
        </w:r>
      </w:ins>
      <w:r w:rsidR="004F013E" w:rsidRPr="00122B6E">
        <w:rPr>
          <w:color w:val="auto"/>
        </w:rPr>
        <w:t xml:space="preserve"> care</w:t>
      </w:r>
      <w:r w:rsidR="00EE4FAF" w:rsidRPr="00122B6E">
        <w:rPr>
          <w:color w:val="auto"/>
        </w:rPr>
        <w:t xml:space="preserve"> and</w:t>
      </w:r>
      <w:r w:rsidR="004F013E" w:rsidRPr="00122B6E">
        <w:rPr>
          <w:color w:val="auto"/>
        </w:rPr>
        <w:t xml:space="preserve"> </w:t>
      </w:r>
      <w:r w:rsidR="00EE4FAF" w:rsidRPr="00122B6E">
        <w:rPr>
          <w:color w:val="auto"/>
        </w:rPr>
        <w:t>few</w:t>
      </w:r>
      <w:r w:rsidR="005915FC" w:rsidRPr="00122B6E">
        <w:rPr>
          <w:color w:val="auto"/>
        </w:rPr>
        <w:t>er</w:t>
      </w:r>
      <w:r w:rsidR="00EE4FAF" w:rsidRPr="00122B6E">
        <w:rPr>
          <w:color w:val="auto"/>
        </w:rPr>
        <w:t xml:space="preserve"> transportation options to attend appointments in urban areas (</w:t>
      </w:r>
      <w:hyperlink w:anchor="Brassolotto_et_al__2020" w:tooltip="Brassolotto, J., Caspar, S., Spenceley, S., &amp; Haney, C.-A. (2020). Long-term care in rural Alberta: Exploring autonomy and capacity for action. Journal of Long Term Care, 80–90. https://doi.org/10.31389/jltc.31&#10;" w:history="1">
        <w:r w:rsidR="00EE4FAF" w:rsidRPr="00122B6E">
          <w:rPr>
            <w:rStyle w:val="Hyperlink"/>
          </w:rPr>
          <w:t xml:space="preserve">Brassolotto </w:t>
        </w:r>
        <w:r w:rsidR="00EE4FAF" w:rsidRPr="00122B6E">
          <w:rPr>
            <w:rStyle w:val="Hyperlink"/>
            <w:i/>
          </w:rPr>
          <w:t>et al</w:t>
        </w:r>
        <w:r w:rsidR="00EE4FAF" w:rsidRPr="00122B6E">
          <w:rPr>
            <w:rStyle w:val="Hyperlink"/>
          </w:rPr>
          <w:t>., 2020</w:t>
        </w:r>
      </w:hyperlink>
      <w:r w:rsidR="00EE4FAF" w:rsidRPr="00122B6E">
        <w:rPr>
          <w:color w:val="auto"/>
        </w:rPr>
        <w:t xml:space="preserve">; </w:t>
      </w:r>
      <w:hyperlink w:anchor="Park_et_al__2024" w:tooltip="Park, H., Milani, C., Tanuseputro, P., &amp; Webber, C. (2024). The association between rurality, places of care and the location of death of long-term care home residents with dementia: A population-based study. Health Reports, 35(7), 3–13. https://doi.org/1" w:history="1">
        <w:r w:rsidR="00EE4FAF" w:rsidRPr="00122B6E">
          <w:rPr>
            <w:rStyle w:val="Hyperlink"/>
          </w:rPr>
          <w:t xml:space="preserve">Park </w:t>
        </w:r>
        <w:r w:rsidR="00EE4FAF" w:rsidRPr="00122B6E">
          <w:rPr>
            <w:rStyle w:val="Hyperlink"/>
            <w:i/>
          </w:rPr>
          <w:t>et al</w:t>
        </w:r>
        <w:r w:rsidR="00EE4FAF" w:rsidRPr="00122B6E">
          <w:rPr>
            <w:rStyle w:val="Hyperlink"/>
          </w:rPr>
          <w:t>., 2024</w:t>
        </w:r>
      </w:hyperlink>
      <w:r w:rsidR="00EE4FAF" w:rsidRPr="00122B6E">
        <w:rPr>
          <w:color w:val="auto"/>
        </w:rPr>
        <w:t>).</w:t>
      </w:r>
    </w:p>
    <w:p w14:paraId="14F3035A" w14:textId="39E83723" w:rsidR="00BD3D9B" w:rsidRPr="00122B6E" w:rsidRDefault="00BD3D9B" w:rsidP="00122B6E">
      <w:pPr>
        <w:pStyle w:val="H1"/>
        <w:shd w:val="clear" w:color="000000" w:fill="auto"/>
        <w:rPr>
          <w:lang w:val="en-GB"/>
        </w:rPr>
      </w:pPr>
      <w:r w:rsidRPr="00122B6E">
        <w:rPr>
          <w:lang w:val="en-GB"/>
        </w:rPr>
        <w:t>Family Caregivers Experiences</w:t>
      </w:r>
    </w:p>
    <w:p w14:paraId="6FE652B7" w14:textId="460C9BE6" w:rsidR="00BD3D9B" w:rsidRPr="00122B6E" w:rsidRDefault="003D5496" w:rsidP="00122B6E">
      <w:pPr>
        <w:pStyle w:val="TXF"/>
        <w:shd w:val="clear" w:color="000000" w:fill="auto"/>
        <w:rPr>
          <w:rFonts w:ascii="Quattrocento Sans" w:eastAsia="Quattrocento Sans" w:hAnsi="Quattrocento Sans" w:cs="Quattrocento Sans"/>
          <w:color w:val="auto"/>
          <w:sz w:val="18"/>
          <w:szCs w:val="18"/>
        </w:rPr>
      </w:pPr>
      <w:r w:rsidRPr="00122B6E">
        <w:rPr>
          <w:color w:val="auto"/>
        </w:rPr>
        <w:t>F</w:t>
      </w:r>
      <w:r w:rsidR="00B81B95" w:rsidRPr="00122B6E">
        <w:rPr>
          <w:color w:val="auto"/>
        </w:rPr>
        <w:t xml:space="preserve">amily caregivers </w:t>
      </w:r>
      <w:r w:rsidRPr="00122B6E">
        <w:rPr>
          <w:color w:val="auto"/>
        </w:rPr>
        <w:t xml:space="preserve">are the backbone of the </w:t>
      </w:r>
      <w:r w:rsidR="00B26E4A" w:rsidRPr="00122B6E">
        <w:rPr>
          <w:color w:val="auto"/>
        </w:rPr>
        <w:t xml:space="preserve">long-term care </w:t>
      </w:r>
      <w:r w:rsidRPr="00122B6E">
        <w:rPr>
          <w:color w:val="auto"/>
        </w:rPr>
        <w:t xml:space="preserve">system; they provide over 80% of the care for people </w:t>
      </w:r>
      <w:r w:rsidR="000268BF" w:rsidRPr="00122B6E">
        <w:rPr>
          <w:color w:val="auto"/>
        </w:rPr>
        <w:t>they are caring with</w:t>
      </w:r>
      <w:r w:rsidRPr="00122B6E">
        <w:rPr>
          <w:color w:val="auto"/>
        </w:rPr>
        <w:t xml:space="preserve"> (</w:t>
      </w:r>
      <w:hyperlink w:anchor="Parmar_et_al__2021a" w:tooltip="Parmar, J., Anderson, S., Duggleby, W., Holroyd-Leduc, J., Pollard, C., &amp; Brémault-Phillips, S. (2021a). Developing person-centred care competencies for the healthcare workforce to support family caregivers: Caregiver centred care. Health &amp; Social Care in" w:history="1">
        <w:r w:rsidRPr="00122B6E">
          <w:rPr>
            <w:rStyle w:val="Hyperlink"/>
          </w:rPr>
          <w:t xml:space="preserve">Parmar </w:t>
        </w:r>
        <w:r w:rsidRPr="00122B6E">
          <w:rPr>
            <w:rStyle w:val="Hyperlink"/>
            <w:i/>
          </w:rPr>
          <w:t>et al</w:t>
        </w:r>
        <w:r w:rsidRPr="00122B6E">
          <w:rPr>
            <w:rStyle w:val="Hyperlink"/>
          </w:rPr>
          <w:t>., 2021</w:t>
        </w:r>
        <w:r w:rsidR="006C32E4" w:rsidRPr="00122B6E">
          <w:rPr>
            <w:rStyle w:val="Hyperlink"/>
          </w:rPr>
          <w:t>a</w:t>
        </w:r>
      </w:hyperlink>
      <w:r w:rsidRPr="00122B6E">
        <w:rPr>
          <w:color w:val="auto"/>
        </w:rPr>
        <w:t>).</w:t>
      </w:r>
      <w:r w:rsidR="00602394" w:rsidRPr="00122B6E">
        <w:rPr>
          <w:color w:val="auto"/>
        </w:rPr>
        <w:t xml:space="preserve"> </w:t>
      </w:r>
      <w:r w:rsidR="00692A94" w:rsidRPr="00122B6E">
        <w:rPr>
          <w:color w:val="auto"/>
        </w:rPr>
        <w:t>Family caregivers</w:t>
      </w:r>
      <w:r w:rsidR="00420DD1" w:rsidRPr="00122B6E">
        <w:rPr>
          <w:color w:val="auto"/>
        </w:rPr>
        <w:t xml:space="preserve"> play a critical role in meeting the health, social, emotional</w:t>
      </w:r>
      <w:del w:id="19" w:author="Raja Pari" w:date="2026-04-01T22:02:00Z" w16du:dateUtc="2026-04-01T16:32:00Z">
        <w:r w:rsidR="00420DD1" w:rsidRPr="00122B6E" w:rsidDel="008918F4">
          <w:rPr>
            <w:color w:val="auto"/>
          </w:rPr>
          <w:delText>,</w:delText>
        </w:r>
      </w:del>
      <w:r w:rsidR="00420DD1" w:rsidRPr="00122B6E">
        <w:rPr>
          <w:color w:val="auto"/>
        </w:rPr>
        <w:t xml:space="preserve"> and practical needs of older adults living with complex care needs or limitations in physical, mental, or cognitive functioning. </w:t>
      </w:r>
      <w:r w:rsidR="00B51804" w:rsidRPr="00122B6E">
        <w:rPr>
          <w:color w:val="auto"/>
        </w:rPr>
        <w:t>The definition of family caregivers includes</w:t>
      </w:r>
      <w:r w:rsidR="00602394" w:rsidRPr="00122B6E">
        <w:rPr>
          <w:color w:val="auto"/>
        </w:rPr>
        <w:t xml:space="preserve"> any person who </w:t>
      </w:r>
      <w:r w:rsidR="00CC3B0B" w:rsidRPr="00122B6E">
        <w:rPr>
          <w:color w:val="auto"/>
        </w:rPr>
        <w:t xml:space="preserve">assumes </w:t>
      </w:r>
      <w:r w:rsidR="00602394" w:rsidRPr="00122B6E">
        <w:rPr>
          <w:color w:val="auto"/>
        </w:rPr>
        <w:t xml:space="preserve">an unpaid caring role providing emotional, physical, or practical support in response to an illness, disability, or age-related need of the person they </w:t>
      </w:r>
      <w:r w:rsidR="00CC3B0B" w:rsidRPr="00122B6E">
        <w:rPr>
          <w:color w:val="auto"/>
        </w:rPr>
        <w:t>ar</w:t>
      </w:r>
      <w:r w:rsidR="00602394" w:rsidRPr="00122B6E">
        <w:rPr>
          <w:color w:val="auto"/>
        </w:rPr>
        <w:t>e caring with (</w:t>
      </w:r>
      <w:hyperlink w:anchor="Parmar_et_al__2021a" w:tooltip="Parmar, J., Anderson, S., Duggleby, W., Holroyd-Leduc, J., Pollard, C., &amp; Brémault-Phillips, S. (2021a). Developing person-centred care competencies for the healthcare workforce to support family caregivers: Caregiver centred care. Health &amp; Social Care in" w:history="1">
        <w:r w:rsidR="00602394" w:rsidRPr="00122B6E">
          <w:rPr>
            <w:rStyle w:val="Hyperlink"/>
          </w:rPr>
          <w:t xml:space="preserve">Parmar </w:t>
        </w:r>
        <w:r w:rsidR="00602394" w:rsidRPr="00122B6E">
          <w:rPr>
            <w:rStyle w:val="Hyperlink"/>
            <w:i/>
          </w:rPr>
          <w:t>et al</w:t>
        </w:r>
        <w:r w:rsidR="00602394" w:rsidRPr="00122B6E">
          <w:rPr>
            <w:rStyle w:val="Hyperlink"/>
          </w:rPr>
          <w:t>., 2021</w:t>
        </w:r>
        <w:r w:rsidR="006C32E4" w:rsidRPr="00122B6E">
          <w:rPr>
            <w:rStyle w:val="Hyperlink"/>
          </w:rPr>
          <w:t>a</w:t>
        </w:r>
      </w:hyperlink>
      <w:r w:rsidR="00602394" w:rsidRPr="00122B6E">
        <w:rPr>
          <w:color w:val="auto"/>
        </w:rPr>
        <w:t>).</w:t>
      </w:r>
    </w:p>
    <w:p w14:paraId="09A9B281" w14:textId="72141E87" w:rsidR="00BD3D9B" w:rsidRPr="00122B6E" w:rsidRDefault="00C1201F" w:rsidP="00122B6E">
      <w:pPr>
        <w:pStyle w:val="TX"/>
        <w:shd w:val="clear" w:color="000000" w:fill="auto"/>
        <w:rPr>
          <w:color w:val="auto"/>
        </w:rPr>
      </w:pPr>
      <w:r w:rsidRPr="00122B6E">
        <w:rPr>
          <w:color w:val="auto"/>
        </w:rPr>
        <w:t>However, family caregivers are not integrated into care teams</w:t>
      </w:r>
      <w:r w:rsidR="00B27200" w:rsidRPr="00122B6E">
        <w:rPr>
          <w:color w:val="auto"/>
        </w:rPr>
        <w:t xml:space="preserve"> (</w:t>
      </w:r>
      <w:hyperlink w:anchor="Raj_et_al__2023" w:tooltip="Raj, M., Stephenson, A. L., DePuccio, M. J., Sullivan, E. E., Tarver, W., Fleuren, B., Thomas, S. C., &amp; Scheck McAlearney, A. (2023). Conceptual framework for integrating family caregivers into the health care team: A scoping review. Medical Care Research" w:history="1">
        <w:r w:rsidR="00070436" w:rsidRPr="00122B6E">
          <w:rPr>
            <w:rStyle w:val="Hyperlink"/>
          </w:rPr>
          <w:t xml:space="preserve">Raj </w:t>
        </w:r>
        <w:r w:rsidR="00070436" w:rsidRPr="00122B6E">
          <w:rPr>
            <w:rStyle w:val="Hyperlink"/>
            <w:i/>
          </w:rPr>
          <w:t>et al</w:t>
        </w:r>
        <w:r w:rsidR="00070436" w:rsidRPr="00122B6E">
          <w:rPr>
            <w:rStyle w:val="Hyperlink"/>
          </w:rPr>
          <w:t>., 2023</w:t>
        </w:r>
      </w:hyperlink>
      <w:r w:rsidR="00B27200" w:rsidRPr="00122B6E">
        <w:rPr>
          <w:color w:val="auto"/>
        </w:rPr>
        <w:t>)</w:t>
      </w:r>
      <w:r w:rsidRPr="00122B6E">
        <w:rPr>
          <w:color w:val="auto"/>
        </w:rPr>
        <w:t>.</w:t>
      </w:r>
      <w:r w:rsidR="00B27200" w:rsidRPr="00122B6E">
        <w:rPr>
          <w:color w:val="auto"/>
        </w:rPr>
        <w:t xml:space="preserve"> Family</w:t>
      </w:r>
      <w:r w:rsidR="00850C5F" w:rsidRPr="00122B6E">
        <w:rPr>
          <w:color w:val="auto"/>
        </w:rPr>
        <w:t xml:space="preserve"> caregivers </w:t>
      </w:r>
      <w:r w:rsidR="002D4EAE" w:rsidRPr="00122B6E">
        <w:rPr>
          <w:color w:val="auto"/>
        </w:rPr>
        <w:t>may experience</w:t>
      </w:r>
      <w:r w:rsidR="00144476" w:rsidRPr="00122B6E">
        <w:rPr>
          <w:color w:val="auto"/>
        </w:rPr>
        <w:t xml:space="preserve"> poor communication and a lack of information when </w:t>
      </w:r>
      <w:r w:rsidR="00CC3B0B" w:rsidRPr="00122B6E">
        <w:rPr>
          <w:color w:val="auto"/>
        </w:rPr>
        <w:t>residents</w:t>
      </w:r>
      <w:r w:rsidR="00BD3D9B" w:rsidRPr="00122B6E">
        <w:rPr>
          <w:color w:val="auto"/>
        </w:rPr>
        <w:t>’</w:t>
      </w:r>
      <w:r w:rsidR="00BD3D9B" w:rsidRPr="00122B6E">
        <w:rPr>
          <w:rStyle w:val="EndnoteReference"/>
          <w:rFonts w:eastAsia="Times New Roman" w:cs="Times New Roman"/>
          <w:color w:val="auto"/>
          <w:szCs w:val="24"/>
        </w:rPr>
        <w:endnoteReference w:id="1"/>
      </w:r>
      <w:r w:rsidR="00BD3D9B" w:rsidRPr="00122B6E">
        <w:rPr>
          <w:color w:val="auto"/>
        </w:rPr>
        <w:t xml:space="preserve"> </w:t>
      </w:r>
      <w:r w:rsidR="000F772F" w:rsidRPr="00122B6E">
        <w:rPr>
          <w:color w:val="auto"/>
        </w:rPr>
        <w:t>status changes</w:t>
      </w:r>
      <w:r w:rsidR="002D4EAE" w:rsidRPr="00122B6E">
        <w:rPr>
          <w:color w:val="auto"/>
        </w:rPr>
        <w:t>, leading to feelings of isolation, confusion</w:t>
      </w:r>
      <w:del w:id="21" w:author="Raja Pari" w:date="2026-04-01T22:02:00Z" w16du:dateUtc="2026-04-01T16:32:00Z">
        <w:r w:rsidR="002D4EAE" w:rsidRPr="00122B6E" w:rsidDel="008918F4">
          <w:rPr>
            <w:color w:val="auto"/>
          </w:rPr>
          <w:delText>,</w:delText>
        </w:r>
      </w:del>
      <w:r w:rsidR="002D4EAE" w:rsidRPr="00122B6E">
        <w:rPr>
          <w:color w:val="auto"/>
        </w:rPr>
        <w:t xml:space="preserve"> and uncertainty </w:t>
      </w:r>
      <w:r w:rsidR="000F772F" w:rsidRPr="00122B6E">
        <w:rPr>
          <w:color w:val="auto"/>
        </w:rPr>
        <w:t>(</w:t>
      </w:r>
      <w:hyperlink w:anchor="Harper_et_al__2021" w:tooltip="Harper, A. E., Terhorst, L., Moscirella, M., Turner, R. L., Piersol, C.V., &amp; Leland, N. E. (2021). The experiences, priorities, and perceptions of informal caregivers of people with dementia in nursing homes: A scoping review. Dementia, 20(8), 2746–2765. " w:history="1">
        <w:r w:rsidR="002D4EAE" w:rsidRPr="00122B6E">
          <w:rPr>
            <w:rStyle w:val="Hyperlink"/>
          </w:rPr>
          <w:t xml:space="preserve">Harper </w:t>
        </w:r>
        <w:r w:rsidR="002D4EAE" w:rsidRPr="00122B6E">
          <w:rPr>
            <w:rStyle w:val="Hyperlink"/>
            <w:i/>
          </w:rPr>
          <w:t>et al</w:t>
        </w:r>
        <w:r w:rsidR="002D4EAE" w:rsidRPr="00122B6E">
          <w:rPr>
            <w:rStyle w:val="Hyperlink"/>
          </w:rPr>
          <w:t>., 2021</w:t>
        </w:r>
      </w:hyperlink>
      <w:r w:rsidR="002D4EAE" w:rsidRPr="00122B6E">
        <w:rPr>
          <w:color w:val="auto"/>
        </w:rPr>
        <w:t xml:space="preserve">; </w:t>
      </w:r>
      <w:hyperlink w:anchor="Stephen_et_al__2024" w:tooltip="Stephen, A., Connelly, D., Hung, L., &amp; Unger, J. (2024). Staff-family communication methods in long-term care homes: An integrative review. Journal of Long-Term Care, 220–239. https://doi.org/10.31389/jltc.282&#10;" w:history="1">
        <w:r w:rsidR="002D4EAE" w:rsidRPr="00122B6E">
          <w:rPr>
            <w:rStyle w:val="Hyperlink"/>
          </w:rPr>
          <w:t xml:space="preserve">Stephen </w:t>
        </w:r>
        <w:r w:rsidR="002D4EAE" w:rsidRPr="00122B6E">
          <w:rPr>
            <w:rStyle w:val="Hyperlink"/>
            <w:i/>
          </w:rPr>
          <w:t>et al</w:t>
        </w:r>
        <w:r w:rsidR="002D4EAE" w:rsidRPr="00122B6E">
          <w:rPr>
            <w:rStyle w:val="Hyperlink"/>
          </w:rPr>
          <w:t>., 2024</w:t>
        </w:r>
      </w:hyperlink>
      <w:r w:rsidR="000F772F" w:rsidRPr="00122B6E">
        <w:rPr>
          <w:color w:val="auto"/>
        </w:rPr>
        <w:t>).</w:t>
      </w:r>
      <w:r w:rsidR="00956E7C" w:rsidRPr="00122B6E">
        <w:rPr>
          <w:color w:val="auto"/>
        </w:rPr>
        <w:t xml:space="preserve"> </w:t>
      </w:r>
      <w:r w:rsidR="00C25C69" w:rsidRPr="00122B6E">
        <w:rPr>
          <w:color w:val="auto"/>
        </w:rPr>
        <w:t xml:space="preserve">Family caregivers experience </w:t>
      </w:r>
      <w:r w:rsidR="00304C7C" w:rsidRPr="00122B6E">
        <w:rPr>
          <w:color w:val="auto"/>
        </w:rPr>
        <w:t xml:space="preserve">distress when navigating </w:t>
      </w:r>
      <w:r w:rsidR="009D3A6F" w:rsidRPr="00122B6E">
        <w:rPr>
          <w:color w:val="auto"/>
        </w:rPr>
        <w:t xml:space="preserve">the </w:t>
      </w:r>
      <w:r w:rsidR="00D363D7" w:rsidRPr="00122B6E">
        <w:rPr>
          <w:color w:val="auto"/>
        </w:rPr>
        <w:t>continuum of care when a resident becomes unwell (</w:t>
      </w:r>
      <w:hyperlink w:anchor="Mitchell_et_al__2018" w:tooltip="Mitchell, S. E., Laurens, V., Weigel, G. M., Hirschman, K. B., Scott, A. M., Nguyen, H. Q., Howard, J. M., Laird, L., Levine, C., Davis, T. C., Gass, B., Shaid, E., Li, J., Williams, M. V., &amp; Jack, B. W. (2018). Care transitions from patient and caregiver" w:history="1">
        <w:r w:rsidR="00A63C08" w:rsidRPr="00122B6E">
          <w:rPr>
            <w:rStyle w:val="Hyperlink"/>
          </w:rPr>
          <w:t xml:space="preserve">Mitchell </w:t>
        </w:r>
        <w:r w:rsidR="00A63C08" w:rsidRPr="00122B6E">
          <w:rPr>
            <w:rStyle w:val="Hyperlink"/>
            <w:i/>
          </w:rPr>
          <w:t>et al</w:t>
        </w:r>
        <w:r w:rsidR="00A63C08" w:rsidRPr="00122B6E">
          <w:rPr>
            <w:rStyle w:val="Hyperlink"/>
          </w:rPr>
          <w:t>., 2018</w:t>
        </w:r>
      </w:hyperlink>
      <w:r w:rsidR="00CC3B0B" w:rsidRPr="00122B6E">
        <w:rPr>
          <w:color w:val="auto"/>
        </w:rPr>
        <w:t>)</w:t>
      </w:r>
      <w:r w:rsidR="00D363D7" w:rsidRPr="00122B6E">
        <w:rPr>
          <w:color w:val="auto"/>
        </w:rPr>
        <w:t xml:space="preserve">. </w:t>
      </w:r>
      <w:r w:rsidR="00070A2D" w:rsidRPr="00122B6E">
        <w:rPr>
          <w:color w:val="auto"/>
        </w:rPr>
        <w:t xml:space="preserve">The negative impacts on caregiving could be improved by having collaborative relationships with staff in </w:t>
      </w:r>
      <w:r w:rsidR="00B26E4A" w:rsidRPr="00122B6E">
        <w:rPr>
          <w:color w:val="auto"/>
        </w:rPr>
        <w:t xml:space="preserve">long-term care </w:t>
      </w:r>
      <w:r w:rsidR="007A5DF4" w:rsidRPr="00122B6E">
        <w:rPr>
          <w:color w:val="auto"/>
        </w:rPr>
        <w:t>homes</w:t>
      </w:r>
      <w:r w:rsidR="00070A2D" w:rsidRPr="00122B6E">
        <w:rPr>
          <w:color w:val="auto"/>
        </w:rPr>
        <w:t xml:space="preserve"> (</w:t>
      </w:r>
      <w:hyperlink w:anchor="Kaasalainen_et_al__2013" w:tooltip="Kaasalainen, S., Strachan, P. H., Heckman, G., D’Elia, T., McKelvie, R. S., McAiney, C., Stolee, P., Lou van der Horst, M., Lou Kelley, M., Demers, C. (2013). Living and dying with heart failure in long-term care: Experiences of residents and their family" w:history="1">
        <w:r w:rsidR="00070A2D" w:rsidRPr="00122B6E">
          <w:rPr>
            <w:rStyle w:val="Hyperlink"/>
          </w:rPr>
          <w:t xml:space="preserve">Kaasalainen </w:t>
        </w:r>
        <w:r w:rsidR="00070A2D" w:rsidRPr="00122B6E">
          <w:rPr>
            <w:rStyle w:val="Hyperlink"/>
            <w:i/>
          </w:rPr>
          <w:t>et al</w:t>
        </w:r>
        <w:r w:rsidR="00070A2D" w:rsidRPr="00122B6E">
          <w:rPr>
            <w:rStyle w:val="Hyperlink"/>
          </w:rPr>
          <w:t>., 2013</w:t>
        </w:r>
      </w:hyperlink>
      <w:r w:rsidR="00070A2D" w:rsidRPr="00122B6E">
        <w:rPr>
          <w:color w:val="auto"/>
        </w:rPr>
        <w:t xml:space="preserve">; </w:t>
      </w:r>
      <w:hyperlink w:anchor="Larkin_et_al__2018" w:tooltip="Larkin, M., Henwood, M., &amp; Milne, A. (2018). Carer-related research and knowledge: Findings from a scoping review. Health and Social Care in the Community,27(4). https://doi.org/10.1111/hsc.12586&#10;" w:history="1">
        <w:r w:rsidR="00517BD7" w:rsidRPr="00122B6E">
          <w:rPr>
            <w:rStyle w:val="Hyperlink"/>
          </w:rPr>
          <w:t>Larkin, Henwood and Milne</w:t>
        </w:r>
        <w:r w:rsidR="00070A2D" w:rsidRPr="00122B6E">
          <w:rPr>
            <w:rStyle w:val="Hyperlink"/>
          </w:rPr>
          <w:t>, 2018</w:t>
        </w:r>
      </w:hyperlink>
      <w:r w:rsidR="00070A2D" w:rsidRPr="00122B6E">
        <w:rPr>
          <w:color w:val="auto"/>
        </w:rPr>
        <w:t xml:space="preserve">). These relationships could reduce stress for </w:t>
      </w:r>
      <w:r w:rsidR="007A5DF4" w:rsidRPr="00122B6E">
        <w:rPr>
          <w:color w:val="auto"/>
        </w:rPr>
        <w:t xml:space="preserve">family caregivers </w:t>
      </w:r>
      <w:r w:rsidR="00070A2D" w:rsidRPr="00122B6E">
        <w:rPr>
          <w:color w:val="auto"/>
        </w:rPr>
        <w:t>and staff</w:t>
      </w:r>
      <w:r w:rsidR="00C8522B" w:rsidRPr="00122B6E">
        <w:rPr>
          <w:color w:val="auto"/>
        </w:rPr>
        <w:t>,</w:t>
      </w:r>
      <w:r w:rsidR="00070A2D" w:rsidRPr="00122B6E">
        <w:rPr>
          <w:color w:val="auto"/>
        </w:rPr>
        <w:t xml:space="preserve"> </w:t>
      </w:r>
      <w:r w:rsidR="00B93CF8" w:rsidRPr="00122B6E">
        <w:rPr>
          <w:color w:val="auto"/>
        </w:rPr>
        <w:t>possibly</w:t>
      </w:r>
      <w:r w:rsidR="00070A2D" w:rsidRPr="00122B6E">
        <w:rPr>
          <w:color w:val="auto"/>
        </w:rPr>
        <w:t xml:space="preserve"> improv</w:t>
      </w:r>
      <w:r w:rsidR="00B93CF8" w:rsidRPr="00122B6E">
        <w:rPr>
          <w:color w:val="auto"/>
        </w:rPr>
        <w:t>ing</w:t>
      </w:r>
      <w:r w:rsidR="00070A2D" w:rsidRPr="00122B6E">
        <w:rPr>
          <w:color w:val="auto"/>
        </w:rPr>
        <w:t xml:space="preserve"> the negative health and social </w:t>
      </w:r>
      <w:r w:rsidR="00CA7686" w:rsidRPr="00122B6E">
        <w:rPr>
          <w:color w:val="auto"/>
        </w:rPr>
        <w:t xml:space="preserve">influences </w:t>
      </w:r>
      <w:r w:rsidR="00070A2D" w:rsidRPr="00122B6E">
        <w:rPr>
          <w:color w:val="auto"/>
        </w:rPr>
        <w:t>of family caregiving (</w:t>
      </w:r>
      <w:hyperlink w:anchor="Parmar_et_al__2021a" w:tooltip="Parmar, J., Anderson, S., Duggleby, W., Holroyd-Leduc, J., Pollard, C., &amp; Brémault-Phillips, S. (2021a). Developing person-centred care competencies for the healthcare workforce to support family caregivers: Caregiver centred care. Health &amp; Social Care in" w:history="1">
        <w:r w:rsidR="00070A2D" w:rsidRPr="00122B6E">
          <w:rPr>
            <w:rStyle w:val="Hyperlink"/>
          </w:rPr>
          <w:t xml:space="preserve">Parmar </w:t>
        </w:r>
        <w:r w:rsidR="00070A2D" w:rsidRPr="00122B6E">
          <w:rPr>
            <w:rStyle w:val="Hyperlink"/>
            <w:i/>
          </w:rPr>
          <w:t>et al</w:t>
        </w:r>
        <w:r w:rsidR="00070A2D" w:rsidRPr="00122B6E">
          <w:rPr>
            <w:rStyle w:val="Hyperlink"/>
          </w:rPr>
          <w:t>., 2021</w:t>
        </w:r>
        <w:r w:rsidR="006C32E4" w:rsidRPr="00122B6E">
          <w:rPr>
            <w:rStyle w:val="Hyperlink"/>
          </w:rPr>
          <w:t>a</w:t>
        </w:r>
      </w:hyperlink>
      <w:r w:rsidR="00070A2D" w:rsidRPr="00122B6E">
        <w:rPr>
          <w:color w:val="auto"/>
        </w:rPr>
        <w:t>).</w:t>
      </w:r>
    </w:p>
    <w:p w14:paraId="650EF434" w14:textId="5A21FCF0" w:rsidR="00BD3D9B" w:rsidRPr="00122B6E" w:rsidRDefault="00B93CF8" w:rsidP="00122B6E">
      <w:pPr>
        <w:pStyle w:val="TX"/>
        <w:shd w:val="clear" w:color="000000" w:fill="auto"/>
        <w:rPr>
          <w:color w:val="auto"/>
        </w:rPr>
      </w:pPr>
      <w:r w:rsidRPr="00122B6E">
        <w:rPr>
          <w:color w:val="auto"/>
        </w:rPr>
        <w:t xml:space="preserve">Family caregivers </w:t>
      </w:r>
      <w:r w:rsidR="00F45BC3" w:rsidRPr="00122B6E">
        <w:rPr>
          <w:color w:val="auto"/>
        </w:rPr>
        <w:t>and residents may experience a variety of frustrations within the care setting, including</w:t>
      </w:r>
      <w:r w:rsidR="00137B5E" w:rsidRPr="00122B6E">
        <w:rPr>
          <w:color w:val="auto"/>
        </w:rPr>
        <w:t xml:space="preserve"> a lack of understanding of treatment options, conflict with staff on treatment decisions, or dissatisfaction with the quality of care</w:t>
      </w:r>
      <w:r w:rsidR="00F45BC3" w:rsidRPr="00122B6E">
        <w:rPr>
          <w:color w:val="auto"/>
        </w:rPr>
        <w:t xml:space="preserve"> (</w:t>
      </w:r>
      <w:hyperlink w:anchor="Kaasalainen_et_al__2013" w:tooltip="Kaasalainen, S., Strachan, P. H., Heckman, G., D’Elia, T., McKelvie, R. S., McAiney, C., Stolee, P., Lou van der Horst, M., Lou Kelley, M., Demers, C. (2013). Living and dying with heart failure in long-term care: Experiences of residents and their family" w:history="1">
        <w:r w:rsidR="00F45BC3" w:rsidRPr="00122B6E">
          <w:rPr>
            <w:rStyle w:val="Hyperlink"/>
          </w:rPr>
          <w:t xml:space="preserve">Kaasalainen </w:t>
        </w:r>
        <w:r w:rsidR="00F45BC3" w:rsidRPr="00122B6E">
          <w:rPr>
            <w:rStyle w:val="Hyperlink"/>
            <w:i/>
          </w:rPr>
          <w:t>et al</w:t>
        </w:r>
        <w:r w:rsidR="00F45BC3" w:rsidRPr="00122B6E">
          <w:rPr>
            <w:rStyle w:val="Hyperlink"/>
          </w:rPr>
          <w:t>., 2013</w:t>
        </w:r>
      </w:hyperlink>
      <w:r w:rsidR="00F45BC3" w:rsidRPr="00122B6E">
        <w:rPr>
          <w:color w:val="auto"/>
        </w:rPr>
        <w:t>)</w:t>
      </w:r>
      <w:r w:rsidR="00137B5E" w:rsidRPr="00122B6E">
        <w:rPr>
          <w:color w:val="auto"/>
        </w:rPr>
        <w:t xml:space="preserve">. Other sources of dissatisfaction identified by researchers </w:t>
      </w:r>
      <w:r w:rsidR="00864B59" w:rsidRPr="00122B6E">
        <w:rPr>
          <w:color w:val="auto"/>
        </w:rPr>
        <w:t>include</w:t>
      </w:r>
      <w:r w:rsidR="00137B5E" w:rsidRPr="00122B6E">
        <w:rPr>
          <w:color w:val="auto"/>
        </w:rPr>
        <w:t xml:space="preserve"> various aspects of carer </w:t>
      </w:r>
      <w:r w:rsidR="00394B50" w:rsidRPr="00122B6E">
        <w:rPr>
          <w:color w:val="auto"/>
        </w:rPr>
        <w:t>staff training</w:t>
      </w:r>
      <w:r w:rsidR="00137B5E" w:rsidRPr="00122B6E">
        <w:rPr>
          <w:color w:val="auto"/>
        </w:rPr>
        <w:t>, discharge arrangements</w:t>
      </w:r>
      <w:del w:id="22" w:author="Raja Pari" w:date="2026-04-01T22:02:00Z" w16du:dateUtc="2026-04-01T16:32:00Z">
        <w:r w:rsidR="00CA7686" w:rsidRPr="00122B6E" w:rsidDel="008918F4">
          <w:rPr>
            <w:color w:val="auto"/>
          </w:rPr>
          <w:delText>,</w:delText>
        </w:r>
      </w:del>
      <w:r w:rsidR="00137B5E" w:rsidRPr="00122B6E">
        <w:rPr>
          <w:color w:val="auto"/>
        </w:rPr>
        <w:t xml:space="preserve"> and follow-up (</w:t>
      </w:r>
      <w:hyperlink w:anchor="Bradley_et_al__2019" w:tooltip="Bradley, S., McWhinney, T., Barclay, A., &amp; Jensen, K. (2019). Crumbling away: Saskatchewan long-term residential care policy and its consequences. CUPE Saskatchewan. https://sk.cupe.ca/files/2019/12/Report_Crumbling_Away_SK_Long-term_Residential_Care_Poli" w:history="1">
        <w:r w:rsidR="00137B5E" w:rsidRPr="00122B6E">
          <w:rPr>
            <w:rStyle w:val="Hyperlink"/>
          </w:rPr>
          <w:t xml:space="preserve">Bradley </w:t>
        </w:r>
        <w:r w:rsidR="00137B5E" w:rsidRPr="00122B6E">
          <w:rPr>
            <w:rStyle w:val="Hyperlink"/>
            <w:i/>
          </w:rPr>
          <w:t>et al</w:t>
        </w:r>
        <w:r w:rsidR="00137B5E" w:rsidRPr="00122B6E">
          <w:rPr>
            <w:rStyle w:val="Hyperlink"/>
          </w:rPr>
          <w:t>., 2019</w:t>
        </w:r>
      </w:hyperlink>
      <w:r w:rsidR="00137B5E" w:rsidRPr="00122B6E">
        <w:rPr>
          <w:color w:val="auto"/>
        </w:rPr>
        <w:t xml:space="preserve">; </w:t>
      </w:r>
      <w:hyperlink w:anchor="Canham_et_al__2017" w:tooltip="Canham, S. L., Battersby, L., Fang, M. L., Sixsmith, J., Woolrych, R., &amp; Sixsmith, A. (2017). From familiar faces to family: Staff and resident relationships in long-term care. Journal of Aging and Health, 29(5), 842–857. https://doi.org/10.1177/089826431" w:history="1">
        <w:r w:rsidR="00137B5E" w:rsidRPr="00122B6E">
          <w:rPr>
            <w:rStyle w:val="Hyperlink"/>
          </w:rPr>
          <w:t xml:space="preserve">Canham </w:t>
        </w:r>
        <w:r w:rsidR="00137B5E" w:rsidRPr="00122B6E">
          <w:rPr>
            <w:rStyle w:val="Hyperlink"/>
            <w:i/>
          </w:rPr>
          <w:t>et al</w:t>
        </w:r>
        <w:r w:rsidR="00137B5E" w:rsidRPr="00122B6E">
          <w:rPr>
            <w:rStyle w:val="Hyperlink"/>
          </w:rPr>
          <w:t>., 2017</w:t>
        </w:r>
      </w:hyperlink>
      <w:r w:rsidR="00137B5E" w:rsidRPr="00122B6E">
        <w:rPr>
          <w:color w:val="auto"/>
        </w:rPr>
        <w:t xml:space="preserve">; </w:t>
      </w:r>
      <w:hyperlink w:anchor="Kaasalainen_et_al__2013" w:tooltip="Kaasalainen, S., Strachan, P. H., Heckman, G., D’Elia, T., McKelvie, R. S., McAiney, C., Stolee, P., Lou van der Horst, M., Lou Kelley, M., Demers, C. (2013). Living and dying with heart failure in long-term care: Experiences of residents and their family" w:history="1">
        <w:r w:rsidR="00137B5E" w:rsidRPr="00122B6E">
          <w:rPr>
            <w:rStyle w:val="Hyperlink"/>
          </w:rPr>
          <w:t xml:space="preserve">Kaasalainen </w:t>
        </w:r>
        <w:r w:rsidR="00137B5E" w:rsidRPr="00122B6E">
          <w:rPr>
            <w:rStyle w:val="Hyperlink"/>
            <w:i/>
          </w:rPr>
          <w:t>et al</w:t>
        </w:r>
        <w:r w:rsidR="00137B5E" w:rsidRPr="00122B6E">
          <w:rPr>
            <w:rStyle w:val="Hyperlink"/>
          </w:rPr>
          <w:t>., 2013</w:t>
        </w:r>
      </w:hyperlink>
      <w:r w:rsidR="00137B5E" w:rsidRPr="00122B6E">
        <w:rPr>
          <w:color w:val="auto"/>
        </w:rPr>
        <w:t>).</w:t>
      </w:r>
      <w:r w:rsidR="00BD3D9B" w:rsidRPr="00122B6E">
        <w:rPr>
          <w:color w:val="auto"/>
        </w:rPr>
        <w:t xml:space="preserve"> </w:t>
      </w:r>
      <w:r w:rsidR="00567388" w:rsidRPr="00122B6E">
        <w:rPr>
          <w:color w:val="auto"/>
        </w:rPr>
        <w:t>With the i</w:t>
      </w:r>
      <w:r w:rsidR="003D5496" w:rsidRPr="00122B6E">
        <w:rPr>
          <w:color w:val="auto"/>
        </w:rPr>
        <w:t xml:space="preserve">nconsistent </w:t>
      </w:r>
      <w:r w:rsidR="00E46032" w:rsidRPr="00122B6E">
        <w:rPr>
          <w:color w:val="auto"/>
        </w:rPr>
        <w:t xml:space="preserve">staffing and </w:t>
      </w:r>
      <w:r w:rsidR="003D5496" w:rsidRPr="00122B6E">
        <w:rPr>
          <w:color w:val="auto"/>
        </w:rPr>
        <w:t>training</w:t>
      </w:r>
      <w:r w:rsidR="00E46032" w:rsidRPr="00122B6E">
        <w:rPr>
          <w:color w:val="auto"/>
        </w:rPr>
        <w:t xml:space="preserve"> in </w:t>
      </w:r>
      <w:r w:rsidR="00B26E4A" w:rsidRPr="00122B6E">
        <w:rPr>
          <w:color w:val="auto"/>
        </w:rPr>
        <w:t>long-term care</w:t>
      </w:r>
      <w:r w:rsidR="003D5496" w:rsidRPr="00122B6E">
        <w:rPr>
          <w:color w:val="auto"/>
        </w:rPr>
        <w:t>, unclear roles</w:t>
      </w:r>
      <w:del w:id="23" w:author="Raja Pari" w:date="2026-04-01T22:02:00Z" w16du:dateUtc="2026-04-01T16:32:00Z">
        <w:r w:rsidR="003D5496" w:rsidRPr="00122B6E" w:rsidDel="008918F4">
          <w:rPr>
            <w:color w:val="auto"/>
          </w:rPr>
          <w:delText>,</w:delText>
        </w:r>
      </w:del>
      <w:r w:rsidR="003D5496" w:rsidRPr="00122B6E">
        <w:rPr>
          <w:color w:val="auto"/>
        </w:rPr>
        <w:t xml:space="preserve"> and insufficient knowledge, there is reason to believe that communication issues raised by </w:t>
      </w:r>
      <w:r w:rsidR="00864B59" w:rsidRPr="00122B6E">
        <w:rPr>
          <w:color w:val="auto"/>
        </w:rPr>
        <w:t xml:space="preserve">family caregivers </w:t>
      </w:r>
      <w:r w:rsidR="003D5496" w:rsidRPr="00122B6E">
        <w:rPr>
          <w:color w:val="auto"/>
        </w:rPr>
        <w:t xml:space="preserve">in hospitals are just as, if not more, prevalent in </w:t>
      </w:r>
      <w:r w:rsidR="00B26E4A" w:rsidRPr="00122B6E">
        <w:rPr>
          <w:color w:val="auto"/>
        </w:rPr>
        <w:t>long-term care</w:t>
      </w:r>
      <w:r w:rsidR="00864B59" w:rsidRPr="00122B6E">
        <w:rPr>
          <w:color w:val="auto"/>
        </w:rPr>
        <w:t xml:space="preserve"> homes </w:t>
      </w:r>
      <w:r w:rsidR="003D5496" w:rsidRPr="00122B6E">
        <w:rPr>
          <w:color w:val="auto"/>
        </w:rPr>
        <w:t>(</w:t>
      </w:r>
      <w:hyperlink w:anchor="Boscart_et_al__2019" w:tooltip="Boscart, V., d’Avernas, J., van der Horst, M. L., Garbutt, K., Sheiban Taucar, L., &amp; Raasok, M. (2019). Shared learning environments for unregulated care provider education in long-term care: Innovative approaches and key considerations. Gerontology &amp; Ger" w:history="1">
        <w:r w:rsidR="003D5496" w:rsidRPr="00122B6E">
          <w:rPr>
            <w:rStyle w:val="Hyperlink"/>
          </w:rPr>
          <w:t xml:space="preserve">Boscart </w:t>
        </w:r>
        <w:r w:rsidR="003D5496" w:rsidRPr="00122B6E">
          <w:rPr>
            <w:rStyle w:val="Hyperlink"/>
            <w:i/>
          </w:rPr>
          <w:t>et al</w:t>
        </w:r>
        <w:r w:rsidR="003D5496" w:rsidRPr="00122B6E">
          <w:rPr>
            <w:rStyle w:val="Hyperlink"/>
          </w:rPr>
          <w:t>., 2019</w:t>
        </w:r>
      </w:hyperlink>
      <w:r w:rsidR="003D5496" w:rsidRPr="00122B6E">
        <w:rPr>
          <w:color w:val="auto"/>
        </w:rPr>
        <w:t xml:space="preserve">; </w:t>
      </w:r>
      <w:hyperlink w:anchor="Heckman_et_al__2016" w:tooltip="Heckman, G., Boscart, V., D’Elia, T., Kaasalainen, S., McAiney, C., Lou Kelley, M., Stolee, P., Strachan, P., &amp; McKelvie, R. (2016). The role of unregulated care providers in managing heart failure patients in long-term care facilities. Journal of Clinica" w:history="1">
        <w:r w:rsidR="003D5496" w:rsidRPr="00122B6E">
          <w:rPr>
            <w:rStyle w:val="Hyperlink"/>
          </w:rPr>
          <w:t xml:space="preserve">Heckman </w:t>
        </w:r>
        <w:r w:rsidR="003D5496" w:rsidRPr="00122B6E">
          <w:rPr>
            <w:rStyle w:val="Hyperlink"/>
            <w:i/>
          </w:rPr>
          <w:t>et al</w:t>
        </w:r>
        <w:r w:rsidR="003D5496" w:rsidRPr="00122B6E">
          <w:rPr>
            <w:rStyle w:val="Hyperlink"/>
          </w:rPr>
          <w:t>., 2016</w:t>
        </w:r>
      </w:hyperlink>
      <w:r w:rsidR="003D5496" w:rsidRPr="00122B6E">
        <w:rPr>
          <w:color w:val="auto"/>
        </w:rPr>
        <w:t>).</w:t>
      </w:r>
    </w:p>
    <w:p w14:paraId="75880A10" w14:textId="1988CB33" w:rsidR="00BD3D9B" w:rsidRPr="00122B6E" w:rsidRDefault="003D5496" w:rsidP="00122B6E">
      <w:pPr>
        <w:pStyle w:val="TX"/>
        <w:shd w:val="clear" w:color="000000" w:fill="auto"/>
        <w:rPr>
          <w:color w:val="auto"/>
        </w:rPr>
      </w:pPr>
      <w:r w:rsidRPr="00122B6E">
        <w:rPr>
          <w:color w:val="auto"/>
        </w:rPr>
        <w:lastRenderedPageBreak/>
        <w:t xml:space="preserve">Understanding the experiences and perceptions of </w:t>
      </w:r>
      <w:r w:rsidR="00864B59" w:rsidRPr="00122B6E">
        <w:rPr>
          <w:color w:val="auto"/>
        </w:rPr>
        <w:t xml:space="preserve">family caregivers </w:t>
      </w:r>
      <w:r w:rsidRPr="00122B6E">
        <w:rPr>
          <w:color w:val="auto"/>
        </w:rPr>
        <w:t xml:space="preserve">could provide insight into improving resident care when they become unwell. </w:t>
      </w:r>
      <w:r w:rsidR="00F501C2" w:rsidRPr="00122B6E">
        <w:rPr>
          <w:color w:val="auto"/>
        </w:rPr>
        <w:t>To</w:t>
      </w:r>
      <w:r w:rsidRPr="00122B6E">
        <w:rPr>
          <w:color w:val="auto"/>
        </w:rPr>
        <w:t xml:space="preserve"> better understand the </w:t>
      </w:r>
      <w:r w:rsidR="00B40141" w:rsidRPr="00122B6E">
        <w:rPr>
          <w:color w:val="auto"/>
        </w:rPr>
        <w:t>issues</w:t>
      </w:r>
      <w:r w:rsidRPr="00122B6E">
        <w:rPr>
          <w:color w:val="auto"/>
        </w:rPr>
        <w:t xml:space="preserve"> that are causing common complaints with communication and quality of care and poor health outcomes among residents and </w:t>
      </w:r>
      <w:r w:rsidR="00864B59" w:rsidRPr="00122B6E">
        <w:rPr>
          <w:color w:val="auto"/>
        </w:rPr>
        <w:t>family caregivers</w:t>
      </w:r>
      <w:r w:rsidRPr="00122B6E">
        <w:rPr>
          <w:color w:val="auto"/>
        </w:rPr>
        <w:t xml:space="preserve">, this study investigated </w:t>
      </w:r>
      <w:r w:rsidR="00864B59" w:rsidRPr="00122B6E">
        <w:rPr>
          <w:color w:val="auto"/>
        </w:rPr>
        <w:t>family caregivers</w:t>
      </w:r>
      <w:r w:rsidR="00BD3D9B" w:rsidRPr="00122B6E">
        <w:rPr>
          <w:color w:val="auto"/>
        </w:rPr>
        <w:t>’</w:t>
      </w:r>
      <w:r w:rsidR="00864B59" w:rsidRPr="00122B6E">
        <w:rPr>
          <w:color w:val="auto"/>
        </w:rPr>
        <w:t xml:space="preserve"> </w:t>
      </w:r>
      <w:r w:rsidRPr="00122B6E">
        <w:rPr>
          <w:color w:val="auto"/>
        </w:rPr>
        <w:t xml:space="preserve">experiences of residents becoming unwell in </w:t>
      </w:r>
      <w:r w:rsidR="00864B59" w:rsidRPr="00122B6E">
        <w:rPr>
          <w:color w:val="auto"/>
        </w:rPr>
        <w:t xml:space="preserve">three </w:t>
      </w:r>
      <w:r w:rsidR="00E023C6" w:rsidRPr="00122B6E">
        <w:rPr>
          <w:color w:val="auto"/>
        </w:rPr>
        <w:t xml:space="preserve">rural </w:t>
      </w:r>
      <w:r w:rsidR="00864B59" w:rsidRPr="00122B6E">
        <w:rPr>
          <w:color w:val="auto"/>
        </w:rPr>
        <w:t xml:space="preserve">long-term care </w:t>
      </w:r>
      <w:r w:rsidRPr="00122B6E">
        <w:rPr>
          <w:color w:val="auto"/>
        </w:rPr>
        <w:t>homes</w:t>
      </w:r>
      <w:r w:rsidR="00864B59" w:rsidRPr="00122B6E">
        <w:rPr>
          <w:color w:val="auto"/>
        </w:rPr>
        <w:t xml:space="preserve"> in Saskatchewan</w:t>
      </w:r>
      <w:r w:rsidRPr="00122B6E">
        <w:rPr>
          <w:color w:val="auto"/>
        </w:rPr>
        <w:t xml:space="preserve">. </w:t>
      </w:r>
      <w:r w:rsidR="00E07227" w:rsidRPr="00122B6E">
        <w:rPr>
          <w:color w:val="auto"/>
        </w:rPr>
        <w:t>R</w:t>
      </w:r>
      <w:r w:rsidR="00AF0720" w:rsidRPr="00122B6E">
        <w:rPr>
          <w:color w:val="auto"/>
        </w:rPr>
        <w:t xml:space="preserve">ural </w:t>
      </w:r>
      <w:r w:rsidR="00864B59" w:rsidRPr="00122B6E">
        <w:rPr>
          <w:color w:val="auto"/>
        </w:rPr>
        <w:t xml:space="preserve">long-term care </w:t>
      </w:r>
      <w:r w:rsidR="00AF0720" w:rsidRPr="00122B6E">
        <w:rPr>
          <w:color w:val="auto"/>
        </w:rPr>
        <w:t xml:space="preserve">homes were defined as homes with no attachment to a primary healthcare </w:t>
      </w:r>
      <w:del w:id="24" w:author="Raja Pari" w:date="2026-03-31T22:38:00Z" w16du:dateUtc="2026-03-31T17:08:00Z">
        <w:r w:rsidR="00AF0720" w:rsidRPr="00122B6E" w:rsidDel="004A4FB0">
          <w:rPr>
            <w:color w:val="auto"/>
          </w:rPr>
          <w:delText>center</w:delText>
        </w:r>
      </w:del>
      <w:ins w:id="25" w:author="Raja Pari" w:date="2026-03-31T22:38:00Z" w16du:dateUtc="2026-03-31T17:08:00Z">
        <w:r w:rsidR="004A4FB0" w:rsidRPr="00122B6E">
          <w:rPr>
            <w:color w:val="auto"/>
          </w:rPr>
          <w:t>centre</w:t>
        </w:r>
      </w:ins>
      <w:r w:rsidR="00AF0720" w:rsidRPr="00122B6E">
        <w:rPr>
          <w:color w:val="auto"/>
        </w:rPr>
        <w:t xml:space="preserve"> and limited access to acute care </w:t>
      </w:r>
      <w:del w:id="26" w:author="Raja Pari" w:date="2026-03-31T22:38:00Z" w16du:dateUtc="2026-03-31T17:08:00Z">
        <w:r w:rsidR="00AF0720" w:rsidRPr="00122B6E" w:rsidDel="004A4FB0">
          <w:rPr>
            <w:color w:val="auto"/>
          </w:rPr>
          <w:delText>centers</w:delText>
        </w:r>
      </w:del>
      <w:ins w:id="27" w:author="Raja Pari" w:date="2026-03-31T22:38:00Z" w16du:dateUtc="2026-03-31T17:08:00Z">
        <w:r w:rsidR="004A4FB0" w:rsidRPr="00122B6E">
          <w:rPr>
            <w:color w:val="auto"/>
          </w:rPr>
          <w:t>centres</w:t>
        </w:r>
      </w:ins>
      <w:r w:rsidR="00AF0720" w:rsidRPr="00122B6E">
        <w:rPr>
          <w:color w:val="auto"/>
        </w:rPr>
        <w:t xml:space="preserve">, including </w:t>
      </w:r>
      <w:r w:rsidR="00C73337" w:rsidRPr="00122B6E">
        <w:rPr>
          <w:color w:val="auto"/>
        </w:rPr>
        <w:t xml:space="preserve">facilities </w:t>
      </w:r>
      <w:r w:rsidR="00AF0720" w:rsidRPr="00122B6E">
        <w:rPr>
          <w:color w:val="auto"/>
        </w:rPr>
        <w:t xml:space="preserve">that provide </w:t>
      </w:r>
      <w:del w:id="28" w:author="Raja Pari" w:date="2026-03-31T22:38:00Z" w16du:dateUtc="2026-03-31T17:08:00Z">
        <w:r w:rsidR="00AF0720" w:rsidRPr="00122B6E" w:rsidDel="004A4FB0">
          <w:rPr>
            <w:color w:val="auto"/>
          </w:rPr>
          <w:delText>specialized</w:delText>
        </w:r>
      </w:del>
      <w:ins w:id="29" w:author="Raja Pari" w:date="2026-03-31T22:38:00Z" w16du:dateUtc="2026-03-31T17:08:00Z">
        <w:r w:rsidR="004A4FB0" w:rsidRPr="00122B6E">
          <w:rPr>
            <w:color w:val="auto"/>
          </w:rPr>
          <w:t>specialised</w:t>
        </w:r>
      </w:ins>
      <w:r w:rsidR="00AF0720" w:rsidRPr="00122B6E">
        <w:rPr>
          <w:color w:val="auto"/>
        </w:rPr>
        <w:t xml:space="preserve"> services.</w:t>
      </w:r>
    </w:p>
    <w:p w14:paraId="63327345" w14:textId="332818BB" w:rsidR="00BD3D9B" w:rsidRPr="00122B6E" w:rsidRDefault="00BD3D9B" w:rsidP="00122B6E">
      <w:pPr>
        <w:pStyle w:val="H1"/>
        <w:shd w:val="clear" w:color="000000" w:fill="auto"/>
        <w:rPr>
          <w:lang w:val="en-GB"/>
        </w:rPr>
      </w:pPr>
      <w:r w:rsidRPr="00122B6E">
        <w:rPr>
          <w:lang w:val="en-GB"/>
        </w:rPr>
        <w:t>Method</w:t>
      </w:r>
    </w:p>
    <w:p w14:paraId="56EB1B27" w14:textId="55A8985F" w:rsidR="00BD3D9B" w:rsidRPr="00122B6E" w:rsidRDefault="00430E85" w:rsidP="00122B6E">
      <w:pPr>
        <w:pStyle w:val="TXF"/>
        <w:shd w:val="clear" w:color="000000" w:fill="auto"/>
        <w:rPr>
          <w:rFonts w:ascii="Quattrocento Sans" w:eastAsia="Quattrocento Sans" w:hAnsi="Quattrocento Sans" w:cs="Quattrocento Sans"/>
          <w:color w:val="auto"/>
          <w:sz w:val="18"/>
          <w:szCs w:val="18"/>
        </w:rPr>
      </w:pPr>
      <w:r w:rsidRPr="00122B6E">
        <w:rPr>
          <w:color w:val="auto"/>
        </w:rPr>
        <w:t xml:space="preserve">This study is embedded in a larger </w:t>
      </w:r>
      <w:r w:rsidR="00B7069A" w:rsidRPr="00122B6E">
        <w:rPr>
          <w:color w:val="auto"/>
        </w:rPr>
        <w:t>patient-oriented research</w:t>
      </w:r>
      <w:r w:rsidR="007936C4" w:rsidRPr="00122B6E">
        <w:rPr>
          <w:color w:val="auto"/>
        </w:rPr>
        <w:t xml:space="preserve"> </w:t>
      </w:r>
      <w:r w:rsidR="00EE70E4" w:rsidRPr="00122B6E">
        <w:rPr>
          <w:color w:val="auto"/>
        </w:rPr>
        <w:t>project (</w:t>
      </w:r>
      <w:hyperlink w:anchor="Kaur_et_al__2019" w:tooltip="Kaur, N., &amp; Pluye, P. (2019). Delineating and operationalizing the definition of patient-oriented research: A modified e-Delphi study. Journal of Patient-Centered Research and Reviews, 6(1), 7–16. https://doi.org/10.17294/2330-0698.1655&#10;" w:history="1">
        <w:r w:rsidR="00EE70E4" w:rsidRPr="00122B6E">
          <w:rPr>
            <w:rStyle w:val="Hyperlink"/>
          </w:rPr>
          <w:t>Kaur</w:t>
        </w:r>
        <w:r w:rsidR="00517BD7" w:rsidRPr="00122B6E">
          <w:rPr>
            <w:rStyle w:val="Hyperlink"/>
          </w:rPr>
          <w:t xml:space="preserve"> and </w:t>
        </w:r>
        <w:r w:rsidR="00EE70E4" w:rsidRPr="00122B6E">
          <w:rPr>
            <w:rStyle w:val="Hyperlink"/>
          </w:rPr>
          <w:t>Pluye, 2019</w:t>
        </w:r>
      </w:hyperlink>
      <w:r w:rsidR="00EE70E4" w:rsidRPr="00122B6E">
        <w:rPr>
          <w:color w:val="auto"/>
        </w:rPr>
        <w:t>) that took place in</w:t>
      </w:r>
      <w:r w:rsidRPr="00122B6E">
        <w:rPr>
          <w:color w:val="auto"/>
        </w:rPr>
        <w:t xml:space="preserve"> six </w:t>
      </w:r>
      <w:r w:rsidR="00C73337" w:rsidRPr="00122B6E">
        <w:rPr>
          <w:color w:val="auto"/>
        </w:rPr>
        <w:t xml:space="preserve">long-term care </w:t>
      </w:r>
      <w:r w:rsidRPr="00122B6E">
        <w:rPr>
          <w:color w:val="auto"/>
        </w:rPr>
        <w:t xml:space="preserve">homes in </w:t>
      </w:r>
      <w:r w:rsidR="00BC4FA0" w:rsidRPr="00122B6E">
        <w:rPr>
          <w:color w:val="auto"/>
        </w:rPr>
        <w:t>[</w:t>
      </w:r>
      <w:r w:rsidR="00EF1F55" w:rsidRPr="00122B6E">
        <w:rPr>
          <w:color w:val="auto"/>
        </w:rPr>
        <w:t xml:space="preserve">Canadian province </w:t>
      </w:r>
      <w:r w:rsidR="00BC4FA0" w:rsidRPr="00122B6E">
        <w:rPr>
          <w:color w:val="auto"/>
        </w:rPr>
        <w:t>blinded for review]</w:t>
      </w:r>
      <w:r w:rsidR="007936C4" w:rsidRPr="00122B6E">
        <w:rPr>
          <w:color w:val="auto"/>
        </w:rPr>
        <w:t>. A patient-oriented research approach was chosen for its involvement of patients, family members</w:t>
      </w:r>
      <w:del w:id="30" w:author="Raja Pari" w:date="2026-04-01T22:02:00Z" w16du:dateUtc="2026-04-01T16:32:00Z">
        <w:r w:rsidR="007936C4" w:rsidRPr="00122B6E" w:rsidDel="008918F4">
          <w:rPr>
            <w:color w:val="auto"/>
          </w:rPr>
          <w:delText>,</w:delText>
        </w:r>
      </w:del>
      <w:r w:rsidR="007936C4" w:rsidRPr="00122B6E">
        <w:rPr>
          <w:color w:val="auto"/>
        </w:rPr>
        <w:t xml:space="preserve"> and caregivers in the research process and its focus on outcomes identified as important to their health, well-being</w:t>
      </w:r>
      <w:del w:id="31" w:author="Raja Pari" w:date="2026-04-01T22:02:00Z" w16du:dateUtc="2026-04-01T16:32:00Z">
        <w:r w:rsidR="007936C4" w:rsidRPr="00122B6E" w:rsidDel="008918F4">
          <w:rPr>
            <w:color w:val="auto"/>
          </w:rPr>
          <w:delText>,</w:delText>
        </w:r>
      </w:del>
      <w:r w:rsidR="007936C4" w:rsidRPr="00122B6E">
        <w:rPr>
          <w:color w:val="auto"/>
        </w:rPr>
        <w:t xml:space="preserve"> and experiences (</w:t>
      </w:r>
      <w:hyperlink w:anchor="Kaur_et_al__2019" w:tooltip="Kaur, N., &amp; Pluye, P. (2019). Delineating and operationalizing the definition of patient-oriented research: A modified e-Delphi study. Journal of Patient-Centered Research and Reviews, 6(1), 7–16. https://doi.org/10.17294/2330-0698.1655&#10;" w:history="1">
        <w:r w:rsidR="007936C4" w:rsidRPr="00122B6E">
          <w:rPr>
            <w:rStyle w:val="Hyperlink"/>
          </w:rPr>
          <w:t>Kaur</w:t>
        </w:r>
        <w:r w:rsidR="00517BD7" w:rsidRPr="00122B6E">
          <w:rPr>
            <w:rStyle w:val="Hyperlink"/>
          </w:rPr>
          <w:t xml:space="preserve"> and </w:t>
        </w:r>
        <w:r w:rsidR="007936C4" w:rsidRPr="00122B6E">
          <w:rPr>
            <w:rStyle w:val="Hyperlink"/>
          </w:rPr>
          <w:t>Pluye, 2019</w:t>
        </w:r>
      </w:hyperlink>
      <w:r w:rsidR="007936C4" w:rsidRPr="00122B6E">
        <w:rPr>
          <w:color w:val="auto"/>
        </w:rPr>
        <w:t xml:space="preserve">). </w:t>
      </w:r>
      <w:r w:rsidR="00B7069A" w:rsidRPr="00122B6E">
        <w:rPr>
          <w:color w:val="auto"/>
        </w:rPr>
        <w:t>The larger study followed residents (n</w:t>
      </w:r>
      <w:r w:rsidR="00BD3D9B" w:rsidRPr="00122B6E">
        <w:rPr>
          <w:color w:val="auto"/>
        </w:rPr>
        <w:t xml:space="preserve"> = </w:t>
      </w:r>
      <w:r w:rsidR="00B7069A" w:rsidRPr="00122B6E">
        <w:rPr>
          <w:color w:val="auto"/>
        </w:rPr>
        <w:t>141) and family caregivers (n</w:t>
      </w:r>
      <w:r w:rsidR="00BD3D9B" w:rsidRPr="00122B6E">
        <w:rPr>
          <w:color w:val="auto"/>
        </w:rPr>
        <w:t xml:space="preserve"> = </w:t>
      </w:r>
      <w:r w:rsidR="00B7069A" w:rsidRPr="00122B6E">
        <w:rPr>
          <w:color w:val="auto"/>
        </w:rPr>
        <w:t xml:space="preserve">67) across these six homes, </w:t>
      </w:r>
      <w:del w:id="32" w:author="Raja Pari" w:date="2026-03-31T22:38:00Z" w16du:dateUtc="2026-03-31T17:08:00Z">
        <w:r w:rsidR="00B7069A" w:rsidRPr="00122B6E" w:rsidDel="004A4FB0">
          <w:rPr>
            <w:color w:val="auto"/>
          </w:rPr>
          <w:delText>focusing</w:delText>
        </w:r>
      </w:del>
      <w:ins w:id="33" w:author="Raja Pari" w:date="2026-03-31T22:38:00Z" w16du:dateUtc="2026-03-31T17:08:00Z">
        <w:r w:rsidR="004A4FB0" w:rsidRPr="00122B6E">
          <w:rPr>
            <w:color w:val="auto"/>
          </w:rPr>
          <w:t>focussing</w:t>
        </w:r>
      </w:ins>
      <w:r w:rsidR="00B7069A" w:rsidRPr="00122B6E">
        <w:rPr>
          <w:color w:val="auto"/>
        </w:rPr>
        <w:t xml:space="preserve"> on </w:t>
      </w:r>
      <w:r w:rsidR="00EE70E4" w:rsidRPr="00122B6E">
        <w:rPr>
          <w:color w:val="auto"/>
        </w:rPr>
        <w:t>the quality of life of older adults in long-term care and on</w:t>
      </w:r>
      <w:r w:rsidR="007936C4" w:rsidRPr="00122B6E">
        <w:rPr>
          <w:color w:val="auto"/>
        </w:rPr>
        <w:t xml:space="preserve"> the experience of becoming unwell</w:t>
      </w:r>
      <w:r w:rsidR="001A0C91" w:rsidRPr="00122B6E">
        <w:rPr>
          <w:color w:val="auto"/>
        </w:rPr>
        <w:t xml:space="preserve">. Quality of life was assessed using </w:t>
      </w:r>
      <w:r w:rsidR="00B7069A" w:rsidRPr="00122B6E">
        <w:rPr>
          <w:color w:val="auto"/>
        </w:rPr>
        <w:t>the InterRAI Self-Reported Quality of Life Survey for Long Term Care Facilities</w:t>
      </w:r>
      <w:r w:rsidR="00BD3D9B" w:rsidRPr="00122B6E">
        <w:rPr>
          <w:color w:val="auto"/>
          <w:vertAlign w:val="superscript"/>
        </w:rPr>
        <w:t>©</w:t>
      </w:r>
      <w:r w:rsidR="00B7069A" w:rsidRPr="00122B6E">
        <w:rPr>
          <w:color w:val="auto"/>
        </w:rPr>
        <w:t xml:space="preserve"> and InterRAI Family Survey on Nursing Home Quality of life</w:t>
      </w:r>
      <w:r w:rsidR="00BD3D9B" w:rsidRPr="00122B6E">
        <w:rPr>
          <w:color w:val="auto"/>
          <w:vertAlign w:val="superscript"/>
        </w:rPr>
        <w:t>©</w:t>
      </w:r>
      <w:r w:rsidR="00BD3D9B" w:rsidRPr="00122B6E">
        <w:rPr>
          <w:color w:val="auto"/>
        </w:rPr>
        <w:t xml:space="preserve"> </w:t>
      </w:r>
      <w:r w:rsidR="006D10E5" w:rsidRPr="00122B6E">
        <w:rPr>
          <w:color w:val="auto"/>
        </w:rPr>
        <w:t xml:space="preserve">(Godin </w:t>
      </w:r>
      <w:r w:rsidR="006D10E5" w:rsidRPr="00122B6E">
        <w:rPr>
          <w:i/>
          <w:color w:val="auto"/>
        </w:rPr>
        <w:t>et al</w:t>
      </w:r>
      <w:r w:rsidR="006D10E5" w:rsidRPr="00122B6E">
        <w:rPr>
          <w:color w:val="auto"/>
        </w:rPr>
        <w:t xml:space="preserve">., </w:t>
      </w:r>
      <w:del w:id="34" w:author="Raja Pari" w:date="2026-04-01T13:09:00Z" w16du:dateUtc="2026-04-01T07:39:00Z">
        <w:r w:rsidR="006D10E5" w:rsidRPr="00122B6E" w:rsidDel="00FD1C81">
          <w:rPr>
            <w:color w:val="auto"/>
          </w:rPr>
          <w:delText>n.d.</w:delText>
        </w:r>
      </w:del>
      <w:ins w:id="35" w:author="Raja Pari" w:date="2026-04-01T13:09:00Z" w16du:dateUtc="2026-04-01T07:39:00Z">
        <w:r w:rsidR="00FD1C81" w:rsidRPr="00122B6E">
          <w:rPr>
            <w:color w:val="auto"/>
          </w:rPr>
          <w:t>2015</w:t>
        </w:r>
      </w:ins>
      <w:r w:rsidR="006D10E5" w:rsidRPr="00122B6E">
        <w:rPr>
          <w:color w:val="auto"/>
        </w:rPr>
        <w:t xml:space="preserve">; Morris </w:t>
      </w:r>
      <w:r w:rsidR="006D10E5" w:rsidRPr="00122B6E">
        <w:rPr>
          <w:i/>
          <w:color w:val="auto"/>
        </w:rPr>
        <w:t>et al</w:t>
      </w:r>
      <w:r w:rsidR="006D10E5" w:rsidRPr="00122B6E">
        <w:rPr>
          <w:color w:val="auto"/>
        </w:rPr>
        <w:t xml:space="preserve">., </w:t>
      </w:r>
      <w:del w:id="36" w:author="Raja Pari" w:date="2026-04-01T13:13:00Z" w16du:dateUtc="2026-04-01T07:43:00Z">
        <w:r w:rsidR="006D10E5" w:rsidRPr="00122B6E" w:rsidDel="00FD1C81">
          <w:rPr>
            <w:color w:val="auto"/>
          </w:rPr>
          <w:delText>2015</w:delText>
        </w:r>
      </w:del>
      <w:ins w:id="37" w:author="Raja Pari" w:date="2026-04-01T13:13:00Z" w16du:dateUtc="2026-04-01T07:43:00Z">
        <w:r w:rsidR="00FD1C81" w:rsidRPr="00122B6E">
          <w:rPr>
            <w:color w:val="auto"/>
          </w:rPr>
          <w:t>n.d.</w:t>
        </w:r>
      </w:ins>
      <w:r w:rsidR="006D10E5" w:rsidRPr="00122B6E">
        <w:rPr>
          <w:color w:val="auto"/>
        </w:rPr>
        <w:t>)</w:t>
      </w:r>
      <w:r w:rsidR="00B7069A" w:rsidRPr="00122B6E">
        <w:rPr>
          <w:color w:val="auto"/>
        </w:rPr>
        <w:t xml:space="preserve">. Quality of life was </w:t>
      </w:r>
      <w:r w:rsidR="007936C4" w:rsidRPr="00122B6E">
        <w:rPr>
          <w:color w:val="auto"/>
        </w:rPr>
        <w:t>identified</w:t>
      </w:r>
      <w:r w:rsidR="00B7069A" w:rsidRPr="00122B6E">
        <w:rPr>
          <w:color w:val="auto"/>
        </w:rPr>
        <w:t xml:space="preserve"> as important to the interest holders</w:t>
      </w:r>
      <w:r w:rsidR="001D655D" w:rsidRPr="00122B6E">
        <w:rPr>
          <w:color w:val="auto"/>
        </w:rPr>
        <w:t xml:space="preserve"> involved in the project. Quality of life was e</w:t>
      </w:r>
      <w:r w:rsidR="00B7069A" w:rsidRPr="00122B6E">
        <w:rPr>
          <w:color w:val="auto"/>
        </w:rPr>
        <w:t>specially</w:t>
      </w:r>
      <w:r w:rsidR="001D655D" w:rsidRPr="00122B6E">
        <w:rPr>
          <w:color w:val="auto"/>
        </w:rPr>
        <w:t xml:space="preserve"> important to</w:t>
      </w:r>
      <w:r w:rsidR="00B7069A" w:rsidRPr="00122B6E">
        <w:rPr>
          <w:color w:val="auto"/>
        </w:rPr>
        <w:t xml:space="preserve"> family caregivers</w:t>
      </w:r>
      <w:r w:rsidR="007936C4" w:rsidRPr="00122B6E">
        <w:rPr>
          <w:color w:val="auto"/>
        </w:rPr>
        <w:t>. T</w:t>
      </w:r>
      <w:r w:rsidR="00B7069A" w:rsidRPr="00122B6E">
        <w:rPr>
          <w:color w:val="auto"/>
        </w:rPr>
        <w:t xml:space="preserve">he InterRAI tools </w:t>
      </w:r>
      <w:r w:rsidR="001D655D" w:rsidRPr="00122B6E">
        <w:rPr>
          <w:color w:val="auto"/>
        </w:rPr>
        <w:t xml:space="preserve">are </w:t>
      </w:r>
      <w:r w:rsidR="007936C4" w:rsidRPr="00122B6E">
        <w:rPr>
          <w:color w:val="auto"/>
        </w:rPr>
        <w:t>used clinically across Canada</w:t>
      </w:r>
      <w:r w:rsidR="001D655D" w:rsidRPr="00122B6E">
        <w:rPr>
          <w:color w:val="auto"/>
        </w:rPr>
        <w:t>,</w:t>
      </w:r>
      <w:r w:rsidR="007936C4" w:rsidRPr="00122B6E">
        <w:rPr>
          <w:color w:val="auto"/>
        </w:rPr>
        <w:t xml:space="preserve"> and our team received permission to use them</w:t>
      </w:r>
      <w:r w:rsidR="00EE70E4" w:rsidRPr="00122B6E">
        <w:rPr>
          <w:color w:val="auto"/>
        </w:rPr>
        <w:t>. All team members who collected data were trained in their use</w:t>
      </w:r>
      <w:r w:rsidR="007936C4" w:rsidRPr="00122B6E">
        <w:rPr>
          <w:color w:val="auto"/>
        </w:rPr>
        <w:t xml:space="preserve">. </w:t>
      </w:r>
      <w:r w:rsidR="001A0C91" w:rsidRPr="00122B6E">
        <w:rPr>
          <w:color w:val="auto"/>
        </w:rPr>
        <w:t xml:space="preserve">The </w:t>
      </w:r>
      <w:r w:rsidR="000F00B3" w:rsidRPr="00122B6E">
        <w:rPr>
          <w:color w:val="auto"/>
        </w:rPr>
        <w:t xml:space="preserve">information </w:t>
      </w:r>
      <w:r w:rsidR="001D655D" w:rsidRPr="00122B6E">
        <w:rPr>
          <w:color w:val="auto"/>
        </w:rPr>
        <w:t>gained</w:t>
      </w:r>
      <w:r w:rsidR="001A0C91" w:rsidRPr="00122B6E">
        <w:rPr>
          <w:color w:val="auto"/>
        </w:rPr>
        <w:t xml:space="preserve"> from these tools are reported elsewhere (Blinded for review)</w:t>
      </w:r>
      <w:r w:rsidR="001D655D" w:rsidRPr="00122B6E">
        <w:rPr>
          <w:color w:val="auto"/>
        </w:rPr>
        <w:t>.</w:t>
      </w:r>
    </w:p>
    <w:p w14:paraId="2F85A77C" w14:textId="3FA3AD74" w:rsidR="00BD3D9B" w:rsidRPr="00122B6E" w:rsidRDefault="007936C4" w:rsidP="00122B6E">
      <w:pPr>
        <w:pStyle w:val="TX"/>
        <w:shd w:val="clear" w:color="000000" w:fill="auto"/>
        <w:rPr>
          <w:color w:val="auto"/>
        </w:rPr>
      </w:pPr>
      <w:r w:rsidRPr="00122B6E">
        <w:rPr>
          <w:color w:val="auto"/>
        </w:rPr>
        <w:t xml:space="preserve">One part of this project </w:t>
      </w:r>
      <w:del w:id="38" w:author="Raja Pari" w:date="2026-03-31T22:38:00Z" w16du:dateUtc="2026-03-31T17:08:00Z">
        <w:r w:rsidR="00EE70E4" w:rsidRPr="00122B6E" w:rsidDel="004A4FB0">
          <w:rPr>
            <w:color w:val="auto"/>
          </w:rPr>
          <w:delText>focused</w:delText>
        </w:r>
      </w:del>
      <w:ins w:id="39" w:author="Raja Pari" w:date="2026-03-31T22:38:00Z" w16du:dateUtc="2026-03-31T17:08:00Z">
        <w:r w:rsidR="004A4FB0" w:rsidRPr="00122B6E">
          <w:rPr>
            <w:color w:val="auto"/>
          </w:rPr>
          <w:t>focussed</w:t>
        </w:r>
      </w:ins>
      <w:r w:rsidR="00EE70E4" w:rsidRPr="00122B6E">
        <w:rPr>
          <w:color w:val="auto"/>
        </w:rPr>
        <w:t xml:space="preserve"> on interviewing residents and family caregivers about their experiences of themselves/their family members</w:t>
      </w:r>
      <w:r w:rsidRPr="00122B6E">
        <w:rPr>
          <w:color w:val="auto"/>
        </w:rPr>
        <w:t xml:space="preserve"> becoming unwell. The</w:t>
      </w:r>
      <w:r w:rsidR="00430E85" w:rsidRPr="00122B6E">
        <w:rPr>
          <w:color w:val="auto"/>
        </w:rPr>
        <w:t xml:space="preserve"> research team defined unwell, as a shift from what was normal for the resident, such as an acute illness or an exacerbation of a chronic illness. Becoming unwell required an intervention or observation that would not otherwise be performed</w:t>
      </w:r>
      <w:r w:rsidR="00403459" w:rsidRPr="00122B6E">
        <w:rPr>
          <w:color w:val="auto"/>
        </w:rPr>
        <w:t>.</w:t>
      </w:r>
      <w:r w:rsidR="0018191F" w:rsidRPr="00122B6E">
        <w:rPr>
          <w:color w:val="auto"/>
        </w:rPr>
        <w:t xml:space="preserve"> </w:t>
      </w:r>
      <w:r w:rsidRPr="00122B6E">
        <w:rPr>
          <w:color w:val="auto"/>
        </w:rPr>
        <w:t>This definition was reached in consultation with the interest holder groups (researchers, long-term care staff</w:t>
      </w:r>
      <w:del w:id="40" w:author="Raja Pari" w:date="2026-04-01T22:02:00Z" w16du:dateUtc="2026-04-01T16:32:00Z">
        <w:r w:rsidRPr="00122B6E" w:rsidDel="008918F4">
          <w:rPr>
            <w:color w:val="auto"/>
          </w:rPr>
          <w:delText>,</w:delText>
        </w:r>
      </w:del>
      <w:r w:rsidRPr="00122B6E">
        <w:rPr>
          <w:color w:val="auto"/>
        </w:rPr>
        <w:t xml:space="preserve"> and family</w:t>
      </w:r>
      <w:r w:rsidR="00A36261" w:rsidRPr="00122B6E">
        <w:rPr>
          <w:color w:val="auto"/>
        </w:rPr>
        <w:t xml:space="preserve"> partners </w:t>
      </w:r>
      <w:r w:rsidR="00751EAE" w:rsidRPr="00122B6E">
        <w:rPr>
          <w:color w:val="auto"/>
        </w:rPr>
        <w:t>[</w:t>
      </w:r>
      <w:r w:rsidR="00A36261" w:rsidRPr="00122B6E">
        <w:rPr>
          <w:color w:val="auto"/>
        </w:rPr>
        <w:t>defined as research team members who have lived experience of caring with an older adult</w:t>
      </w:r>
      <w:r w:rsidR="00751EAE" w:rsidRPr="00122B6E">
        <w:rPr>
          <w:color w:val="auto"/>
        </w:rPr>
        <w:t>]</w:t>
      </w:r>
      <w:r w:rsidR="00A36261" w:rsidRPr="00122B6E">
        <w:rPr>
          <w:color w:val="auto"/>
        </w:rPr>
        <w:t>)</w:t>
      </w:r>
      <w:r w:rsidRPr="00122B6E">
        <w:rPr>
          <w:color w:val="auto"/>
        </w:rPr>
        <w:t>.</w:t>
      </w:r>
    </w:p>
    <w:p w14:paraId="31F88FDE" w14:textId="53C5F09A" w:rsidR="00BD3D9B" w:rsidRPr="00122B6E" w:rsidRDefault="003D5496" w:rsidP="00122B6E">
      <w:pPr>
        <w:pStyle w:val="TX"/>
        <w:shd w:val="clear" w:color="000000" w:fill="auto"/>
        <w:rPr>
          <w:color w:val="auto"/>
        </w:rPr>
      </w:pPr>
      <w:r w:rsidRPr="00122B6E">
        <w:rPr>
          <w:color w:val="auto"/>
        </w:rPr>
        <w:t xml:space="preserve">This </w:t>
      </w:r>
      <w:r w:rsidR="001A0C91" w:rsidRPr="00122B6E">
        <w:rPr>
          <w:color w:val="auto"/>
        </w:rPr>
        <w:t xml:space="preserve">sub-study focuses specifically on the experience of rural family caregivers when their family member living in long-term care becomes unwell. This population focus was chosen because family caregivers were able to articulate their experience of their family </w:t>
      </w:r>
      <w:r w:rsidR="00EE70E4" w:rsidRPr="00122B6E">
        <w:rPr>
          <w:color w:val="auto"/>
        </w:rPr>
        <w:t>member</w:t>
      </w:r>
      <w:r w:rsidR="00BD3D9B" w:rsidRPr="00122B6E">
        <w:rPr>
          <w:color w:val="auto"/>
        </w:rPr>
        <w:t>’</w:t>
      </w:r>
      <w:r w:rsidR="00EE70E4" w:rsidRPr="00122B6E">
        <w:rPr>
          <w:color w:val="auto"/>
        </w:rPr>
        <w:t>s</w:t>
      </w:r>
      <w:r w:rsidR="001A0C91" w:rsidRPr="00122B6E">
        <w:rPr>
          <w:color w:val="auto"/>
        </w:rPr>
        <w:t xml:space="preserve"> illness in interviews</w:t>
      </w:r>
      <w:r w:rsidR="00EE70E4" w:rsidRPr="00122B6E">
        <w:rPr>
          <w:color w:val="auto"/>
        </w:rPr>
        <w:t xml:space="preserve"> more clearly than residents were able to explain their own experience of becoming unwell</w:t>
      </w:r>
      <w:r w:rsidR="001A0C91" w:rsidRPr="00122B6E">
        <w:rPr>
          <w:color w:val="auto"/>
        </w:rPr>
        <w:t xml:space="preserve">. Further, most (11 of 14) of the interviews were conducted with family caregivers of people living in rural </w:t>
      </w:r>
      <w:r w:rsidR="001D655D" w:rsidRPr="00122B6E">
        <w:rPr>
          <w:color w:val="auto"/>
        </w:rPr>
        <w:t>settings</w:t>
      </w:r>
      <w:r w:rsidR="001A0C91" w:rsidRPr="00122B6E">
        <w:rPr>
          <w:color w:val="auto"/>
        </w:rPr>
        <w:t xml:space="preserve">. </w:t>
      </w:r>
      <w:r w:rsidR="0018191F" w:rsidRPr="00122B6E">
        <w:rPr>
          <w:color w:val="auto"/>
        </w:rPr>
        <w:t>Family partners</w:t>
      </w:r>
      <w:r w:rsidR="001D655D" w:rsidRPr="00122B6E">
        <w:rPr>
          <w:color w:val="auto"/>
        </w:rPr>
        <w:t xml:space="preserve"> </w:t>
      </w:r>
      <w:r w:rsidR="0018191F" w:rsidRPr="00122B6E">
        <w:rPr>
          <w:color w:val="auto"/>
        </w:rPr>
        <w:t>conducted</w:t>
      </w:r>
      <w:r w:rsidR="000F00B3" w:rsidRPr="00122B6E">
        <w:rPr>
          <w:color w:val="auto"/>
        </w:rPr>
        <w:t xml:space="preserve"> the</w:t>
      </w:r>
      <w:r w:rsidR="0018191F" w:rsidRPr="00122B6E">
        <w:rPr>
          <w:color w:val="auto"/>
        </w:rPr>
        <w:t xml:space="preserve"> interviews with participants. </w:t>
      </w:r>
      <w:r w:rsidR="001D655D" w:rsidRPr="00122B6E">
        <w:rPr>
          <w:color w:val="auto"/>
        </w:rPr>
        <w:t>The analysis was conducted by a psychology undergraduate student (</w:t>
      </w:r>
      <w:del w:id="41" w:author="Raja Pari" w:date="2026-03-31T22:38:00Z" w16du:dateUtc="2026-03-31T17:08:00Z">
        <w:r w:rsidR="001D655D" w:rsidRPr="00122B6E" w:rsidDel="004A4FB0">
          <w:rPr>
            <w:color w:val="auto"/>
          </w:rPr>
          <w:delText>honors</w:delText>
        </w:r>
      </w:del>
      <w:ins w:id="42" w:author="Raja Pari" w:date="2026-03-31T22:38:00Z" w16du:dateUtc="2026-03-31T17:08:00Z">
        <w:r w:rsidR="004A4FB0" w:rsidRPr="00122B6E">
          <w:rPr>
            <w:color w:val="auto"/>
          </w:rPr>
          <w:t>honours</w:t>
        </w:r>
      </w:ins>
      <w:r w:rsidR="001D655D" w:rsidRPr="00122B6E">
        <w:rPr>
          <w:color w:val="auto"/>
        </w:rPr>
        <w:t>) in partnership with a patient-</w:t>
      </w:r>
      <w:r w:rsidR="001D655D" w:rsidRPr="00122B6E">
        <w:rPr>
          <w:color w:val="auto"/>
        </w:rPr>
        <w:lastRenderedPageBreak/>
        <w:t>oriented research team.</w:t>
      </w:r>
      <w:r w:rsidR="00BD3D9B" w:rsidRPr="00122B6E">
        <w:rPr>
          <w:color w:val="auto"/>
        </w:rPr>
        <w:t xml:space="preserve"> </w:t>
      </w:r>
      <w:r w:rsidRPr="00122B6E">
        <w:rPr>
          <w:color w:val="auto"/>
        </w:rPr>
        <w:t xml:space="preserve">The study was approved by the </w:t>
      </w:r>
      <w:r w:rsidR="00515484" w:rsidRPr="00122B6E">
        <w:rPr>
          <w:color w:val="auto"/>
        </w:rPr>
        <w:t>[blinded for review]</w:t>
      </w:r>
      <w:r w:rsidRPr="00122B6E">
        <w:rPr>
          <w:color w:val="auto"/>
        </w:rPr>
        <w:t xml:space="preserve"> Ethics Board, Beh 1139.</w:t>
      </w:r>
    </w:p>
    <w:p w14:paraId="3F2A1B73" w14:textId="196DC679" w:rsidR="00BD3D9B" w:rsidRPr="00122B6E" w:rsidRDefault="00BD3D9B" w:rsidP="00122B6E">
      <w:pPr>
        <w:pStyle w:val="H2"/>
        <w:shd w:val="clear" w:color="000000" w:fill="auto"/>
        <w:rPr>
          <w:i/>
          <w:lang w:val="en-GB"/>
        </w:rPr>
      </w:pPr>
      <w:r w:rsidRPr="00122B6E">
        <w:rPr>
          <w:i/>
          <w:lang w:val="en-GB"/>
        </w:rPr>
        <w:t xml:space="preserve">Participants and </w:t>
      </w:r>
      <w:del w:id="43" w:author="Raja Pari" w:date="2026-03-31T22:39:00Z" w16du:dateUtc="2026-03-31T17:09:00Z">
        <w:r w:rsidRPr="00122B6E" w:rsidDel="004A4FB0">
          <w:rPr>
            <w:i/>
            <w:lang w:val="en-GB"/>
          </w:rPr>
          <w:delText>S</w:delText>
        </w:r>
      </w:del>
      <w:ins w:id="44" w:author="Raja Pari" w:date="2026-03-31T22:39:00Z" w16du:dateUtc="2026-03-31T17:09:00Z">
        <w:r w:rsidR="004A4FB0" w:rsidRPr="00122B6E">
          <w:rPr>
            <w:i/>
            <w:lang w:val="en-GB"/>
          </w:rPr>
          <w:t>s</w:t>
        </w:r>
      </w:ins>
      <w:r w:rsidRPr="00122B6E">
        <w:rPr>
          <w:i/>
          <w:lang w:val="en-GB"/>
        </w:rPr>
        <w:t>etting</w:t>
      </w:r>
    </w:p>
    <w:p w14:paraId="3D7966BA" w14:textId="05F0A937" w:rsidR="00BD3D9B" w:rsidRPr="00122B6E" w:rsidRDefault="00E023C6" w:rsidP="00122B6E">
      <w:pPr>
        <w:pStyle w:val="TXF"/>
        <w:shd w:val="clear" w:color="000000" w:fill="auto"/>
        <w:rPr>
          <w:color w:val="auto"/>
        </w:rPr>
      </w:pPr>
      <w:r w:rsidRPr="00122B6E">
        <w:rPr>
          <w:color w:val="auto"/>
        </w:rPr>
        <w:t xml:space="preserve">Our study focuses on three rural </w:t>
      </w:r>
      <w:r w:rsidR="00C73337" w:rsidRPr="00122B6E">
        <w:rPr>
          <w:color w:val="auto"/>
        </w:rPr>
        <w:t xml:space="preserve">long-term care </w:t>
      </w:r>
      <w:r w:rsidRPr="00122B6E">
        <w:rPr>
          <w:color w:val="auto"/>
        </w:rPr>
        <w:t xml:space="preserve">homes </w:t>
      </w:r>
      <w:r w:rsidR="00C73337" w:rsidRPr="00122B6E">
        <w:rPr>
          <w:color w:val="auto"/>
        </w:rPr>
        <w:t xml:space="preserve">within the </w:t>
      </w:r>
      <w:r w:rsidR="001A0C91" w:rsidRPr="00122B6E">
        <w:rPr>
          <w:color w:val="auto"/>
        </w:rPr>
        <w:t>[blinded for review]</w:t>
      </w:r>
      <w:r w:rsidRPr="00122B6E">
        <w:rPr>
          <w:color w:val="auto"/>
        </w:rPr>
        <w:t xml:space="preserve">. </w:t>
      </w:r>
      <w:r w:rsidR="008033A6" w:rsidRPr="00122B6E">
        <w:rPr>
          <w:color w:val="auto"/>
        </w:rPr>
        <w:t>All homes were similar in organizational structure, purpose</w:t>
      </w:r>
      <w:del w:id="45" w:author="Raja Pari" w:date="2026-04-01T22:02:00Z" w16du:dateUtc="2026-04-01T16:32:00Z">
        <w:r w:rsidR="008033A6" w:rsidRPr="00122B6E" w:rsidDel="008918F4">
          <w:rPr>
            <w:color w:val="auto"/>
          </w:rPr>
          <w:delText>,</w:delText>
        </w:r>
      </w:del>
      <w:r w:rsidR="008033A6" w:rsidRPr="00122B6E">
        <w:rPr>
          <w:color w:val="auto"/>
        </w:rPr>
        <w:t xml:space="preserve"> and care arrangement. The homes were all considered rural, not in city </w:t>
      </w:r>
      <w:del w:id="46" w:author="Raja Pari" w:date="2026-03-31T22:38:00Z" w16du:dateUtc="2026-03-31T17:08:00Z">
        <w:r w:rsidR="008033A6" w:rsidRPr="00122B6E" w:rsidDel="004A4FB0">
          <w:rPr>
            <w:color w:val="auto"/>
          </w:rPr>
          <w:delText>centers</w:delText>
        </w:r>
      </w:del>
      <w:ins w:id="47" w:author="Raja Pari" w:date="2026-03-31T22:38:00Z" w16du:dateUtc="2026-03-31T17:08:00Z">
        <w:r w:rsidR="004A4FB0" w:rsidRPr="00122B6E">
          <w:rPr>
            <w:color w:val="auto"/>
          </w:rPr>
          <w:t>centres</w:t>
        </w:r>
      </w:ins>
      <w:r w:rsidR="005915FC" w:rsidRPr="00122B6E">
        <w:rPr>
          <w:color w:val="auto"/>
        </w:rPr>
        <w:t>,</w:t>
      </w:r>
      <w:r w:rsidR="008033A6" w:rsidRPr="00122B6E">
        <w:rPr>
          <w:color w:val="auto"/>
        </w:rPr>
        <w:t xml:space="preserve"> and not attached to emergency departments. </w:t>
      </w:r>
      <w:r w:rsidR="00CA7686" w:rsidRPr="00122B6E">
        <w:rPr>
          <w:color w:val="auto"/>
        </w:rPr>
        <w:t>The not-for-profit h</w:t>
      </w:r>
      <w:r w:rsidR="008033A6" w:rsidRPr="00122B6E">
        <w:rPr>
          <w:color w:val="auto"/>
        </w:rPr>
        <w:t>omes ranged in size from 31</w:t>
      </w:r>
      <w:r w:rsidR="00CA7686" w:rsidRPr="00122B6E">
        <w:rPr>
          <w:color w:val="auto"/>
        </w:rPr>
        <w:t xml:space="preserve"> to </w:t>
      </w:r>
      <w:r w:rsidR="008033A6" w:rsidRPr="00122B6E">
        <w:rPr>
          <w:color w:val="auto"/>
        </w:rPr>
        <w:t>68 beds</w:t>
      </w:r>
      <w:r w:rsidR="00CA7686" w:rsidRPr="00122B6E">
        <w:rPr>
          <w:color w:val="auto"/>
        </w:rPr>
        <w:t>.</w:t>
      </w:r>
    </w:p>
    <w:p w14:paraId="04CE83DF" w14:textId="499076D2" w:rsidR="00BD3D9B" w:rsidRPr="00122B6E" w:rsidRDefault="00FF63FF" w:rsidP="00122B6E">
      <w:pPr>
        <w:pStyle w:val="TX"/>
        <w:shd w:val="clear" w:color="000000" w:fill="auto"/>
        <w:rPr>
          <w:rFonts w:ascii="Quattrocento Sans" w:eastAsia="Quattrocento Sans" w:hAnsi="Quattrocento Sans" w:cs="Quattrocento Sans"/>
          <w:color w:val="auto"/>
          <w:sz w:val="18"/>
          <w:szCs w:val="18"/>
        </w:rPr>
      </w:pPr>
      <w:r w:rsidRPr="00122B6E">
        <w:rPr>
          <w:color w:val="auto"/>
        </w:rPr>
        <w:t xml:space="preserve">Purposive sampling was used to identify participants </w:t>
      </w:r>
      <w:r w:rsidR="00A31CEE" w:rsidRPr="00122B6E">
        <w:rPr>
          <w:color w:val="auto"/>
        </w:rPr>
        <w:t>for this study. F</w:t>
      </w:r>
      <w:r w:rsidR="00C73337" w:rsidRPr="00122B6E">
        <w:rPr>
          <w:color w:val="auto"/>
        </w:rPr>
        <w:t xml:space="preserve">amily caregivers </w:t>
      </w:r>
      <w:r w:rsidR="003D5496" w:rsidRPr="00122B6E">
        <w:rPr>
          <w:color w:val="auto"/>
        </w:rPr>
        <w:t xml:space="preserve">of residents aged 65 years and </w:t>
      </w:r>
      <w:r w:rsidR="00515484" w:rsidRPr="00122B6E">
        <w:rPr>
          <w:color w:val="auto"/>
        </w:rPr>
        <w:t>older</w:t>
      </w:r>
      <w:r w:rsidR="00A31CEE" w:rsidRPr="00122B6E">
        <w:rPr>
          <w:color w:val="auto"/>
        </w:rPr>
        <w:t xml:space="preserve"> </w:t>
      </w:r>
      <w:r w:rsidR="008033A6" w:rsidRPr="00122B6E">
        <w:rPr>
          <w:color w:val="auto"/>
        </w:rPr>
        <w:t>who became unwell during the study period were interviewed</w:t>
      </w:r>
      <w:r w:rsidR="00A31CEE" w:rsidRPr="00122B6E">
        <w:rPr>
          <w:color w:val="auto"/>
        </w:rPr>
        <w:t>.</w:t>
      </w:r>
      <w:r w:rsidR="003D5496" w:rsidRPr="00122B6E">
        <w:rPr>
          <w:color w:val="auto"/>
        </w:rPr>
        <w:t xml:space="preserve"> </w:t>
      </w:r>
      <w:r w:rsidR="000D692B" w:rsidRPr="00122B6E">
        <w:rPr>
          <w:color w:val="auto"/>
        </w:rPr>
        <w:t xml:space="preserve">Family caregivers were excluded from the study if they could not communicate in English. </w:t>
      </w:r>
      <w:r w:rsidR="003D5496" w:rsidRPr="00122B6E">
        <w:rPr>
          <w:color w:val="auto"/>
        </w:rPr>
        <w:t xml:space="preserve">The </w:t>
      </w:r>
      <w:r w:rsidR="00C73337" w:rsidRPr="00122B6E">
        <w:rPr>
          <w:color w:val="auto"/>
        </w:rPr>
        <w:t xml:space="preserve">family caregivers </w:t>
      </w:r>
      <w:r w:rsidR="003D5496" w:rsidRPr="00122B6E">
        <w:rPr>
          <w:color w:val="auto"/>
        </w:rPr>
        <w:t>were identified as either substitute decision-makers or recommended by the substitute decision-maker as the most appropriate person to interview.</w:t>
      </w:r>
      <w:r w:rsidR="00631BA7" w:rsidRPr="00122B6E">
        <w:rPr>
          <w:color w:val="auto"/>
        </w:rPr>
        <w:t xml:space="preserve"> Demographic information was collected using the InterRAI Family Survey on Nursing Home Quality of life</w:t>
      </w:r>
      <w:r w:rsidR="00BD3D9B" w:rsidRPr="00122B6E">
        <w:rPr>
          <w:color w:val="auto"/>
          <w:vertAlign w:val="superscript"/>
        </w:rPr>
        <w:t>©</w:t>
      </w:r>
      <w:r w:rsidR="00631BA7" w:rsidRPr="00122B6E">
        <w:rPr>
          <w:color w:val="auto"/>
        </w:rPr>
        <w:t xml:space="preserve"> (Godin </w:t>
      </w:r>
      <w:r w:rsidR="00631BA7" w:rsidRPr="00122B6E">
        <w:rPr>
          <w:i/>
          <w:color w:val="auto"/>
        </w:rPr>
        <w:t>et al</w:t>
      </w:r>
      <w:r w:rsidR="00631BA7" w:rsidRPr="00122B6E">
        <w:rPr>
          <w:color w:val="auto"/>
        </w:rPr>
        <w:t xml:space="preserve">., </w:t>
      </w:r>
      <w:del w:id="48" w:author="Raja Pari" w:date="2026-04-01T13:09:00Z" w16du:dateUtc="2026-04-01T07:39:00Z">
        <w:r w:rsidR="006D10E5" w:rsidRPr="00122B6E" w:rsidDel="00FD1C81">
          <w:rPr>
            <w:color w:val="auto"/>
          </w:rPr>
          <w:delText>n.d.</w:delText>
        </w:r>
      </w:del>
      <w:ins w:id="49" w:author="Raja Pari" w:date="2026-04-01T13:09:00Z" w16du:dateUtc="2026-04-01T07:39:00Z">
        <w:r w:rsidR="00FD1C81" w:rsidRPr="00122B6E">
          <w:rPr>
            <w:color w:val="auto"/>
          </w:rPr>
          <w:t>2015</w:t>
        </w:r>
      </w:ins>
      <w:r w:rsidR="00631BA7" w:rsidRPr="00122B6E">
        <w:rPr>
          <w:color w:val="auto"/>
        </w:rPr>
        <w:t xml:space="preserve">; Morris </w:t>
      </w:r>
      <w:r w:rsidR="00631BA7" w:rsidRPr="00122B6E">
        <w:rPr>
          <w:i/>
          <w:color w:val="auto"/>
        </w:rPr>
        <w:t>et al</w:t>
      </w:r>
      <w:r w:rsidR="00631BA7" w:rsidRPr="00122B6E">
        <w:rPr>
          <w:color w:val="auto"/>
        </w:rPr>
        <w:t xml:space="preserve">., </w:t>
      </w:r>
      <w:del w:id="50" w:author="Raja Pari" w:date="2026-04-01T13:13:00Z" w16du:dateUtc="2026-04-01T07:43:00Z">
        <w:r w:rsidR="00631BA7" w:rsidRPr="00122B6E" w:rsidDel="00FD1C81">
          <w:rPr>
            <w:color w:val="auto"/>
          </w:rPr>
          <w:delText>2015</w:delText>
        </w:r>
      </w:del>
      <w:ins w:id="51" w:author="Raja Pari" w:date="2026-04-01T13:13:00Z" w16du:dateUtc="2026-04-01T07:43:00Z">
        <w:r w:rsidR="00FD1C81" w:rsidRPr="00122B6E">
          <w:rPr>
            <w:color w:val="auto"/>
          </w:rPr>
          <w:t>n.d.</w:t>
        </w:r>
      </w:ins>
      <w:r w:rsidR="00631BA7" w:rsidRPr="00122B6E">
        <w:rPr>
          <w:color w:val="auto"/>
        </w:rPr>
        <w:t xml:space="preserve">) and is limited to the information collected by that survey. </w:t>
      </w:r>
      <w:r w:rsidR="008033A6" w:rsidRPr="00122B6E">
        <w:rPr>
          <w:color w:val="auto"/>
        </w:rPr>
        <w:t xml:space="preserve">The majority of participants were </w:t>
      </w:r>
      <w:r w:rsidR="00A31CEE" w:rsidRPr="00122B6E">
        <w:rPr>
          <w:color w:val="auto"/>
        </w:rPr>
        <w:t>female and</w:t>
      </w:r>
      <w:r w:rsidR="008033A6" w:rsidRPr="00122B6E">
        <w:rPr>
          <w:color w:val="auto"/>
        </w:rPr>
        <w:t xml:space="preserve"> were the daughters of the residents who became</w:t>
      </w:r>
      <w:r w:rsidR="001524AC" w:rsidRPr="00122B6E">
        <w:rPr>
          <w:color w:val="auto"/>
        </w:rPr>
        <w:t xml:space="preserve"> unwell. Except for one dyad of caregiver and resident, all interviews were conducted with caregivers (see </w:t>
      </w:r>
      <w:del w:id="52" w:author="Raja Pari" w:date="2026-04-01T13:27:00Z" w16du:dateUtc="2026-04-01T07:57:00Z">
        <w:r w:rsidR="001524AC" w:rsidRPr="00122B6E" w:rsidDel="00940AB3">
          <w:rPr>
            <w:color w:val="auto"/>
          </w:rPr>
          <w:delText>t</w:delText>
        </w:r>
      </w:del>
      <w:ins w:id="53" w:author="Raja Pari" w:date="2026-04-01T13:27:00Z" w16du:dateUtc="2026-04-01T07:57:00Z">
        <w:r w:rsidR="00940AB3" w:rsidRPr="00122B6E">
          <w:rPr>
            <w:color w:val="auto"/>
          </w:rPr>
          <w:t>T</w:t>
        </w:r>
      </w:ins>
      <w:r w:rsidR="001524AC" w:rsidRPr="00122B6E">
        <w:rPr>
          <w:color w:val="auto"/>
        </w:rPr>
        <w:t xml:space="preserve">able 1 for additional demographic information). </w:t>
      </w:r>
      <w:r w:rsidR="00A31CEE" w:rsidRPr="00122B6E">
        <w:rPr>
          <w:color w:val="auto"/>
        </w:rPr>
        <w:t>Transcripts from 11 participants were included</w:t>
      </w:r>
      <w:r w:rsidR="005915FC" w:rsidRPr="00122B6E">
        <w:rPr>
          <w:color w:val="auto"/>
        </w:rPr>
        <w:t xml:space="preserve"> in the analysis</w:t>
      </w:r>
      <w:r w:rsidR="00A31CEE" w:rsidRPr="00122B6E">
        <w:rPr>
          <w:color w:val="auto"/>
        </w:rPr>
        <w:t>.</w:t>
      </w:r>
    </w:p>
    <w:p w14:paraId="4ACEE980" w14:textId="3446159F" w:rsidR="00BD3D9B" w:rsidRPr="00122B6E" w:rsidRDefault="003D5496" w:rsidP="00122B6E">
      <w:pPr>
        <w:pStyle w:val="TX"/>
        <w:shd w:val="clear" w:color="000000" w:fill="auto"/>
        <w:rPr>
          <w:color w:val="auto"/>
        </w:rPr>
      </w:pPr>
      <w:r w:rsidRPr="00122B6E">
        <w:rPr>
          <w:color w:val="auto"/>
        </w:rPr>
        <w:t xml:space="preserve">Family </w:t>
      </w:r>
      <w:r w:rsidR="00C73337" w:rsidRPr="00122B6E">
        <w:rPr>
          <w:color w:val="auto"/>
        </w:rPr>
        <w:t xml:space="preserve">caregivers </w:t>
      </w:r>
      <w:r w:rsidRPr="00122B6E">
        <w:rPr>
          <w:color w:val="auto"/>
        </w:rPr>
        <w:t xml:space="preserve">provided written informed consent to participate. One interview was conducted with the resident present at the family </w:t>
      </w:r>
      <w:r w:rsidR="00C73337" w:rsidRPr="00122B6E">
        <w:rPr>
          <w:color w:val="auto"/>
        </w:rPr>
        <w:t>caregiver</w:t>
      </w:r>
      <w:r w:rsidR="00BD3D9B" w:rsidRPr="00122B6E">
        <w:rPr>
          <w:color w:val="auto"/>
        </w:rPr>
        <w:t>’</w:t>
      </w:r>
      <w:r w:rsidR="00C73337" w:rsidRPr="00122B6E">
        <w:rPr>
          <w:color w:val="auto"/>
        </w:rPr>
        <w:t xml:space="preserve">s </w:t>
      </w:r>
      <w:r w:rsidRPr="00122B6E">
        <w:rPr>
          <w:color w:val="auto"/>
        </w:rPr>
        <w:t xml:space="preserve">request. This resident provided assent to participate in the interview process. In the interview with the resident present, the information provided by the resident was </w:t>
      </w:r>
      <w:r w:rsidR="00515484" w:rsidRPr="00122B6E">
        <w:rPr>
          <w:color w:val="auto"/>
        </w:rPr>
        <w:t>included</w:t>
      </w:r>
      <w:r w:rsidRPr="00122B6E">
        <w:rPr>
          <w:color w:val="auto"/>
        </w:rPr>
        <w:t xml:space="preserve"> </w:t>
      </w:r>
      <w:r w:rsidR="00515484" w:rsidRPr="00122B6E">
        <w:rPr>
          <w:color w:val="auto"/>
        </w:rPr>
        <w:t>in</w:t>
      </w:r>
      <w:r w:rsidRPr="00122B6E">
        <w:rPr>
          <w:color w:val="auto"/>
        </w:rPr>
        <w:t xml:space="preserve"> the analysis.</w:t>
      </w:r>
      <w:r w:rsidR="00BD3D9B" w:rsidRPr="00122B6E">
        <w:rPr>
          <w:color w:val="auto"/>
        </w:rPr>
        <w:t xml:space="preserve"> </w:t>
      </w:r>
      <w:r w:rsidR="0018191F" w:rsidRPr="00122B6E">
        <w:rPr>
          <w:color w:val="auto"/>
        </w:rPr>
        <w:t xml:space="preserve">While interviews were initially planned to be semi-structured, they ultimately became more unstructured due to the conversational nature of interactions between family partners and caregivers. </w:t>
      </w:r>
      <w:r w:rsidR="008033A6" w:rsidRPr="00122B6E">
        <w:rPr>
          <w:color w:val="auto"/>
        </w:rPr>
        <w:t>All interviews occurred in-person at the respective long-term care homes in a private space (resident</w:t>
      </w:r>
      <w:r w:rsidR="00BD3D9B" w:rsidRPr="00122B6E">
        <w:rPr>
          <w:color w:val="auto"/>
        </w:rPr>
        <w:t>’</w:t>
      </w:r>
      <w:r w:rsidR="008033A6" w:rsidRPr="00122B6E">
        <w:rPr>
          <w:color w:val="auto"/>
        </w:rPr>
        <w:t xml:space="preserve">s room, office space, etc.) and lasted on average one hour. </w:t>
      </w:r>
      <w:r w:rsidR="00403459" w:rsidRPr="00122B6E">
        <w:rPr>
          <w:color w:val="auto"/>
        </w:rPr>
        <w:t>The interviews were</w:t>
      </w:r>
      <w:r w:rsidR="008033A6" w:rsidRPr="00122B6E">
        <w:rPr>
          <w:color w:val="auto"/>
        </w:rPr>
        <w:t xml:space="preserve"> audio-recorded and</w:t>
      </w:r>
      <w:r w:rsidR="00403459" w:rsidRPr="00122B6E">
        <w:rPr>
          <w:color w:val="auto"/>
        </w:rPr>
        <w:t xml:space="preserve"> transcribed by </w:t>
      </w:r>
      <w:r w:rsidR="005915FC" w:rsidRPr="00122B6E">
        <w:rPr>
          <w:color w:val="auto"/>
        </w:rPr>
        <w:t xml:space="preserve">the </w:t>
      </w:r>
      <w:r w:rsidR="00403459" w:rsidRPr="00122B6E">
        <w:rPr>
          <w:color w:val="auto"/>
        </w:rPr>
        <w:t>family partners</w:t>
      </w:r>
      <w:r w:rsidR="008854E0" w:rsidRPr="00122B6E">
        <w:rPr>
          <w:color w:val="auto"/>
        </w:rPr>
        <w:t xml:space="preserve"> who conducted the interviews.</w:t>
      </w:r>
    </w:p>
    <w:p w14:paraId="0B080F86" w14:textId="012306CA" w:rsidR="00BD3D9B" w:rsidRPr="00122B6E" w:rsidRDefault="00BD3D9B" w:rsidP="00122B6E">
      <w:pPr>
        <w:pStyle w:val="H2"/>
        <w:shd w:val="clear" w:color="000000" w:fill="auto"/>
        <w:rPr>
          <w:rFonts w:ascii="Quattrocento Sans" w:eastAsia="Quattrocento Sans" w:hAnsi="Quattrocento Sans" w:cs="Quattrocento Sans"/>
          <w:i/>
          <w:sz w:val="18"/>
          <w:szCs w:val="18"/>
          <w:lang w:val="en-GB"/>
        </w:rPr>
      </w:pPr>
      <w:r w:rsidRPr="00122B6E">
        <w:rPr>
          <w:i/>
          <w:lang w:val="en-GB"/>
        </w:rPr>
        <w:t>Analysis</w:t>
      </w:r>
    </w:p>
    <w:p w14:paraId="206B86B5" w14:textId="60B0DC04" w:rsidR="00BD3D9B" w:rsidRPr="00122B6E" w:rsidRDefault="00515484" w:rsidP="00122B6E">
      <w:pPr>
        <w:pStyle w:val="TXF"/>
        <w:shd w:val="clear" w:color="000000" w:fill="auto"/>
        <w:rPr>
          <w:color w:val="auto"/>
        </w:rPr>
      </w:pPr>
      <w:r w:rsidRPr="00122B6E">
        <w:rPr>
          <w:color w:val="auto"/>
        </w:rPr>
        <w:t xml:space="preserve">This study followed </w:t>
      </w:r>
      <w:hyperlink w:anchor="Braun_et_al__2020" w:tooltip="Braun, V. &amp; Clarke, V. (2020): One size fits all? What counts as quality practice in (reflexive) thematic analysis? Qualitative Research in Psychology. https://doi.org/10.1080/14780887.2020.1769238&#10;" w:history="1">
        <w:r w:rsidRPr="00122B6E">
          <w:rPr>
            <w:rStyle w:val="Hyperlink"/>
          </w:rPr>
          <w:t>Braun and Clarke</w:t>
        </w:r>
        <w:r w:rsidR="00BD3D9B" w:rsidRPr="00122B6E">
          <w:rPr>
            <w:rStyle w:val="Hyperlink"/>
          </w:rPr>
          <w:t>’</w:t>
        </w:r>
        <w:r w:rsidRPr="00122B6E">
          <w:rPr>
            <w:rStyle w:val="Hyperlink"/>
          </w:rPr>
          <w:t>s (2020</w:t>
        </w:r>
      </w:hyperlink>
      <w:r w:rsidRPr="00122B6E">
        <w:rPr>
          <w:color w:val="auto"/>
        </w:rPr>
        <w:t xml:space="preserve">) reflexive thematic analysis to identify, </w:t>
      </w:r>
      <w:del w:id="54" w:author="Raja Pari" w:date="2026-03-31T22:38:00Z" w16du:dateUtc="2026-03-31T17:08:00Z">
        <w:r w:rsidRPr="00122B6E" w:rsidDel="004A4FB0">
          <w:rPr>
            <w:color w:val="auto"/>
          </w:rPr>
          <w:delText>analyze</w:delText>
        </w:r>
      </w:del>
      <w:ins w:id="55" w:author="Raja Pari" w:date="2026-03-31T22:38:00Z" w16du:dateUtc="2026-03-31T17:08:00Z">
        <w:r w:rsidR="004A4FB0" w:rsidRPr="00122B6E">
          <w:rPr>
            <w:color w:val="auto"/>
          </w:rPr>
          <w:t>analyse</w:t>
        </w:r>
      </w:ins>
      <w:r w:rsidRPr="00122B6E">
        <w:rPr>
          <w:color w:val="auto"/>
        </w:rPr>
        <w:t xml:space="preserve">, </w:t>
      </w:r>
      <w:del w:id="56" w:author="Raja Pari" w:date="2026-03-31T22:38:00Z" w16du:dateUtc="2026-03-31T17:08:00Z">
        <w:r w:rsidRPr="00122B6E" w:rsidDel="004A4FB0">
          <w:rPr>
            <w:color w:val="auto"/>
          </w:rPr>
          <w:delText>organize</w:delText>
        </w:r>
      </w:del>
      <w:ins w:id="57" w:author="Raja Pari" w:date="2026-03-31T22:38:00Z" w16du:dateUtc="2026-03-31T17:08:00Z">
        <w:r w:rsidR="004A4FB0" w:rsidRPr="00122B6E">
          <w:rPr>
            <w:color w:val="auto"/>
          </w:rPr>
          <w:t>organise</w:t>
        </w:r>
      </w:ins>
      <w:r w:rsidRPr="00122B6E">
        <w:rPr>
          <w:color w:val="auto"/>
        </w:rPr>
        <w:t>, describe</w:t>
      </w:r>
      <w:del w:id="58" w:author="Raja Pari" w:date="2026-04-01T22:03:00Z" w16du:dateUtc="2026-04-01T16:33:00Z">
        <w:r w:rsidRPr="00122B6E" w:rsidDel="008918F4">
          <w:rPr>
            <w:color w:val="auto"/>
          </w:rPr>
          <w:delText>,</w:delText>
        </w:r>
      </w:del>
      <w:r w:rsidRPr="00122B6E">
        <w:rPr>
          <w:color w:val="auto"/>
        </w:rPr>
        <w:t xml:space="preserve"> and report themes found within the interview transcripts.</w:t>
      </w:r>
      <w:r w:rsidR="003645A2" w:rsidRPr="00122B6E">
        <w:rPr>
          <w:color w:val="auto"/>
        </w:rPr>
        <w:t xml:space="preserve"> </w:t>
      </w:r>
      <w:r w:rsidR="0018191F" w:rsidRPr="00122B6E">
        <w:rPr>
          <w:color w:val="auto"/>
        </w:rPr>
        <w:t>This approach involves six steps, the first of which is becoming familiar with the data. The second step is to develop initial codes based on the data. Step three involve</w:t>
      </w:r>
      <w:r w:rsidR="00BF79CA" w:rsidRPr="00122B6E">
        <w:rPr>
          <w:color w:val="auto"/>
        </w:rPr>
        <w:t xml:space="preserve">d </w:t>
      </w:r>
      <w:del w:id="59" w:author="Raja Pari" w:date="2026-03-31T22:38:00Z" w16du:dateUtc="2026-03-31T17:08:00Z">
        <w:r w:rsidR="00BF79CA" w:rsidRPr="00122B6E" w:rsidDel="004A4FB0">
          <w:rPr>
            <w:color w:val="auto"/>
          </w:rPr>
          <w:delText>sy</w:delText>
        </w:r>
        <w:r w:rsidR="0018191F" w:rsidRPr="00122B6E" w:rsidDel="004A4FB0">
          <w:rPr>
            <w:color w:val="auto"/>
          </w:rPr>
          <w:delText>nthesizing</w:delText>
        </w:r>
      </w:del>
      <w:ins w:id="60" w:author="Raja Pari" w:date="2026-03-31T22:38:00Z" w16du:dateUtc="2026-03-31T17:08:00Z">
        <w:r w:rsidR="004A4FB0" w:rsidRPr="00122B6E">
          <w:rPr>
            <w:color w:val="auto"/>
          </w:rPr>
          <w:t>synthesising</w:t>
        </w:r>
      </w:ins>
      <w:r w:rsidR="0018191F" w:rsidRPr="00122B6E">
        <w:rPr>
          <w:color w:val="auto"/>
        </w:rPr>
        <w:t xml:space="preserve"> codes into themes</w:t>
      </w:r>
      <w:r w:rsidR="00BF79CA" w:rsidRPr="00122B6E">
        <w:rPr>
          <w:color w:val="auto"/>
        </w:rPr>
        <w:t>. This was undertaken by clustering sticky notes of codes on an open wall</w:t>
      </w:r>
      <w:r w:rsidR="006D10E5" w:rsidRPr="00122B6E">
        <w:rPr>
          <w:color w:val="auto"/>
        </w:rPr>
        <w:t xml:space="preserve">, </w:t>
      </w:r>
      <w:r w:rsidR="003645A2" w:rsidRPr="00122B6E">
        <w:rPr>
          <w:color w:val="auto"/>
        </w:rPr>
        <w:t>which</w:t>
      </w:r>
      <w:r w:rsidR="006D10E5" w:rsidRPr="00122B6E">
        <w:rPr>
          <w:color w:val="auto"/>
        </w:rPr>
        <w:t xml:space="preserve"> allowed members of the research team</w:t>
      </w:r>
      <w:r w:rsidR="003645A2" w:rsidRPr="00122B6E">
        <w:rPr>
          <w:color w:val="auto"/>
        </w:rPr>
        <w:t>,</w:t>
      </w:r>
      <w:r w:rsidR="006D10E5" w:rsidRPr="00122B6E">
        <w:rPr>
          <w:color w:val="auto"/>
        </w:rPr>
        <w:t xml:space="preserve"> to see all the codes in one place and physically move them around during discussion about </w:t>
      </w:r>
      <w:r w:rsidR="003645A2" w:rsidRPr="00122B6E">
        <w:rPr>
          <w:color w:val="auto"/>
        </w:rPr>
        <w:t>what codes fit together</w:t>
      </w:r>
      <w:r w:rsidR="00BF79CA" w:rsidRPr="00122B6E">
        <w:rPr>
          <w:color w:val="auto"/>
        </w:rPr>
        <w:t>.</w:t>
      </w:r>
      <w:r w:rsidR="0018191F" w:rsidRPr="00122B6E">
        <w:rPr>
          <w:color w:val="auto"/>
        </w:rPr>
        <w:t xml:space="preserve"> In the fourth step, the</w:t>
      </w:r>
      <w:r w:rsidR="003D5496" w:rsidRPr="00122B6E">
        <w:rPr>
          <w:color w:val="auto"/>
        </w:rPr>
        <w:t xml:space="preserve"> themes were reviewed with </w:t>
      </w:r>
      <w:r w:rsidRPr="00122B6E">
        <w:rPr>
          <w:color w:val="auto"/>
        </w:rPr>
        <w:t>the authors</w:t>
      </w:r>
      <w:r w:rsidR="003D5496" w:rsidRPr="00122B6E">
        <w:rPr>
          <w:color w:val="auto"/>
        </w:rPr>
        <w:t xml:space="preserve"> to </w:t>
      </w:r>
      <w:del w:id="61" w:author="Raja Pari" w:date="2026-03-31T22:38:00Z" w16du:dateUtc="2026-03-31T17:08:00Z">
        <w:r w:rsidR="003D5496" w:rsidRPr="00122B6E" w:rsidDel="004A4FB0">
          <w:rPr>
            <w:color w:val="auto"/>
          </w:rPr>
          <w:delText>organize</w:delText>
        </w:r>
      </w:del>
      <w:ins w:id="62" w:author="Raja Pari" w:date="2026-03-31T22:38:00Z" w16du:dateUtc="2026-03-31T17:08:00Z">
        <w:r w:rsidR="004A4FB0" w:rsidRPr="00122B6E">
          <w:rPr>
            <w:color w:val="auto"/>
          </w:rPr>
          <w:t>organise</w:t>
        </w:r>
      </w:ins>
      <w:r w:rsidR="003D5496" w:rsidRPr="00122B6E">
        <w:rPr>
          <w:color w:val="auto"/>
        </w:rPr>
        <w:t xml:space="preserve"> and refine them.</w:t>
      </w:r>
      <w:r w:rsidR="00BF79CA" w:rsidRPr="00122B6E">
        <w:rPr>
          <w:color w:val="auto"/>
        </w:rPr>
        <w:t xml:space="preserve"> Themes were then documented in Padlet, a virtual bulletin </w:t>
      </w:r>
      <w:r w:rsidR="00BF79CA" w:rsidRPr="00122B6E">
        <w:rPr>
          <w:color w:val="auto"/>
        </w:rPr>
        <w:lastRenderedPageBreak/>
        <w:t>board software</w:t>
      </w:r>
      <w:r w:rsidR="000D692B" w:rsidRPr="00122B6E">
        <w:rPr>
          <w:color w:val="auto"/>
        </w:rPr>
        <w:t>.</w:t>
      </w:r>
      <w:r w:rsidR="003645A2" w:rsidRPr="00122B6E">
        <w:rPr>
          <w:color w:val="auto"/>
        </w:rPr>
        <w:t xml:space="preserve"> We chose to move to Padlet at this point because, once the level of themes was reached, it was important to engage a broader group of people within the research team to confirm that the themes made sense, and this was easier to do electronically. </w:t>
      </w:r>
      <w:r w:rsidR="003D5496" w:rsidRPr="00122B6E">
        <w:rPr>
          <w:color w:val="auto"/>
        </w:rPr>
        <w:t>Family partners [</w:t>
      </w:r>
      <w:r w:rsidR="00387CA8" w:rsidRPr="00122B6E">
        <w:rPr>
          <w:color w:val="auto"/>
        </w:rPr>
        <w:t>b</w:t>
      </w:r>
      <w:r w:rsidR="003D5496" w:rsidRPr="00122B6E">
        <w:rPr>
          <w:color w:val="auto"/>
        </w:rPr>
        <w:t xml:space="preserve">linded for </w:t>
      </w:r>
      <w:r w:rsidR="00387CA8" w:rsidRPr="00122B6E">
        <w:rPr>
          <w:color w:val="auto"/>
        </w:rPr>
        <w:t>r</w:t>
      </w:r>
      <w:r w:rsidR="003D5496" w:rsidRPr="00122B6E">
        <w:rPr>
          <w:color w:val="auto"/>
        </w:rPr>
        <w:t xml:space="preserve">eview] then collectively reviewed the themes and discussed the main essence of each theme and defined and </w:t>
      </w:r>
      <w:del w:id="63" w:author="Raja Pari" w:date="2026-03-31T22:38:00Z" w16du:dateUtc="2026-03-31T17:08:00Z">
        <w:r w:rsidR="003D5496" w:rsidRPr="00122B6E" w:rsidDel="004A4FB0">
          <w:rPr>
            <w:color w:val="auto"/>
          </w:rPr>
          <w:delText>categorized</w:delText>
        </w:r>
      </w:del>
      <w:ins w:id="64" w:author="Raja Pari" w:date="2026-03-31T22:38:00Z" w16du:dateUtc="2026-03-31T17:08:00Z">
        <w:r w:rsidR="004A4FB0" w:rsidRPr="00122B6E">
          <w:rPr>
            <w:color w:val="auto"/>
          </w:rPr>
          <w:t>categorised</w:t>
        </w:r>
      </w:ins>
      <w:r w:rsidR="003D5496" w:rsidRPr="00122B6E">
        <w:rPr>
          <w:color w:val="auto"/>
        </w:rPr>
        <w:t xml:space="preserve"> them</w:t>
      </w:r>
      <w:r w:rsidR="000D692B" w:rsidRPr="00122B6E">
        <w:rPr>
          <w:color w:val="auto"/>
        </w:rPr>
        <w:t xml:space="preserve"> in Padlet</w:t>
      </w:r>
      <w:r w:rsidR="00403459" w:rsidRPr="00122B6E">
        <w:rPr>
          <w:color w:val="auto"/>
        </w:rPr>
        <w:t xml:space="preserve">. </w:t>
      </w:r>
      <w:r w:rsidR="0018191F" w:rsidRPr="00122B6E">
        <w:rPr>
          <w:color w:val="auto"/>
        </w:rPr>
        <w:t xml:space="preserve">The fifth and sixth steps were completed by </w:t>
      </w:r>
      <w:r w:rsidR="0040389C" w:rsidRPr="00122B6E">
        <w:rPr>
          <w:color w:val="auto"/>
        </w:rPr>
        <w:t>refining</w:t>
      </w:r>
      <w:r w:rsidR="0018191F" w:rsidRPr="00122B6E">
        <w:rPr>
          <w:color w:val="auto"/>
        </w:rPr>
        <w:t xml:space="preserve"> the final themes and creating written descriptions of the </w:t>
      </w:r>
      <w:r w:rsidR="00447E7E" w:rsidRPr="00122B6E">
        <w:rPr>
          <w:color w:val="auto"/>
        </w:rPr>
        <w:t>themes</w:t>
      </w:r>
      <w:r w:rsidR="0018191F" w:rsidRPr="00122B6E">
        <w:rPr>
          <w:color w:val="auto"/>
        </w:rPr>
        <w:t xml:space="preserve"> in the report.</w:t>
      </w:r>
    </w:p>
    <w:p w14:paraId="337B779F" w14:textId="35897E7B" w:rsidR="00BD3D9B" w:rsidRPr="00122B6E" w:rsidRDefault="00BD3D9B" w:rsidP="00122B6E">
      <w:pPr>
        <w:pStyle w:val="H1"/>
        <w:shd w:val="clear" w:color="000000" w:fill="auto"/>
        <w:rPr>
          <w:lang w:val="en-GB"/>
        </w:rPr>
      </w:pPr>
      <w:r w:rsidRPr="00122B6E">
        <w:rPr>
          <w:lang w:val="en-GB"/>
        </w:rPr>
        <w:t>Findings</w:t>
      </w:r>
    </w:p>
    <w:p w14:paraId="44B0F076" w14:textId="42595C64" w:rsidR="00BD3D9B" w:rsidRPr="00122B6E" w:rsidRDefault="00F20A17" w:rsidP="00122B6E">
      <w:pPr>
        <w:pStyle w:val="TXF"/>
        <w:shd w:val="clear" w:color="000000" w:fill="auto"/>
        <w:rPr>
          <w:color w:val="auto"/>
        </w:rPr>
      </w:pPr>
      <w:r w:rsidRPr="00122B6E">
        <w:rPr>
          <w:color w:val="auto"/>
        </w:rPr>
        <w:t>Four</w:t>
      </w:r>
      <w:r w:rsidR="00403459" w:rsidRPr="00122B6E">
        <w:rPr>
          <w:color w:val="auto"/>
        </w:rPr>
        <w:t xml:space="preserve"> </w:t>
      </w:r>
      <w:r w:rsidR="003D5496" w:rsidRPr="00122B6E">
        <w:rPr>
          <w:color w:val="auto"/>
        </w:rPr>
        <w:t>themes were identified:</w:t>
      </w:r>
      <w:r w:rsidR="00BD3D9B" w:rsidRPr="00122B6E">
        <w:rPr>
          <w:color w:val="auto"/>
        </w:rPr>
        <w:t xml:space="preserve"> </w:t>
      </w:r>
      <w:r w:rsidR="00BD3D9B" w:rsidRPr="00122B6E">
        <w:rPr>
          <w:i/>
          <w:color w:val="auto"/>
        </w:rPr>
        <w:t>Transitions</w:t>
      </w:r>
      <w:r w:rsidR="00BD3D9B" w:rsidRPr="008918F4">
        <w:rPr>
          <w:iCs/>
          <w:color w:val="auto"/>
          <w:rPrChange w:id="65" w:author="Raja Pari" w:date="2026-04-01T22:03:00Z" w16du:dateUtc="2026-04-01T16:33:00Z">
            <w:rPr>
              <w:i/>
              <w:color w:val="auto"/>
            </w:rPr>
          </w:rPrChange>
        </w:rPr>
        <w:t xml:space="preserve">, </w:t>
      </w:r>
      <w:r w:rsidR="00BD3D9B" w:rsidRPr="00122B6E">
        <w:rPr>
          <w:i/>
          <w:color w:val="auto"/>
        </w:rPr>
        <w:t>Rural Context and Resources</w:t>
      </w:r>
      <w:r w:rsidR="00BD3D9B" w:rsidRPr="008918F4">
        <w:rPr>
          <w:iCs/>
          <w:color w:val="auto"/>
          <w:rPrChange w:id="66" w:author="Raja Pari" w:date="2026-04-01T22:03:00Z" w16du:dateUtc="2026-04-01T16:33:00Z">
            <w:rPr>
              <w:i/>
              <w:color w:val="auto"/>
            </w:rPr>
          </w:rPrChange>
        </w:rPr>
        <w:t xml:space="preserve">, </w:t>
      </w:r>
      <w:r w:rsidR="00BD3D9B" w:rsidRPr="00122B6E">
        <w:rPr>
          <w:i/>
          <w:color w:val="auto"/>
        </w:rPr>
        <w:t>Adverse Events</w:t>
      </w:r>
      <w:del w:id="67" w:author="Raja Pari" w:date="2026-04-01T22:03:00Z" w16du:dateUtc="2026-04-01T16:33:00Z">
        <w:r w:rsidR="00BD3D9B" w:rsidRPr="00122B6E" w:rsidDel="008918F4">
          <w:rPr>
            <w:i/>
            <w:color w:val="auto"/>
          </w:rPr>
          <w:delText>,</w:delText>
        </w:r>
      </w:del>
      <w:r w:rsidR="00BD3D9B" w:rsidRPr="00122B6E">
        <w:rPr>
          <w:color w:val="auto"/>
        </w:rPr>
        <w:t xml:space="preserve"> </w:t>
      </w:r>
      <w:r w:rsidR="003D5496" w:rsidRPr="00122B6E">
        <w:rPr>
          <w:color w:val="auto"/>
        </w:rPr>
        <w:t>and</w:t>
      </w:r>
      <w:r w:rsidR="00BD3D9B" w:rsidRPr="00122B6E">
        <w:rPr>
          <w:color w:val="auto"/>
        </w:rPr>
        <w:t xml:space="preserve"> </w:t>
      </w:r>
      <w:r w:rsidR="00BD3D9B" w:rsidRPr="00122B6E">
        <w:rPr>
          <w:i/>
          <w:color w:val="auto"/>
        </w:rPr>
        <w:t>Communication and Experiences with Staff</w:t>
      </w:r>
      <w:r w:rsidR="00BD3D9B" w:rsidRPr="008918F4">
        <w:rPr>
          <w:iCs/>
          <w:color w:val="auto"/>
          <w:rPrChange w:id="68" w:author="Raja Pari" w:date="2026-04-01T22:03:00Z" w16du:dateUtc="2026-04-01T16:33:00Z">
            <w:rPr>
              <w:i/>
              <w:color w:val="auto"/>
            </w:rPr>
          </w:rPrChange>
        </w:rPr>
        <w:t>.</w:t>
      </w:r>
      <w:r w:rsidR="003D5496" w:rsidRPr="00122B6E">
        <w:rPr>
          <w:color w:val="auto"/>
        </w:rPr>
        <w:t xml:space="preserve"> The</w:t>
      </w:r>
      <w:r w:rsidR="00292702" w:rsidRPr="00122B6E">
        <w:rPr>
          <w:color w:val="auto"/>
        </w:rPr>
        <w:t>se themes</w:t>
      </w:r>
      <w:r w:rsidR="003D5496" w:rsidRPr="00122B6E">
        <w:rPr>
          <w:color w:val="auto"/>
        </w:rPr>
        <w:t xml:space="preserve"> </w:t>
      </w:r>
      <w:r w:rsidR="008033A6" w:rsidRPr="00122B6E">
        <w:rPr>
          <w:color w:val="auto"/>
        </w:rPr>
        <w:t xml:space="preserve">reflected the experiences of </w:t>
      </w:r>
      <w:r w:rsidR="00C73337" w:rsidRPr="00122B6E">
        <w:rPr>
          <w:color w:val="auto"/>
        </w:rPr>
        <w:t xml:space="preserve">family caregivers </w:t>
      </w:r>
      <w:r w:rsidR="00A67C14" w:rsidRPr="00122B6E">
        <w:rPr>
          <w:color w:val="auto"/>
        </w:rPr>
        <w:t xml:space="preserve">with </w:t>
      </w:r>
      <w:r w:rsidR="003D5496" w:rsidRPr="00122B6E">
        <w:rPr>
          <w:color w:val="auto"/>
        </w:rPr>
        <w:t>an older adult</w:t>
      </w:r>
      <w:r w:rsidR="008033A6" w:rsidRPr="00122B6E">
        <w:rPr>
          <w:color w:val="auto"/>
        </w:rPr>
        <w:t xml:space="preserve"> who became unwell while</w:t>
      </w:r>
      <w:r w:rsidR="003D5496" w:rsidRPr="00122B6E">
        <w:rPr>
          <w:color w:val="auto"/>
        </w:rPr>
        <w:t xml:space="preserve"> living within a </w:t>
      </w:r>
      <w:r w:rsidR="00C73337" w:rsidRPr="00122B6E">
        <w:rPr>
          <w:color w:val="auto"/>
        </w:rPr>
        <w:t xml:space="preserve">long-term care </w:t>
      </w:r>
      <w:r w:rsidR="003D5496" w:rsidRPr="00122B6E">
        <w:rPr>
          <w:color w:val="auto"/>
        </w:rPr>
        <w:t xml:space="preserve">home, </w:t>
      </w:r>
      <w:r w:rsidR="008033A6" w:rsidRPr="00122B6E">
        <w:rPr>
          <w:color w:val="auto"/>
        </w:rPr>
        <w:t>highlighting life changes</w:t>
      </w:r>
      <w:r w:rsidR="003D5496" w:rsidRPr="00122B6E">
        <w:rPr>
          <w:color w:val="auto"/>
        </w:rPr>
        <w:t>, facing difficult decisions</w:t>
      </w:r>
      <w:del w:id="69" w:author="Raja Pari" w:date="2026-04-01T22:03:00Z" w16du:dateUtc="2026-04-01T16:33:00Z">
        <w:r w:rsidR="003D5496" w:rsidRPr="00122B6E" w:rsidDel="008918F4">
          <w:rPr>
            <w:color w:val="auto"/>
          </w:rPr>
          <w:delText>,</w:delText>
        </w:r>
      </w:del>
      <w:r w:rsidR="003D5496" w:rsidRPr="00122B6E">
        <w:rPr>
          <w:color w:val="auto"/>
        </w:rPr>
        <w:t xml:space="preserve"> and living in rural environments with limited resources. </w:t>
      </w:r>
      <w:r w:rsidR="008033A6" w:rsidRPr="00122B6E">
        <w:rPr>
          <w:color w:val="auto"/>
        </w:rPr>
        <w:t>F</w:t>
      </w:r>
      <w:r w:rsidR="00C73337" w:rsidRPr="00122B6E">
        <w:rPr>
          <w:color w:val="auto"/>
        </w:rPr>
        <w:t>amily caregivers</w:t>
      </w:r>
      <w:r w:rsidR="00BD3D9B" w:rsidRPr="00122B6E">
        <w:rPr>
          <w:color w:val="auto"/>
        </w:rPr>
        <w:t>’</w:t>
      </w:r>
      <w:r w:rsidR="00C73337" w:rsidRPr="00122B6E">
        <w:rPr>
          <w:color w:val="auto"/>
        </w:rPr>
        <w:t xml:space="preserve"> </w:t>
      </w:r>
      <w:r w:rsidR="003D5496" w:rsidRPr="00122B6E">
        <w:rPr>
          <w:color w:val="auto"/>
        </w:rPr>
        <w:t>perceptions of the working conditions of staff</w:t>
      </w:r>
      <w:r w:rsidR="008033A6" w:rsidRPr="00122B6E">
        <w:rPr>
          <w:color w:val="auto"/>
        </w:rPr>
        <w:t xml:space="preserve"> and their </w:t>
      </w:r>
      <w:r w:rsidR="003D5496" w:rsidRPr="00122B6E">
        <w:rPr>
          <w:color w:val="auto"/>
        </w:rPr>
        <w:t>experiences of the quality of care and possibilities for activities and relationships</w:t>
      </w:r>
      <w:r w:rsidR="008033A6" w:rsidRPr="00122B6E">
        <w:rPr>
          <w:color w:val="auto"/>
        </w:rPr>
        <w:t xml:space="preserve"> reflect</w:t>
      </w:r>
      <w:r w:rsidR="008854E0" w:rsidRPr="00122B6E">
        <w:rPr>
          <w:color w:val="auto"/>
        </w:rPr>
        <w:t xml:space="preserve">ed </w:t>
      </w:r>
      <w:r w:rsidR="008033A6" w:rsidRPr="00122B6E">
        <w:rPr>
          <w:color w:val="auto"/>
        </w:rPr>
        <w:t>the challenges inherent to rural contexts.</w:t>
      </w:r>
    </w:p>
    <w:p w14:paraId="1F913226" w14:textId="1EDA34B3" w:rsidR="00BD3D9B" w:rsidRPr="00122B6E" w:rsidRDefault="00BD3D9B" w:rsidP="00122B6E">
      <w:pPr>
        <w:pStyle w:val="H2"/>
        <w:shd w:val="clear" w:color="000000" w:fill="auto"/>
        <w:rPr>
          <w:lang w:val="en-GB"/>
        </w:rPr>
      </w:pPr>
      <w:r w:rsidRPr="00122B6E">
        <w:rPr>
          <w:lang w:val="en-GB"/>
        </w:rPr>
        <w:t>Transitions</w:t>
      </w:r>
    </w:p>
    <w:p w14:paraId="786EA3A1" w14:textId="4372CB8A" w:rsidR="00BD3D9B" w:rsidRPr="00122B6E" w:rsidRDefault="008F5928" w:rsidP="00122B6E">
      <w:pPr>
        <w:pStyle w:val="TXF"/>
        <w:shd w:val="clear" w:color="000000" w:fill="auto"/>
        <w:rPr>
          <w:color w:val="auto"/>
        </w:rPr>
      </w:pPr>
      <w:r w:rsidRPr="00122B6E">
        <w:rPr>
          <w:color w:val="auto"/>
        </w:rPr>
        <w:t xml:space="preserve">Family </w:t>
      </w:r>
      <w:r w:rsidR="00292702" w:rsidRPr="00122B6E">
        <w:rPr>
          <w:color w:val="auto"/>
        </w:rPr>
        <w:t>caregivers</w:t>
      </w:r>
      <w:r w:rsidRPr="00122B6E">
        <w:rPr>
          <w:color w:val="auto"/>
        </w:rPr>
        <w:t xml:space="preserve"> </w:t>
      </w:r>
      <w:r w:rsidR="0068580C" w:rsidRPr="00122B6E">
        <w:rPr>
          <w:color w:val="auto"/>
        </w:rPr>
        <w:t xml:space="preserve">spoke about transitions </w:t>
      </w:r>
      <w:r w:rsidRPr="00122B6E">
        <w:rPr>
          <w:color w:val="auto"/>
        </w:rPr>
        <w:t>concerning</w:t>
      </w:r>
      <w:r w:rsidR="0068580C" w:rsidRPr="00122B6E">
        <w:rPr>
          <w:color w:val="auto"/>
        </w:rPr>
        <w:t xml:space="preserve"> their relatives</w:t>
      </w:r>
      <w:r w:rsidR="00BD3D9B" w:rsidRPr="00122B6E">
        <w:rPr>
          <w:color w:val="auto"/>
        </w:rPr>
        <w:t>’</w:t>
      </w:r>
      <w:r w:rsidR="0068580C" w:rsidRPr="00122B6E">
        <w:rPr>
          <w:color w:val="auto"/>
        </w:rPr>
        <w:t xml:space="preserve"> health and functional abilities</w:t>
      </w:r>
      <w:r w:rsidR="00E37916" w:rsidRPr="00122B6E">
        <w:rPr>
          <w:color w:val="auto"/>
        </w:rPr>
        <w:t>,</w:t>
      </w:r>
      <w:r w:rsidR="0068580C" w:rsidRPr="00122B6E">
        <w:rPr>
          <w:color w:val="auto"/>
        </w:rPr>
        <w:t xml:space="preserve"> as well as </w:t>
      </w:r>
      <w:r w:rsidR="00217663" w:rsidRPr="00122B6E">
        <w:rPr>
          <w:color w:val="auto"/>
        </w:rPr>
        <w:t>their</w:t>
      </w:r>
      <w:r w:rsidR="0068580C" w:rsidRPr="00122B6E">
        <w:rPr>
          <w:color w:val="auto"/>
        </w:rPr>
        <w:t xml:space="preserve"> physical transitions into </w:t>
      </w:r>
      <w:r w:rsidRPr="00122B6E">
        <w:rPr>
          <w:color w:val="auto"/>
        </w:rPr>
        <w:t>long-term care</w:t>
      </w:r>
      <w:r w:rsidR="0068580C" w:rsidRPr="00122B6E">
        <w:rPr>
          <w:color w:val="auto"/>
        </w:rPr>
        <w:t xml:space="preserve">. </w:t>
      </w:r>
      <w:r w:rsidR="002C7F5C" w:rsidRPr="00122B6E">
        <w:rPr>
          <w:color w:val="auto"/>
        </w:rPr>
        <w:t xml:space="preserve">Several family caregivers indicated </w:t>
      </w:r>
      <w:r w:rsidR="00851F43" w:rsidRPr="00122B6E">
        <w:rPr>
          <w:color w:val="auto"/>
        </w:rPr>
        <w:t xml:space="preserve">a </w:t>
      </w:r>
      <w:r w:rsidR="002C7F5C" w:rsidRPr="00122B6E">
        <w:rPr>
          <w:color w:val="auto"/>
        </w:rPr>
        <w:t xml:space="preserve">major incident, such as loss of driving </w:t>
      </w:r>
      <w:del w:id="70" w:author="Raja Pari" w:date="2026-03-31T22:38:00Z" w16du:dateUtc="2026-03-31T17:08:00Z">
        <w:r w:rsidR="002C7F5C" w:rsidRPr="00122B6E" w:rsidDel="004A4FB0">
          <w:rPr>
            <w:color w:val="auto"/>
          </w:rPr>
          <w:delText>license</w:delText>
        </w:r>
      </w:del>
      <w:ins w:id="71" w:author="Raja Pari" w:date="2026-03-31T22:38:00Z" w16du:dateUtc="2026-03-31T17:08:00Z">
        <w:r w:rsidR="004A4FB0" w:rsidRPr="00122B6E">
          <w:rPr>
            <w:color w:val="auto"/>
          </w:rPr>
          <w:t>licence</w:t>
        </w:r>
      </w:ins>
      <w:r w:rsidR="002C7F5C" w:rsidRPr="00122B6E">
        <w:rPr>
          <w:color w:val="auto"/>
        </w:rPr>
        <w:t xml:space="preserve"> or a medical event, was the catalyst for transition. </w:t>
      </w:r>
      <w:r w:rsidR="006D1E34" w:rsidRPr="00122B6E">
        <w:rPr>
          <w:color w:val="auto"/>
        </w:rPr>
        <w:t>Major incidents also made family caregivers aware of subtle functional declines occurring over time.</w:t>
      </w:r>
    </w:p>
    <w:p w14:paraId="5539EBCE" w14:textId="78010AB5" w:rsidR="00BD3D9B" w:rsidRPr="00122B6E" w:rsidRDefault="00BD3D9B" w:rsidP="00122B6E">
      <w:pPr>
        <w:pStyle w:val="EXT"/>
        <w:shd w:val="clear" w:color="000000" w:fill="auto"/>
        <w:rPr>
          <w:color w:val="auto"/>
        </w:rPr>
      </w:pPr>
      <w:del w:id="72" w:author="Raja Pari" w:date="2026-04-01T13:21:00Z" w16du:dateUtc="2026-04-01T07:51:00Z">
        <w:r w:rsidRPr="00122B6E" w:rsidDel="004E5046">
          <w:rPr>
            <w:color w:val="auto"/>
          </w:rPr>
          <w:delText>“</w:delText>
        </w:r>
      </w:del>
      <w:r w:rsidRPr="00122B6E">
        <w:rPr>
          <w:color w:val="auto"/>
        </w:rPr>
        <w:t>He lost his license and that’s how things kind of escalated.</w:t>
      </w:r>
      <w:del w:id="73" w:author="Raja Pari" w:date="2026-04-01T13:21:00Z" w16du:dateUtc="2026-04-01T07:51:00Z">
        <w:r w:rsidRPr="00122B6E" w:rsidDel="004E5046">
          <w:rPr>
            <w:color w:val="auto"/>
          </w:rPr>
          <w:delText>”</w:delText>
        </w:r>
      </w:del>
      <w:r w:rsidRPr="00122B6E">
        <w:rPr>
          <w:color w:val="auto"/>
        </w:rPr>
        <w:t xml:space="preserve"> </w:t>
      </w:r>
      <w:r w:rsidR="003D5496" w:rsidRPr="00122B6E">
        <w:rPr>
          <w:color w:val="auto"/>
        </w:rPr>
        <w:t>(wife of B015)</w:t>
      </w:r>
    </w:p>
    <w:p w14:paraId="7A342F4D" w14:textId="202A241A" w:rsidR="00BD3D9B" w:rsidRPr="00122B6E" w:rsidRDefault="00BD3D9B" w:rsidP="00122B6E">
      <w:pPr>
        <w:pStyle w:val="EXT"/>
        <w:shd w:val="clear" w:color="000000" w:fill="auto"/>
        <w:rPr>
          <w:color w:val="auto"/>
        </w:rPr>
      </w:pPr>
      <w:del w:id="74" w:author="Raja Pari" w:date="2026-04-01T13:21:00Z" w16du:dateUtc="2026-04-01T07:51:00Z">
        <w:r w:rsidRPr="00122B6E" w:rsidDel="004E5046">
          <w:rPr>
            <w:i/>
            <w:color w:val="auto"/>
          </w:rPr>
          <w:delText>“</w:delText>
        </w:r>
      </w:del>
      <w:r w:rsidRPr="00122B6E">
        <w:rPr>
          <w:i/>
          <w:color w:val="auto"/>
        </w:rPr>
        <w:t>I didn’t know the symptoms… I wasn’t aware… I realized there’s been about three or four years before he was committed… when I think back this has been coming on for a long time… all the changes were happening to him.</w:t>
      </w:r>
      <w:del w:id="75" w:author="Raja Pari" w:date="2026-04-01T13:21:00Z" w16du:dateUtc="2026-04-01T07:51:00Z">
        <w:r w:rsidRPr="00122B6E" w:rsidDel="004E5046">
          <w:rPr>
            <w:i/>
            <w:color w:val="auto"/>
          </w:rPr>
          <w:delText>”</w:delText>
        </w:r>
      </w:del>
      <w:r w:rsidRPr="00122B6E">
        <w:rPr>
          <w:color w:val="auto"/>
        </w:rPr>
        <w:t xml:space="preserve"> </w:t>
      </w:r>
      <w:r w:rsidR="005529A2" w:rsidRPr="00122B6E">
        <w:rPr>
          <w:color w:val="auto"/>
        </w:rPr>
        <w:t>(wife of B015)</w:t>
      </w:r>
    </w:p>
    <w:p w14:paraId="1F489A00" w14:textId="77777777" w:rsidR="00BD3D9B" w:rsidRPr="00122B6E" w:rsidRDefault="006D1E34" w:rsidP="00122B6E">
      <w:pPr>
        <w:pStyle w:val="TXF"/>
        <w:shd w:val="clear" w:color="000000" w:fill="auto"/>
        <w:rPr>
          <w:color w:val="auto"/>
        </w:rPr>
      </w:pPr>
      <w:r w:rsidRPr="00122B6E">
        <w:rPr>
          <w:color w:val="auto"/>
        </w:rPr>
        <w:t xml:space="preserve">Some family caregivers noted that they had been aware of declines in their family member but had no sense of urgency for a move to long-term care. </w:t>
      </w:r>
      <w:r w:rsidR="008F5928" w:rsidRPr="00122B6E">
        <w:rPr>
          <w:color w:val="auto"/>
        </w:rPr>
        <w:t xml:space="preserve">Family caregivers </w:t>
      </w:r>
      <w:r w:rsidR="004F2880" w:rsidRPr="00122B6E">
        <w:rPr>
          <w:color w:val="auto"/>
        </w:rPr>
        <w:t>were hesitant to have conversations with their family member until a major incident happened.</w:t>
      </w:r>
    </w:p>
    <w:p w14:paraId="633191C6" w14:textId="3A0BC95D" w:rsidR="00BD3D9B" w:rsidRPr="00122B6E" w:rsidRDefault="003D5496" w:rsidP="00122B6E">
      <w:pPr>
        <w:pStyle w:val="TX"/>
        <w:shd w:val="clear" w:color="000000" w:fill="auto"/>
        <w:rPr>
          <w:color w:val="auto"/>
        </w:rPr>
      </w:pPr>
      <w:r w:rsidRPr="00122B6E">
        <w:rPr>
          <w:color w:val="auto"/>
        </w:rPr>
        <w:t xml:space="preserve">Further, </w:t>
      </w:r>
      <w:r w:rsidR="008F5928" w:rsidRPr="00122B6E">
        <w:rPr>
          <w:color w:val="auto"/>
        </w:rPr>
        <w:t xml:space="preserve">family caregivers </w:t>
      </w:r>
      <w:r w:rsidRPr="00122B6E">
        <w:rPr>
          <w:color w:val="auto"/>
        </w:rPr>
        <w:t xml:space="preserve">reported difficulty in deciding to move a family member to </w:t>
      </w:r>
      <w:r w:rsidR="008F5928" w:rsidRPr="00122B6E">
        <w:rPr>
          <w:color w:val="auto"/>
        </w:rPr>
        <w:t xml:space="preserve">long-term care </w:t>
      </w:r>
      <w:r w:rsidRPr="00122B6E">
        <w:rPr>
          <w:color w:val="auto"/>
        </w:rPr>
        <w:t xml:space="preserve">and indicated that often other people were involved in the decision to move. For example, a wife indicated, </w:t>
      </w:r>
      <w:del w:id="76" w:author="Raja Pari" w:date="2026-03-31T22:38:00Z" w16du:dateUtc="2026-03-31T17:08:00Z">
        <w:r w:rsidR="00BD3D9B" w:rsidRPr="00122B6E" w:rsidDel="004A4FB0">
          <w:rPr>
            <w:color w:val="auto"/>
          </w:rPr>
          <w:delText>“</w:delText>
        </w:r>
      </w:del>
      <w:ins w:id="77" w:author="Raja Pari" w:date="2026-03-31T22:38:00Z" w16du:dateUtc="2026-03-31T17:08:00Z">
        <w:r w:rsidR="004A4FB0" w:rsidRPr="00122B6E">
          <w:rPr>
            <w:color w:val="auto"/>
          </w:rPr>
          <w:t>‘</w:t>
        </w:r>
      </w:ins>
      <w:r w:rsidR="00BD3D9B" w:rsidRPr="00122B6E">
        <w:rPr>
          <w:color w:val="auto"/>
        </w:rPr>
        <w:t>My kids decided that maybe he needs help</w:t>
      </w:r>
      <w:del w:id="78" w:author="Raja Pari" w:date="2026-03-31T22:38:00Z" w16du:dateUtc="2026-03-31T17:08:00Z">
        <w:r w:rsidR="00BD3D9B" w:rsidRPr="00122B6E" w:rsidDel="004A4FB0">
          <w:rPr>
            <w:color w:val="auto"/>
          </w:rPr>
          <w:delText>”</w:delText>
        </w:r>
      </w:del>
      <w:ins w:id="79" w:author="Raja Pari" w:date="2026-03-31T22:38:00Z" w16du:dateUtc="2026-03-31T17:08:00Z">
        <w:r w:rsidR="004A4FB0" w:rsidRPr="00122B6E">
          <w:rPr>
            <w:color w:val="auto"/>
          </w:rPr>
          <w:t>’</w:t>
        </w:r>
      </w:ins>
      <w:r w:rsidR="00BD3D9B" w:rsidRPr="00122B6E">
        <w:rPr>
          <w:color w:val="auto"/>
        </w:rPr>
        <w:t xml:space="preserve"> </w:t>
      </w:r>
      <w:r w:rsidRPr="00122B6E">
        <w:rPr>
          <w:color w:val="auto"/>
        </w:rPr>
        <w:t>(wife of B015).</w:t>
      </w:r>
      <w:r w:rsidR="00BD3D9B" w:rsidRPr="00122B6E">
        <w:rPr>
          <w:color w:val="auto"/>
        </w:rPr>
        <w:t xml:space="preserve"> </w:t>
      </w:r>
      <w:r w:rsidR="00CB4FED" w:rsidRPr="00122B6E">
        <w:rPr>
          <w:color w:val="auto"/>
        </w:rPr>
        <w:t>Eventually</w:t>
      </w:r>
      <w:r w:rsidR="00A0746B" w:rsidRPr="00122B6E">
        <w:rPr>
          <w:color w:val="auto"/>
        </w:rPr>
        <w:t>,</w:t>
      </w:r>
      <w:r w:rsidR="00CB4FED" w:rsidRPr="00122B6E">
        <w:rPr>
          <w:color w:val="auto"/>
        </w:rPr>
        <w:t xml:space="preserve"> there was an acknowledgement that care was beyond the capabilities of the family</w:t>
      </w:r>
      <w:r w:rsidR="00E9062E" w:rsidRPr="00122B6E">
        <w:rPr>
          <w:color w:val="auto"/>
        </w:rPr>
        <w:t>,</w:t>
      </w:r>
      <w:r w:rsidR="00CB4FED" w:rsidRPr="00122B6E">
        <w:rPr>
          <w:color w:val="auto"/>
        </w:rPr>
        <w:t xml:space="preserve"> and in some cases outside forces helped </w:t>
      </w:r>
      <w:r w:rsidR="00E9062E" w:rsidRPr="00122B6E">
        <w:rPr>
          <w:color w:val="auto"/>
        </w:rPr>
        <w:t>to decide</w:t>
      </w:r>
      <w:r w:rsidR="00CB4FED" w:rsidRPr="00122B6E">
        <w:rPr>
          <w:color w:val="auto"/>
        </w:rPr>
        <w:t xml:space="preserve"> </w:t>
      </w:r>
      <w:r w:rsidR="00831B2D" w:rsidRPr="00122B6E">
        <w:rPr>
          <w:color w:val="auto"/>
        </w:rPr>
        <w:t>on a</w:t>
      </w:r>
      <w:r w:rsidR="00CB4FED" w:rsidRPr="00122B6E">
        <w:rPr>
          <w:color w:val="auto"/>
        </w:rPr>
        <w:t xml:space="preserve"> transition.</w:t>
      </w:r>
    </w:p>
    <w:p w14:paraId="728EDE85" w14:textId="026CBB23" w:rsidR="00BD3D9B" w:rsidRPr="00122B6E" w:rsidRDefault="008033A6" w:rsidP="00122B6E">
      <w:pPr>
        <w:pStyle w:val="TX"/>
        <w:shd w:val="clear" w:color="000000" w:fill="auto"/>
        <w:rPr>
          <w:color w:val="auto"/>
        </w:rPr>
      </w:pPr>
      <w:r w:rsidRPr="00122B6E">
        <w:rPr>
          <w:color w:val="auto"/>
        </w:rPr>
        <w:lastRenderedPageBreak/>
        <w:t xml:space="preserve">In transitioning to long-term care, family caregivers noticed the needs of the resident increasing, with one wife stating, </w:t>
      </w:r>
      <w:del w:id="80" w:author="Raja Pari" w:date="2026-03-31T22:38:00Z" w16du:dateUtc="2026-03-31T17:08:00Z">
        <w:r w:rsidR="00BD3D9B" w:rsidRPr="00122B6E" w:rsidDel="004A4FB0">
          <w:rPr>
            <w:color w:val="auto"/>
          </w:rPr>
          <w:delText>“</w:delText>
        </w:r>
      </w:del>
      <w:ins w:id="81" w:author="Raja Pari" w:date="2026-03-31T22:38:00Z" w16du:dateUtc="2026-03-31T17:08:00Z">
        <w:r w:rsidR="004A4FB0" w:rsidRPr="00122B6E">
          <w:rPr>
            <w:color w:val="auto"/>
          </w:rPr>
          <w:t>‘</w:t>
        </w:r>
      </w:ins>
      <w:r w:rsidR="00BD3D9B" w:rsidRPr="00122B6E">
        <w:rPr>
          <w:color w:val="auto"/>
        </w:rPr>
        <w:t>he didn’t shower, he didn’t want to cut his hair, he didn’t want to change his clothes</w:t>
      </w:r>
      <w:del w:id="82" w:author="Raja Pari" w:date="2026-03-31T22:38:00Z" w16du:dateUtc="2026-03-31T17:08:00Z">
        <w:r w:rsidR="00BD3D9B" w:rsidRPr="00122B6E" w:rsidDel="004A4FB0">
          <w:rPr>
            <w:color w:val="auto"/>
          </w:rPr>
          <w:delText>”</w:delText>
        </w:r>
      </w:del>
      <w:ins w:id="83" w:author="Raja Pari" w:date="2026-03-31T22:38:00Z" w16du:dateUtc="2026-03-31T17:08:00Z">
        <w:r w:rsidR="004A4FB0" w:rsidRPr="00122B6E">
          <w:rPr>
            <w:color w:val="auto"/>
          </w:rPr>
          <w:t>’</w:t>
        </w:r>
      </w:ins>
      <w:r w:rsidRPr="00122B6E">
        <w:rPr>
          <w:color w:val="auto"/>
        </w:rPr>
        <w:t xml:space="preserve"> (wife of B015), and another noting how bathroom needs changed over time. During the time within long-term care, family caregivers noticed altered responses such as the family member becoming irritable or aggressive in certain situations or to staff. In one interview</w:t>
      </w:r>
      <w:ins w:id="84" w:author="Raja Pari" w:date="2026-04-01T22:09:00Z" w16du:dateUtc="2026-04-01T16:39:00Z">
        <w:r w:rsidR="00884E39">
          <w:rPr>
            <w:color w:val="auto"/>
          </w:rPr>
          <w:t>,</w:t>
        </w:r>
      </w:ins>
      <w:r w:rsidRPr="00122B6E">
        <w:rPr>
          <w:color w:val="auto"/>
        </w:rPr>
        <w:t xml:space="preserve"> they outlined an incident where a resident got hurt after becoming aggressive with staff; the resident slipped after pushing staff away and broke her arm</w:t>
      </w:r>
      <w:r w:rsidR="0082639F" w:rsidRPr="00122B6E">
        <w:rPr>
          <w:color w:val="auto"/>
        </w:rPr>
        <w:t>.</w:t>
      </w:r>
    </w:p>
    <w:p w14:paraId="65F695A6" w14:textId="650E413F" w:rsidR="00BD3D9B" w:rsidRPr="00122B6E" w:rsidRDefault="008F5928" w:rsidP="00122B6E">
      <w:pPr>
        <w:pStyle w:val="TX"/>
        <w:shd w:val="clear" w:color="000000" w:fill="auto"/>
        <w:rPr>
          <w:color w:val="auto"/>
        </w:rPr>
      </w:pPr>
      <w:r w:rsidRPr="00122B6E">
        <w:rPr>
          <w:color w:val="auto"/>
        </w:rPr>
        <w:t xml:space="preserve">Family caregivers </w:t>
      </w:r>
      <w:r w:rsidR="003D5496" w:rsidRPr="00122B6E">
        <w:rPr>
          <w:color w:val="auto"/>
        </w:rPr>
        <w:t xml:space="preserve">also indicated they and the resident experienced grief </w:t>
      </w:r>
      <w:r w:rsidR="006F46F2" w:rsidRPr="00122B6E">
        <w:rPr>
          <w:color w:val="auto"/>
        </w:rPr>
        <w:t>because of</w:t>
      </w:r>
      <w:r w:rsidR="003D5496" w:rsidRPr="00122B6E">
        <w:rPr>
          <w:color w:val="auto"/>
        </w:rPr>
        <w:t xml:space="preserve"> the changes brought on by the transition to </w:t>
      </w:r>
      <w:r w:rsidRPr="00122B6E">
        <w:rPr>
          <w:color w:val="auto"/>
        </w:rPr>
        <w:t>long-term care</w:t>
      </w:r>
      <w:r w:rsidR="0068580C" w:rsidRPr="00122B6E">
        <w:rPr>
          <w:color w:val="auto"/>
        </w:rPr>
        <w:t>, including loss of mobility, changes in behaviour and activity level</w:t>
      </w:r>
      <w:del w:id="85" w:author="Raja Pari" w:date="2026-04-01T22:03:00Z" w16du:dateUtc="2026-04-01T16:33:00Z">
        <w:r w:rsidR="0068580C" w:rsidRPr="00122B6E" w:rsidDel="008918F4">
          <w:rPr>
            <w:color w:val="auto"/>
          </w:rPr>
          <w:delText>,</w:delText>
        </w:r>
      </w:del>
      <w:r w:rsidR="0068580C" w:rsidRPr="00122B6E">
        <w:rPr>
          <w:color w:val="auto"/>
        </w:rPr>
        <w:t xml:space="preserve"> and decline in cognition.</w:t>
      </w:r>
      <w:r w:rsidR="008033A6" w:rsidRPr="00122B6E">
        <w:rPr>
          <w:color w:val="auto"/>
        </w:rPr>
        <w:t xml:space="preserve"> Family caregivers connected some of these experiences to the availability of resources and staff within the rural context.</w:t>
      </w:r>
    </w:p>
    <w:p w14:paraId="5B7CB862" w14:textId="02ED20D3" w:rsidR="00BD3D9B" w:rsidRPr="00122B6E" w:rsidRDefault="00BD3D9B" w:rsidP="00122B6E">
      <w:pPr>
        <w:pStyle w:val="EXT"/>
        <w:shd w:val="clear" w:color="000000" w:fill="auto"/>
        <w:rPr>
          <w:color w:val="auto"/>
        </w:rPr>
      </w:pPr>
      <w:del w:id="86" w:author="Raja Pari" w:date="2026-04-01T13:21:00Z" w16du:dateUtc="2026-04-01T07:51:00Z">
        <w:r w:rsidRPr="00122B6E" w:rsidDel="004E5046">
          <w:rPr>
            <w:color w:val="auto"/>
          </w:rPr>
          <w:delText>“</w:delText>
        </w:r>
      </w:del>
      <w:r w:rsidRPr="00122B6E">
        <w:rPr>
          <w:color w:val="auto"/>
        </w:rPr>
        <w:t>She used to get lots of fresh air and exercise; she was snowshoeing on the trails last winter.</w:t>
      </w:r>
      <w:del w:id="87" w:author="Raja Pari" w:date="2026-04-01T13:21:00Z" w16du:dateUtc="2026-04-01T07:51:00Z">
        <w:r w:rsidRPr="00122B6E" w:rsidDel="004E5046">
          <w:rPr>
            <w:color w:val="auto"/>
          </w:rPr>
          <w:delText>”</w:delText>
        </w:r>
      </w:del>
      <w:r w:rsidRPr="00122B6E">
        <w:rPr>
          <w:color w:val="auto"/>
        </w:rPr>
        <w:t xml:space="preserve"> </w:t>
      </w:r>
      <w:r w:rsidR="003D5496" w:rsidRPr="00122B6E">
        <w:rPr>
          <w:color w:val="auto"/>
        </w:rPr>
        <w:t>(husband of R020)</w:t>
      </w:r>
    </w:p>
    <w:p w14:paraId="3B55BC6E" w14:textId="4A0CC9D8" w:rsidR="00BD3D9B" w:rsidRPr="00122B6E" w:rsidRDefault="00BD3D9B" w:rsidP="00122B6E">
      <w:pPr>
        <w:pStyle w:val="EXT"/>
        <w:shd w:val="clear" w:color="000000" w:fill="auto"/>
        <w:rPr>
          <w:color w:val="auto"/>
        </w:rPr>
      </w:pPr>
      <w:del w:id="88" w:author="Raja Pari" w:date="2026-04-01T13:21:00Z" w16du:dateUtc="2026-04-01T07:51:00Z">
        <w:r w:rsidRPr="00122B6E" w:rsidDel="004E5046">
          <w:rPr>
            <w:color w:val="auto"/>
          </w:rPr>
          <w:delText>“</w:delText>
        </w:r>
      </w:del>
      <w:r w:rsidRPr="00122B6E">
        <w:rPr>
          <w:color w:val="auto"/>
        </w:rPr>
        <w:t>She is always in a chair; she doesn’t walk anymore.</w:t>
      </w:r>
      <w:del w:id="89" w:author="Raja Pari" w:date="2026-04-01T13:22:00Z" w16du:dateUtc="2026-04-01T07:52:00Z">
        <w:r w:rsidRPr="00122B6E" w:rsidDel="004E5046">
          <w:rPr>
            <w:color w:val="auto"/>
          </w:rPr>
          <w:delText>”</w:delText>
        </w:r>
      </w:del>
      <w:r w:rsidRPr="00122B6E">
        <w:rPr>
          <w:color w:val="auto"/>
        </w:rPr>
        <w:t xml:space="preserve"> </w:t>
      </w:r>
      <w:r w:rsidR="00CB4FED" w:rsidRPr="00122B6E">
        <w:rPr>
          <w:color w:val="auto"/>
        </w:rPr>
        <w:t>(daughter of W011)</w:t>
      </w:r>
    </w:p>
    <w:p w14:paraId="750F8CD5" w14:textId="6FEAF10E" w:rsidR="00BD3D9B" w:rsidRPr="00122B6E" w:rsidRDefault="00BD3D9B" w:rsidP="00122B6E">
      <w:pPr>
        <w:pStyle w:val="H2"/>
        <w:shd w:val="clear" w:color="000000" w:fill="auto"/>
        <w:rPr>
          <w:rFonts w:ascii="Quattrocento Sans" w:eastAsia="Quattrocento Sans" w:hAnsi="Quattrocento Sans" w:cs="Quattrocento Sans"/>
          <w:sz w:val="18"/>
          <w:szCs w:val="18"/>
          <w:lang w:val="en-GB"/>
        </w:rPr>
      </w:pPr>
      <w:r w:rsidRPr="00122B6E">
        <w:rPr>
          <w:lang w:val="en-GB"/>
        </w:rPr>
        <w:t xml:space="preserve">Rural </w:t>
      </w:r>
      <w:del w:id="90" w:author="Raja Pari" w:date="2026-03-31T22:39:00Z" w16du:dateUtc="2026-03-31T17:09:00Z">
        <w:r w:rsidRPr="00122B6E" w:rsidDel="004A4FB0">
          <w:rPr>
            <w:lang w:val="en-GB"/>
          </w:rPr>
          <w:delText>C</w:delText>
        </w:r>
      </w:del>
      <w:ins w:id="91" w:author="Raja Pari" w:date="2026-03-31T22:39:00Z" w16du:dateUtc="2026-03-31T17:09:00Z">
        <w:r w:rsidR="004A4FB0" w:rsidRPr="00122B6E">
          <w:rPr>
            <w:lang w:val="en-GB"/>
          </w:rPr>
          <w:t>c</w:t>
        </w:r>
      </w:ins>
      <w:r w:rsidRPr="00122B6E">
        <w:rPr>
          <w:lang w:val="en-GB"/>
        </w:rPr>
        <w:t xml:space="preserve">ontext and </w:t>
      </w:r>
      <w:del w:id="92" w:author="Raja Pari" w:date="2026-03-31T22:39:00Z" w16du:dateUtc="2026-03-31T17:09:00Z">
        <w:r w:rsidRPr="00122B6E" w:rsidDel="004A4FB0">
          <w:rPr>
            <w:lang w:val="en-GB"/>
          </w:rPr>
          <w:delText>R</w:delText>
        </w:r>
      </w:del>
      <w:ins w:id="93" w:author="Raja Pari" w:date="2026-03-31T22:39:00Z" w16du:dateUtc="2026-03-31T17:09:00Z">
        <w:r w:rsidR="004A4FB0" w:rsidRPr="00122B6E">
          <w:rPr>
            <w:lang w:val="en-GB"/>
          </w:rPr>
          <w:t>r</w:t>
        </w:r>
      </w:ins>
      <w:r w:rsidRPr="00122B6E">
        <w:rPr>
          <w:lang w:val="en-GB"/>
        </w:rPr>
        <w:t>esources</w:t>
      </w:r>
    </w:p>
    <w:p w14:paraId="7B43C3C1" w14:textId="4C2B339F" w:rsidR="00BD3D9B" w:rsidRPr="00122B6E" w:rsidRDefault="003D5496" w:rsidP="00122B6E">
      <w:pPr>
        <w:pStyle w:val="TXF"/>
        <w:shd w:val="clear" w:color="000000" w:fill="auto"/>
        <w:rPr>
          <w:color w:val="auto"/>
        </w:rPr>
      </w:pPr>
      <w:r w:rsidRPr="00122B6E">
        <w:rPr>
          <w:color w:val="auto"/>
        </w:rPr>
        <w:t xml:space="preserve">This theme came from </w:t>
      </w:r>
      <w:r w:rsidR="008F5928" w:rsidRPr="00122B6E">
        <w:rPr>
          <w:color w:val="auto"/>
        </w:rPr>
        <w:t>family caregivers sharing</w:t>
      </w:r>
      <w:r w:rsidRPr="00122B6E">
        <w:rPr>
          <w:color w:val="auto"/>
        </w:rPr>
        <w:t xml:space="preserve"> the</w:t>
      </w:r>
      <w:r w:rsidR="008F5928" w:rsidRPr="00122B6E">
        <w:rPr>
          <w:color w:val="auto"/>
        </w:rPr>
        <w:t>ir</w:t>
      </w:r>
      <w:r w:rsidRPr="00122B6E">
        <w:rPr>
          <w:color w:val="auto"/>
        </w:rPr>
        <w:t xml:space="preserve"> specific struggles </w:t>
      </w:r>
      <w:r w:rsidR="00934473" w:rsidRPr="00122B6E">
        <w:rPr>
          <w:color w:val="auto"/>
        </w:rPr>
        <w:t>related to living</w:t>
      </w:r>
      <w:r w:rsidR="008F5928" w:rsidRPr="00122B6E">
        <w:rPr>
          <w:color w:val="auto"/>
        </w:rPr>
        <w:t xml:space="preserve"> in a</w:t>
      </w:r>
      <w:r w:rsidRPr="00122B6E">
        <w:rPr>
          <w:color w:val="auto"/>
        </w:rPr>
        <w:t xml:space="preserve"> rural setting. </w:t>
      </w:r>
      <w:r w:rsidR="00FB319E" w:rsidRPr="00122B6E">
        <w:rPr>
          <w:color w:val="auto"/>
        </w:rPr>
        <w:t>One primary</w:t>
      </w:r>
      <w:r w:rsidRPr="00122B6E">
        <w:rPr>
          <w:color w:val="auto"/>
        </w:rPr>
        <w:t xml:space="preserve"> struggle concerned travel, either for </w:t>
      </w:r>
      <w:r w:rsidR="008F5928" w:rsidRPr="00122B6E">
        <w:rPr>
          <w:color w:val="auto"/>
        </w:rPr>
        <w:t>family caregiver</w:t>
      </w:r>
      <w:r w:rsidRPr="00122B6E">
        <w:rPr>
          <w:color w:val="auto"/>
        </w:rPr>
        <w:t>s to travel to residents or residents having to travel to doctors</w:t>
      </w:r>
      <w:r w:rsidR="00BD3D9B" w:rsidRPr="00122B6E">
        <w:rPr>
          <w:color w:val="auto"/>
        </w:rPr>
        <w:t>’</w:t>
      </w:r>
      <w:r w:rsidRPr="00122B6E">
        <w:rPr>
          <w:color w:val="auto"/>
        </w:rPr>
        <w:t xml:space="preserve"> appointments. </w:t>
      </w:r>
      <w:r w:rsidR="00566009" w:rsidRPr="00122B6E">
        <w:rPr>
          <w:color w:val="auto"/>
        </w:rPr>
        <w:t xml:space="preserve">These factors became particularly relevant to family caregivers after a resident became unwell and needed additional or </w:t>
      </w:r>
      <w:del w:id="94" w:author="Raja Pari" w:date="2026-03-31T22:38:00Z" w16du:dateUtc="2026-03-31T17:08:00Z">
        <w:r w:rsidR="00566009" w:rsidRPr="00122B6E" w:rsidDel="004A4FB0">
          <w:rPr>
            <w:color w:val="auto"/>
          </w:rPr>
          <w:delText>specialized</w:delText>
        </w:r>
      </w:del>
      <w:ins w:id="95" w:author="Raja Pari" w:date="2026-03-31T22:38:00Z" w16du:dateUtc="2026-03-31T17:08:00Z">
        <w:r w:rsidR="004A4FB0" w:rsidRPr="00122B6E">
          <w:rPr>
            <w:color w:val="auto"/>
          </w:rPr>
          <w:t>specialised</w:t>
        </w:r>
      </w:ins>
      <w:r w:rsidR="00566009" w:rsidRPr="00122B6E">
        <w:rPr>
          <w:color w:val="auto"/>
        </w:rPr>
        <w:t xml:space="preserve"> care.</w:t>
      </w:r>
    </w:p>
    <w:p w14:paraId="7DB215BD" w14:textId="59AC89CD" w:rsidR="00BD3D9B" w:rsidRPr="00122B6E" w:rsidRDefault="00BD3D9B" w:rsidP="00122B6E">
      <w:pPr>
        <w:pStyle w:val="EXT"/>
        <w:shd w:val="clear" w:color="000000" w:fill="auto"/>
        <w:rPr>
          <w:rFonts w:ascii="Quattrocento Sans" w:eastAsia="Quattrocento Sans" w:hAnsi="Quattrocento Sans" w:cs="Quattrocento Sans"/>
          <w:color w:val="auto"/>
          <w:sz w:val="18"/>
          <w:szCs w:val="18"/>
        </w:rPr>
      </w:pPr>
      <w:del w:id="96" w:author="Raja Pari" w:date="2026-04-01T13:22:00Z" w16du:dateUtc="2026-04-01T07:52:00Z">
        <w:r w:rsidRPr="00122B6E" w:rsidDel="004E5046">
          <w:rPr>
            <w:i/>
            <w:color w:val="auto"/>
          </w:rPr>
          <w:delText>“</w:delText>
        </w:r>
      </w:del>
      <w:r w:rsidRPr="00122B6E">
        <w:rPr>
          <w:i/>
          <w:color w:val="auto"/>
        </w:rPr>
        <w:t>The heart specialist does not travel… so to see that doctor requires a 2-hour trip out of the city.</w:t>
      </w:r>
      <w:del w:id="97" w:author="Raja Pari" w:date="2026-04-01T13:22:00Z" w16du:dateUtc="2026-04-01T07:52:00Z">
        <w:r w:rsidRPr="00122B6E" w:rsidDel="004E5046">
          <w:rPr>
            <w:i/>
            <w:color w:val="auto"/>
          </w:rPr>
          <w:delText>”</w:delText>
        </w:r>
      </w:del>
      <w:r w:rsidRPr="00122B6E">
        <w:rPr>
          <w:color w:val="auto"/>
        </w:rPr>
        <w:t xml:space="preserve"> </w:t>
      </w:r>
      <w:r w:rsidR="003D5496" w:rsidRPr="00122B6E">
        <w:rPr>
          <w:color w:val="auto"/>
        </w:rPr>
        <w:t>(son of B008)</w:t>
      </w:r>
    </w:p>
    <w:p w14:paraId="71626F03" w14:textId="51B4A4CF" w:rsidR="00BD3D9B" w:rsidRPr="00122B6E" w:rsidRDefault="00BD3D9B" w:rsidP="00122B6E">
      <w:pPr>
        <w:pStyle w:val="EXT"/>
        <w:shd w:val="clear" w:color="000000" w:fill="auto"/>
        <w:rPr>
          <w:color w:val="auto"/>
        </w:rPr>
      </w:pPr>
      <w:del w:id="98" w:author="Raja Pari" w:date="2026-04-01T13:22:00Z" w16du:dateUtc="2026-04-01T07:52:00Z">
        <w:r w:rsidRPr="00122B6E" w:rsidDel="004E5046">
          <w:rPr>
            <w:i/>
            <w:color w:val="auto"/>
          </w:rPr>
          <w:delText>“</w:delText>
        </w:r>
      </w:del>
      <w:r w:rsidRPr="00122B6E">
        <w:rPr>
          <w:i/>
          <w:color w:val="auto"/>
        </w:rPr>
        <w:t>There is one [nurse]… because she comes in from [blinded for review], she might occasionally sleep here. Otherwise, there is no one here in the middle of the night that they can contact to come back to give her something for the pain that she is having. So, they have to figure something else out.</w:t>
      </w:r>
      <w:del w:id="99" w:author="Raja Pari" w:date="2026-04-01T13:22:00Z" w16du:dateUtc="2026-04-01T07:52:00Z">
        <w:r w:rsidRPr="00122B6E" w:rsidDel="004E5046">
          <w:rPr>
            <w:i/>
            <w:color w:val="auto"/>
          </w:rPr>
          <w:delText>”</w:delText>
        </w:r>
      </w:del>
      <w:r w:rsidRPr="00122B6E">
        <w:rPr>
          <w:color w:val="auto"/>
        </w:rPr>
        <w:t xml:space="preserve"> </w:t>
      </w:r>
      <w:r w:rsidR="003D5496" w:rsidRPr="00122B6E">
        <w:rPr>
          <w:color w:val="auto"/>
        </w:rPr>
        <w:t>(son of B008)</w:t>
      </w:r>
    </w:p>
    <w:p w14:paraId="6E777D60" w14:textId="5661A55C" w:rsidR="00BD3D9B" w:rsidRPr="00122B6E" w:rsidRDefault="00BD3D9B" w:rsidP="00122B6E">
      <w:pPr>
        <w:pStyle w:val="EXT"/>
        <w:shd w:val="clear" w:color="000000" w:fill="auto"/>
        <w:rPr>
          <w:color w:val="auto"/>
        </w:rPr>
      </w:pPr>
      <w:del w:id="100" w:author="Raja Pari" w:date="2026-04-01T13:22:00Z" w16du:dateUtc="2026-04-01T07:52:00Z">
        <w:r w:rsidRPr="00122B6E" w:rsidDel="004E5046">
          <w:rPr>
            <w:i/>
            <w:color w:val="auto"/>
          </w:rPr>
          <w:delText>“</w:delText>
        </w:r>
      </w:del>
      <w:r w:rsidRPr="00122B6E">
        <w:rPr>
          <w:i/>
          <w:color w:val="auto"/>
        </w:rPr>
        <w:t>They have a bus, but they don’t have a driver, so then you have to find your own driver... I had to find someone to drive the bus, it was two trips in this case, and it cost me $200.</w:t>
      </w:r>
      <w:del w:id="101" w:author="Raja Pari" w:date="2026-04-01T13:22:00Z" w16du:dateUtc="2026-04-01T07:52:00Z">
        <w:r w:rsidRPr="00122B6E" w:rsidDel="004E5046">
          <w:rPr>
            <w:i/>
            <w:color w:val="auto"/>
          </w:rPr>
          <w:delText>”</w:delText>
        </w:r>
      </w:del>
      <w:r w:rsidRPr="00122B6E">
        <w:rPr>
          <w:color w:val="auto"/>
        </w:rPr>
        <w:t xml:space="preserve"> </w:t>
      </w:r>
      <w:r w:rsidR="00FB319E" w:rsidRPr="00122B6E">
        <w:rPr>
          <w:color w:val="auto"/>
        </w:rPr>
        <w:t>(wife of W013)</w:t>
      </w:r>
    </w:p>
    <w:p w14:paraId="3A871052" w14:textId="618630D6" w:rsidR="00BD3D9B" w:rsidRPr="00122B6E" w:rsidRDefault="00576AA5" w:rsidP="00122B6E">
      <w:pPr>
        <w:pStyle w:val="TXF"/>
        <w:shd w:val="clear" w:color="000000" w:fill="auto"/>
        <w:rPr>
          <w:color w:val="auto"/>
        </w:rPr>
      </w:pPr>
      <w:r w:rsidRPr="00122B6E">
        <w:rPr>
          <w:color w:val="auto"/>
        </w:rPr>
        <w:t xml:space="preserve">The amount of time and planning it took to get residents to appointments far from their </w:t>
      </w:r>
      <w:r w:rsidR="000F50FD" w:rsidRPr="00122B6E">
        <w:rPr>
          <w:color w:val="auto"/>
        </w:rPr>
        <w:t xml:space="preserve">long-term care </w:t>
      </w:r>
      <w:r w:rsidR="008F5928" w:rsidRPr="00122B6E">
        <w:rPr>
          <w:color w:val="auto"/>
        </w:rPr>
        <w:t xml:space="preserve">homes </w:t>
      </w:r>
      <w:r w:rsidRPr="00122B6E">
        <w:rPr>
          <w:color w:val="auto"/>
        </w:rPr>
        <w:t xml:space="preserve">caused stress for </w:t>
      </w:r>
      <w:r w:rsidR="008F5928" w:rsidRPr="00122B6E">
        <w:rPr>
          <w:color w:val="auto"/>
        </w:rPr>
        <w:t>family caregivers</w:t>
      </w:r>
      <w:r w:rsidRPr="00122B6E">
        <w:rPr>
          <w:color w:val="auto"/>
        </w:rPr>
        <w:t xml:space="preserve">. Some </w:t>
      </w:r>
      <w:r w:rsidR="008F5928" w:rsidRPr="00122B6E">
        <w:rPr>
          <w:color w:val="auto"/>
        </w:rPr>
        <w:t>family caregivers appreciated</w:t>
      </w:r>
      <w:r w:rsidRPr="00122B6E">
        <w:rPr>
          <w:color w:val="auto"/>
        </w:rPr>
        <w:t xml:space="preserve"> how much the staff helped them book and plan for </w:t>
      </w:r>
      <w:del w:id="102" w:author="Raja Pari" w:date="2026-03-31T22:38:00Z" w16du:dateUtc="2026-03-31T17:08:00Z">
        <w:r w:rsidR="008F5928" w:rsidRPr="00122B6E" w:rsidDel="004A4FB0">
          <w:rPr>
            <w:color w:val="auto"/>
          </w:rPr>
          <w:delText>traveling</w:delText>
        </w:r>
      </w:del>
      <w:ins w:id="103" w:author="Raja Pari" w:date="2026-03-31T22:38:00Z" w16du:dateUtc="2026-03-31T17:08:00Z">
        <w:r w:rsidR="004A4FB0" w:rsidRPr="00122B6E">
          <w:rPr>
            <w:color w:val="auto"/>
          </w:rPr>
          <w:t>travelling</w:t>
        </w:r>
      </w:ins>
      <w:r w:rsidR="008F5928" w:rsidRPr="00122B6E">
        <w:rPr>
          <w:color w:val="auto"/>
        </w:rPr>
        <w:t xml:space="preserve"> </w:t>
      </w:r>
      <w:r w:rsidRPr="00122B6E">
        <w:rPr>
          <w:color w:val="auto"/>
        </w:rPr>
        <w:t xml:space="preserve">to appointments. </w:t>
      </w:r>
      <w:r w:rsidR="003D5496" w:rsidRPr="00122B6E">
        <w:rPr>
          <w:color w:val="auto"/>
        </w:rPr>
        <w:t>In wintertime</w:t>
      </w:r>
      <w:r w:rsidRPr="00122B6E">
        <w:rPr>
          <w:color w:val="auto"/>
        </w:rPr>
        <w:t xml:space="preserve">, </w:t>
      </w:r>
      <w:r w:rsidR="008F5928" w:rsidRPr="00122B6E">
        <w:rPr>
          <w:color w:val="auto"/>
        </w:rPr>
        <w:t xml:space="preserve">the </w:t>
      </w:r>
      <w:r w:rsidR="003D5496" w:rsidRPr="00122B6E">
        <w:rPr>
          <w:color w:val="auto"/>
        </w:rPr>
        <w:t>weather could affect these events if roads were unsafe, such that</w:t>
      </w:r>
      <w:r w:rsidR="00BD3D9B" w:rsidRPr="00122B6E">
        <w:rPr>
          <w:color w:val="auto"/>
        </w:rPr>
        <w:t xml:space="preserve"> </w:t>
      </w:r>
      <w:del w:id="104" w:author="Raja Pari" w:date="2026-03-31T22:38:00Z" w16du:dateUtc="2026-03-31T17:08:00Z">
        <w:r w:rsidR="00BD3D9B" w:rsidRPr="00122B6E" w:rsidDel="004A4FB0">
          <w:rPr>
            <w:color w:val="auto"/>
          </w:rPr>
          <w:delText>“</w:delText>
        </w:r>
      </w:del>
      <w:ins w:id="105" w:author="Raja Pari" w:date="2026-03-31T22:38:00Z" w16du:dateUtc="2026-03-31T17:08:00Z">
        <w:r w:rsidR="004A4FB0" w:rsidRPr="00122B6E">
          <w:rPr>
            <w:color w:val="auto"/>
          </w:rPr>
          <w:t>‘</w:t>
        </w:r>
      </w:ins>
      <w:r w:rsidR="00BD3D9B" w:rsidRPr="00122B6E">
        <w:rPr>
          <w:color w:val="auto"/>
        </w:rPr>
        <w:t>appointments will be delayed due to potential weather problems that happen in January</w:t>
      </w:r>
      <w:del w:id="106" w:author="Raja Pari" w:date="2026-04-01T13:20:00Z" w16du:dateUtc="2026-04-01T07:50:00Z">
        <w:r w:rsidR="00BD3D9B" w:rsidRPr="00122B6E" w:rsidDel="007F764D">
          <w:rPr>
            <w:color w:val="auto"/>
          </w:rPr>
          <w:delText>.</w:delText>
        </w:r>
      </w:del>
      <w:del w:id="107" w:author="Raja Pari" w:date="2026-03-31T22:38:00Z" w16du:dateUtc="2026-03-31T17:08:00Z">
        <w:r w:rsidR="00BD3D9B" w:rsidRPr="00122B6E" w:rsidDel="004A4FB0">
          <w:rPr>
            <w:color w:val="auto"/>
          </w:rPr>
          <w:delText>”</w:delText>
        </w:r>
      </w:del>
      <w:ins w:id="108" w:author="Raja Pari" w:date="2026-03-31T22:38:00Z" w16du:dateUtc="2026-03-31T17:08:00Z">
        <w:r w:rsidR="004A4FB0" w:rsidRPr="00122B6E">
          <w:rPr>
            <w:color w:val="auto"/>
          </w:rPr>
          <w:t>’</w:t>
        </w:r>
      </w:ins>
      <w:r w:rsidR="00BD3D9B" w:rsidRPr="00122B6E">
        <w:rPr>
          <w:color w:val="auto"/>
        </w:rPr>
        <w:t xml:space="preserve"> </w:t>
      </w:r>
      <w:r w:rsidR="003D5496" w:rsidRPr="00122B6E">
        <w:rPr>
          <w:color w:val="auto"/>
        </w:rPr>
        <w:t>(son of B008)</w:t>
      </w:r>
      <w:ins w:id="109" w:author="Raja Pari" w:date="2026-04-01T13:21:00Z" w16du:dateUtc="2026-04-01T07:51:00Z">
        <w:r w:rsidR="007F764D" w:rsidRPr="00122B6E">
          <w:rPr>
            <w:color w:val="auto"/>
          </w:rPr>
          <w:t>.</w:t>
        </w:r>
      </w:ins>
    </w:p>
    <w:p w14:paraId="498DB693" w14:textId="77777777" w:rsidR="00BD3D9B" w:rsidRPr="00122B6E" w:rsidRDefault="003D5496" w:rsidP="00122B6E">
      <w:pPr>
        <w:pStyle w:val="TX"/>
        <w:shd w:val="clear" w:color="000000" w:fill="auto"/>
        <w:rPr>
          <w:color w:val="auto"/>
        </w:rPr>
      </w:pPr>
      <w:r w:rsidRPr="00122B6E">
        <w:rPr>
          <w:color w:val="auto"/>
        </w:rPr>
        <w:t xml:space="preserve">Living in a rural </w:t>
      </w:r>
      <w:r w:rsidR="00576AA5" w:rsidRPr="00122B6E">
        <w:rPr>
          <w:color w:val="auto"/>
        </w:rPr>
        <w:t>setting sometimes led to</w:t>
      </w:r>
      <w:r w:rsidRPr="00122B6E">
        <w:rPr>
          <w:color w:val="auto"/>
        </w:rPr>
        <w:t xml:space="preserve"> difficult decision</w:t>
      </w:r>
      <w:r w:rsidR="00576AA5" w:rsidRPr="00122B6E">
        <w:rPr>
          <w:color w:val="auto"/>
        </w:rPr>
        <w:t>s</w:t>
      </w:r>
      <w:r w:rsidRPr="00122B6E">
        <w:rPr>
          <w:color w:val="auto"/>
        </w:rPr>
        <w:t xml:space="preserve"> about where to move the resident. </w:t>
      </w:r>
      <w:r w:rsidR="008F5928" w:rsidRPr="00122B6E">
        <w:rPr>
          <w:color w:val="auto"/>
        </w:rPr>
        <w:t xml:space="preserve">Family caregivers </w:t>
      </w:r>
      <w:r w:rsidR="00576AA5" w:rsidRPr="00122B6E">
        <w:rPr>
          <w:color w:val="auto"/>
        </w:rPr>
        <w:t xml:space="preserve">indicated a desire to be close enough to visit and that their relatives wished to remain in their home communities. </w:t>
      </w:r>
      <w:r w:rsidR="00C42E13" w:rsidRPr="00122B6E">
        <w:rPr>
          <w:color w:val="auto"/>
        </w:rPr>
        <w:t xml:space="preserve">Not disrupting the routines of the person moving was also </w:t>
      </w:r>
      <w:r w:rsidR="00C42E13" w:rsidRPr="00122B6E">
        <w:rPr>
          <w:color w:val="auto"/>
        </w:rPr>
        <w:lastRenderedPageBreak/>
        <w:t>noted as important</w:t>
      </w:r>
      <w:r w:rsidR="00E66A81" w:rsidRPr="00122B6E">
        <w:rPr>
          <w:color w:val="auto"/>
        </w:rPr>
        <w:t xml:space="preserve">. </w:t>
      </w:r>
      <w:r w:rsidR="0078262A" w:rsidRPr="00122B6E">
        <w:rPr>
          <w:color w:val="auto"/>
        </w:rPr>
        <w:t xml:space="preserve">Balancing these wants with the difficulty of finding a </w:t>
      </w:r>
      <w:r w:rsidR="008F5928" w:rsidRPr="00122B6E">
        <w:rPr>
          <w:color w:val="auto"/>
        </w:rPr>
        <w:t xml:space="preserve">long-term care home </w:t>
      </w:r>
      <w:r w:rsidR="0078262A" w:rsidRPr="00122B6E">
        <w:rPr>
          <w:color w:val="auto"/>
        </w:rPr>
        <w:t xml:space="preserve">close to hospitals for easy transportation to appointments and access to medical resources </w:t>
      </w:r>
      <w:r w:rsidR="00C90E9F" w:rsidRPr="00122B6E">
        <w:rPr>
          <w:color w:val="auto"/>
        </w:rPr>
        <w:t xml:space="preserve">was challenging for </w:t>
      </w:r>
      <w:r w:rsidR="008F5928" w:rsidRPr="00122B6E">
        <w:rPr>
          <w:color w:val="auto"/>
        </w:rPr>
        <w:t>family caregivers</w:t>
      </w:r>
      <w:r w:rsidR="00C90E9F" w:rsidRPr="00122B6E">
        <w:rPr>
          <w:color w:val="auto"/>
        </w:rPr>
        <w:t>.</w:t>
      </w:r>
    </w:p>
    <w:p w14:paraId="4CDE09CD" w14:textId="2B23396E" w:rsidR="00BD3D9B" w:rsidRPr="00122B6E" w:rsidRDefault="00BD3D9B" w:rsidP="00122B6E">
      <w:pPr>
        <w:pStyle w:val="EXT"/>
        <w:shd w:val="clear" w:color="000000" w:fill="auto"/>
        <w:rPr>
          <w:color w:val="auto"/>
        </w:rPr>
      </w:pPr>
      <w:del w:id="110" w:author="Raja Pari" w:date="2026-04-01T13:22:00Z" w16du:dateUtc="2026-04-01T07:52:00Z">
        <w:r w:rsidRPr="00122B6E" w:rsidDel="004E5046">
          <w:rPr>
            <w:i/>
            <w:color w:val="auto"/>
          </w:rPr>
          <w:delText>“</w:delText>
        </w:r>
      </w:del>
      <w:r w:rsidRPr="00122B6E">
        <w:rPr>
          <w:i/>
          <w:color w:val="auto"/>
        </w:rPr>
        <w:t>I know this was the first choice because I was here, and it was closer for me to visit.</w:t>
      </w:r>
      <w:del w:id="111" w:author="Raja Pari" w:date="2026-04-01T13:22:00Z" w16du:dateUtc="2026-04-01T07:52:00Z">
        <w:r w:rsidRPr="00122B6E" w:rsidDel="004E5046">
          <w:rPr>
            <w:i/>
            <w:color w:val="auto"/>
          </w:rPr>
          <w:delText>”</w:delText>
        </w:r>
      </w:del>
      <w:r w:rsidR="003D5496" w:rsidRPr="00122B6E">
        <w:rPr>
          <w:color w:val="auto"/>
        </w:rPr>
        <w:t xml:space="preserve"> (wife of W013)</w:t>
      </w:r>
    </w:p>
    <w:p w14:paraId="6E67F72F" w14:textId="3FF2F6BF" w:rsidR="00BD3D9B" w:rsidRPr="00122B6E" w:rsidRDefault="00BD3D9B" w:rsidP="00122B6E">
      <w:pPr>
        <w:pStyle w:val="EXT"/>
        <w:shd w:val="clear" w:color="000000" w:fill="auto"/>
        <w:rPr>
          <w:color w:val="auto"/>
        </w:rPr>
      </w:pPr>
      <w:del w:id="112" w:author="Raja Pari" w:date="2026-04-01T13:22:00Z" w16du:dateUtc="2026-04-01T07:52:00Z">
        <w:r w:rsidRPr="00122B6E" w:rsidDel="004E5046">
          <w:rPr>
            <w:i/>
            <w:color w:val="auto"/>
          </w:rPr>
          <w:delText>“</w:delText>
        </w:r>
      </w:del>
      <w:r w:rsidRPr="00122B6E">
        <w:rPr>
          <w:i/>
          <w:color w:val="auto"/>
        </w:rPr>
        <w:t>It’s hard to get into [name of home], there’s a long waiting list to get in and …he said years and years ago that if he had to go into a home, he’d like to go into [name of community] this is our town.</w:t>
      </w:r>
      <w:del w:id="113" w:author="Raja Pari" w:date="2026-04-01T13:22:00Z" w16du:dateUtc="2026-04-01T07:52:00Z">
        <w:r w:rsidRPr="00122B6E" w:rsidDel="004E5046">
          <w:rPr>
            <w:i/>
            <w:color w:val="auto"/>
          </w:rPr>
          <w:delText>”</w:delText>
        </w:r>
      </w:del>
      <w:r w:rsidRPr="00122B6E">
        <w:rPr>
          <w:color w:val="auto"/>
        </w:rPr>
        <w:t xml:space="preserve"> </w:t>
      </w:r>
      <w:r w:rsidR="00576AA5" w:rsidRPr="00122B6E">
        <w:rPr>
          <w:color w:val="auto"/>
        </w:rPr>
        <w:t>(wife of B015)</w:t>
      </w:r>
    </w:p>
    <w:p w14:paraId="202F1AE5" w14:textId="67E48AA2" w:rsidR="00BD3D9B" w:rsidRPr="00122B6E" w:rsidRDefault="009B5607" w:rsidP="00122B6E">
      <w:pPr>
        <w:pStyle w:val="TXF"/>
        <w:shd w:val="clear" w:color="000000" w:fill="auto"/>
        <w:rPr>
          <w:color w:val="auto"/>
        </w:rPr>
      </w:pPr>
      <w:r w:rsidRPr="00122B6E">
        <w:rPr>
          <w:color w:val="auto"/>
        </w:rPr>
        <w:t xml:space="preserve">The rural context also </w:t>
      </w:r>
      <w:r w:rsidR="00170B22" w:rsidRPr="00122B6E">
        <w:rPr>
          <w:color w:val="auto"/>
        </w:rPr>
        <w:t>played a role in the availability of r</w:t>
      </w:r>
      <w:r w:rsidRPr="00122B6E">
        <w:rPr>
          <w:color w:val="auto"/>
        </w:rPr>
        <w:t>esources</w:t>
      </w:r>
      <w:r w:rsidR="00170B22" w:rsidRPr="00122B6E">
        <w:rPr>
          <w:color w:val="auto"/>
        </w:rPr>
        <w:t xml:space="preserve">, including </w:t>
      </w:r>
      <w:r w:rsidRPr="00122B6E">
        <w:rPr>
          <w:color w:val="auto"/>
        </w:rPr>
        <w:t xml:space="preserve">access to healthcare, medical </w:t>
      </w:r>
      <w:r w:rsidR="00A42E2F" w:rsidRPr="00122B6E">
        <w:rPr>
          <w:color w:val="auto"/>
        </w:rPr>
        <w:t>services</w:t>
      </w:r>
      <w:r w:rsidRPr="00122B6E">
        <w:rPr>
          <w:color w:val="auto"/>
        </w:rPr>
        <w:t>,</w:t>
      </w:r>
      <w:r w:rsidR="00170B22" w:rsidRPr="00122B6E">
        <w:rPr>
          <w:color w:val="auto"/>
        </w:rPr>
        <w:t xml:space="preserve"> staff,</w:t>
      </w:r>
      <w:r w:rsidRPr="00122B6E">
        <w:rPr>
          <w:color w:val="auto"/>
        </w:rPr>
        <w:t xml:space="preserve"> funding, support, activities</w:t>
      </w:r>
      <w:del w:id="114" w:author="Raja Pari" w:date="2026-04-01T22:03:00Z" w16du:dateUtc="2026-04-01T16:33:00Z">
        <w:r w:rsidRPr="00122B6E" w:rsidDel="008918F4">
          <w:rPr>
            <w:color w:val="auto"/>
          </w:rPr>
          <w:delText>,</w:delText>
        </w:r>
      </w:del>
      <w:r w:rsidRPr="00122B6E">
        <w:rPr>
          <w:color w:val="auto"/>
        </w:rPr>
        <w:t xml:space="preserve"> and the setting of the </w:t>
      </w:r>
      <w:r w:rsidR="008F5928" w:rsidRPr="00122B6E">
        <w:rPr>
          <w:color w:val="auto"/>
        </w:rPr>
        <w:t xml:space="preserve">long-term care </w:t>
      </w:r>
      <w:r w:rsidRPr="00122B6E">
        <w:rPr>
          <w:color w:val="auto"/>
        </w:rPr>
        <w:t>home</w:t>
      </w:r>
      <w:r w:rsidR="00170B22" w:rsidRPr="00122B6E">
        <w:rPr>
          <w:color w:val="auto"/>
        </w:rPr>
        <w:t>.</w:t>
      </w:r>
      <w:r w:rsidR="00C613BB" w:rsidRPr="00122B6E">
        <w:rPr>
          <w:color w:val="auto"/>
        </w:rPr>
        <w:t xml:space="preserve"> </w:t>
      </w:r>
      <w:r w:rsidR="008F5928" w:rsidRPr="00122B6E">
        <w:rPr>
          <w:color w:val="auto"/>
        </w:rPr>
        <w:t xml:space="preserve">Family caregivers </w:t>
      </w:r>
      <w:r w:rsidR="00C613BB" w:rsidRPr="00122B6E">
        <w:rPr>
          <w:color w:val="auto"/>
        </w:rPr>
        <w:t>reported concerns about available resources and activities for residents,</w:t>
      </w:r>
      <w:r w:rsidR="00BD3D9B" w:rsidRPr="00122B6E">
        <w:rPr>
          <w:color w:val="auto"/>
        </w:rPr>
        <w:t xml:space="preserve"> </w:t>
      </w:r>
      <w:r w:rsidR="00C613BB" w:rsidRPr="00122B6E">
        <w:rPr>
          <w:color w:val="auto"/>
        </w:rPr>
        <w:t>reflecting their concerns about transitions in residents</w:t>
      </w:r>
      <w:r w:rsidR="00BD3D9B" w:rsidRPr="00122B6E">
        <w:rPr>
          <w:color w:val="auto"/>
        </w:rPr>
        <w:t>’</w:t>
      </w:r>
      <w:r w:rsidR="00C613BB" w:rsidRPr="00122B6E">
        <w:rPr>
          <w:color w:val="auto"/>
        </w:rPr>
        <w:t xml:space="preserve"> </w:t>
      </w:r>
      <w:r w:rsidR="008F5928" w:rsidRPr="00122B6E">
        <w:rPr>
          <w:color w:val="auto"/>
        </w:rPr>
        <w:t xml:space="preserve">well-being </w:t>
      </w:r>
      <w:r w:rsidR="00C613BB" w:rsidRPr="00122B6E">
        <w:rPr>
          <w:color w:val="auto"/>
        </w:rPr>
        <w:t>and activity levels.</w:t>
      </w:r>
    </w:p>
    <w:p w14:paraId="67D7E617" w14:textId="42E1FCF9" w:rsidR="00BD3D9B" w:rsidRPr="00122B6E" w:rsidRDefault="00C613BB" w:rsidP="00122B6E">
      <w:pPr>
        <w:pStyle w:val="TX"/>
        <w:shd w:val="clear" w:color="000000" w:fill="auto"/>
        <w:rPr>
          <w:color w:val="auto"/>
        </w:rPr>
      </w:pPr>
      <w:r w:rsidRPr="00122B6E">
        <w:rPr>
          <w:color w:val="auto"/>
        </w:rPr>
        <w:t xml:space="preserve">The families were very appreciative of the staff and </w:t>
      </w:r>
      <w:r w:rsidR="008F5928" w:rsidRPr="00122B6E">
        <w:rPr>
          <w:color w:val="auto"/>
        </w:rPr>
        <w:t>suggested</w:t>
      </w:r>
      <w:r w:rsidRPr="00122B6E">
        <w:rPr>
          <w:color w:val="auto"/>
        </w:rPr>
        <w:t xml:space="preserve"> the mistakes or negative experiences their </w:t>
      </w:r>
      <w:r w:rsidR="008F5928" w:rsidRPr="00122B6E">
        <w:rPr>
          <w:color w:val="auto"/>
        </w:rPr>
        <w:t xml:space="preserve">relatives endured </w:t>
      </w:r>
      <w:r w:rsidRPr="00122B6E">
        <w:rPr>
          <w:color w:val="auto"/>
        </w:rPr>
        <w:t xml:space="preserve">could </w:t>
      </w:r>
      <w:r w:rsidR="001303F0" w:rsidRPr="00122B6E">
        <w:rPr>
          <w:color w:val="auto"/>
        </w:rPr>
        <w:t xml:space="preserve">have been the </w:t>
      </w:r>
      <w:r w:rsidRPr="00122B6E">
        <w:rPr>
          <w:color w:val="auto"/>
        </w:rPr>
        <w:t>result of lack of funding, lack of resources, being understaffed</w:t>
      </w:r>
      <w:del w:id="115" w:author="Raja Pari" w:date="2026-04-01T22:03:00Z" w16du:dateUtc="2026-04-01T16:33:00Z">
        <w:r w:rsidRPr="00122B6E" w:rsidDel="008918F4">
          <w:rPr>
            <w:color w:val="auto"/>
          </w:rPr>
          <w:delText>,</w:delText>
        </w:r>
      </w:del>
      <w:r w:rsidRPr="00122B6E">
        <w:rPr>
          <w:color w:val="auto"/>
        </w:rPr>
        <w:t xml:space="preserve"> and working in an overly busy setting. </w:t>
      </w:r>
      <w:r w:rsidR="008F5928" w:rsidRPr="00122B6E">
        <w:rPr>
          <w:color w:val="auto"/>
        </w:rPr>
        <w:t xml:space="preserve">Family caregivers </w:t>
      </w:r>
      <w:r w:rsidRPr="00122B6E">
        <w:rPr>
          <w:color w:val="auto"/>
        </w:rPr>
        <w:t xml:space="preserve">were also concerned about </w:t>
      </w:r>
      <w:r w:rsidR="00A42E2F" w:rsidRPr="00122B6E">
        <w:rPr>
          <w:color w:val="auto"/>
        </w:rPr>
        <w:t xml:space="preserve">the </w:t>
      </w:r>
      <w:r w:rsidRPr="00122B6E">
        <w:rPr>
          <w:color w:val="auto"/>
        </w:rPr>
        <w:t>lack of qualified staff to administer medications.</w:t>
      </w:r>
      <w:r w:rsidR="008033A6" w:rsidRPr="00122B6E">
        <w:rPr>
          <w:color w:val="auto"/>
        </w:rPr>
        <w:t xml:space="preserve"> In certain cases, the availability of staff may have contributed to adverse experiences that occurred at the time when</w:t>
      </w:r>
      <w:ins w:id="116" w:author="Raja Pari" w:date="2026-04-01T22:09:00Z" w16du:dateUtc="2026-04-01T16:39:00Z">
        <w:r w:rsidR="00884E39">
          <w:rPr>
            <w:color w:val="auto"/>
          </w:rPr>
          <w:t>,</w:t>
        </w:r>
      </w:ins>
      <w:r w:rsidR="008033A6" w:rsidRPr="00122B6E">
        <w:rPr>
          <w:color w:val="auto"/>
        </w:rPr>
        <w:t xml:space="preserve"> or following</w:t>
      </w:r>
      <w:ins w:id="117" w:author="Raja Pari" w:date="2026-04-01T22:10:00Z" w16du:dateUtc="2026-04-01T16:40:00Z">
        <w:r w:rsidR="00884E39">
          <w:rPr>
            <w:color w:val="auto"/>
          </w:rPr>
          <w:t>,</w:t>
        </w:r>
      </w:ins>
      <w:r w:rsidR="008033A6" w:rsidRPr="00122B6E">
        <w:rPr>
          <w:color w:val="auto"/>
        </w:rPr>
        <w:t xml:space="preserve"> a resident becoming unwell.</w:t>
      </w:r>
    </w:p>
    <w:p w14:paraId="67F4A425" w14:textId="74702F08" w:rsidR="00BD3D9B" w:rsidRPr="00122B6E" w:rsidRDefault="00BD3D9B" w:rsidP="00122B6E">
      <w:pPr>
        <w:pStyle w:val="EXT"/>
        <w:shd w:val="clear" w:color="000000" w:fill="auto"/>
        <w:rPr>
          <w:color w:val="auto"/>
        </w:rPr>
      </w:pPr>
      <w:del w:id="118" w:author="Raja Pari" w:date="2026-04-01T13:22:00Z" w16du:dateUtc="2026-04-01T07:52:00Z">
        <w:r w:rsidRPr="00122B6E" w:rsidDel="004E5046">
          <w:rPr>
            <w:color w:val="auto"/>
          </w:rPr>
          <w:delText>“</w:delText>
        </w:r>
      </w:del>
      <w:r w:rsidRPr="00122B6E">
        <w:rPr>
          <w:color w:val="auto"/>
        </w:rPr>
        <w:t>I think more activity for [resident’s name] would be great.</w:t>
      </w:r>
      <w:del w:id="119" w:author="Raja Pari" w:date="2026-04-01T13:22:00Z" w16du:dateUtc="2026-04-01T07:52:00Z">
        <w:r w:rsidRPr="00122B6E" w:rsidDel="004E5046">
          <w:rPr>
            <w:color w:val="auto"/>
          </w:rPr>
          <w:delText>”</w:delText>
        </w:r>
      </w:del>
      <w:r w:rsidRPr="00122B6E">
        <w:rPr>
          <w:color w:val="auto"/>
        </w:rPr>
        <w:t xml:space="preserve"> </w:t>
      </w:r>
      <w:r w:rsidR="00C613BB" w:rsidRPr="00122B6E">
        <w:rPr>
          <w:color w:val="auto"/>
        </w:rPr>
        <w:t>(husband of R020)</w:t>
      </w:r>
    </w:p>
    <w:p w14:paraId="4839FF4C" w14:textId="4CA12E4C" w:rsidR="00BD3D9B" w:rsidRPr="00122B6E" w:rsidRDefault="00BD3D9B" w:rsidP="00122B6E">
      <w:pPr>
        <w:pStyle w:val="EXT"/>
        <w:shd w:val="clear" w:color="000000" w:fill="auto"/>
        <w:rPr>
          <w:color w:val="auto"/>
        </w:rPr>
      </w:pPr>
      <w:del w:id="120" w:author="Raja Pari" w:date="2026-04-01T13:22:00Z" w16du:dateUtc="2026-04-01T07:52:00Z">
        <w:r w:rsidRPr="00122B6E" w:rsidDel="004E5046">
          <w:rPr>
            <w:color w:val="auto"/>
          </w:rPr>
          <w:delText>“</w:delText>
        </w:r>
      </w:del>
      <w:r w:rsidRPr="00122B6E">
        <w:rPr>
          <w:color w:val="auto"/>
        </w:rPr>
        <w:t>[The] last few times it [the pain] has hit during the nighttime... and that’s when there has been no one to give her something.</w:t>
      </w:r>
      <w:del w:id="121" w:author="Raja Pari" w:date="2026-04-01T13:22:00Z" w16du:dateUtc="2026-04-01T07:52:00Z">
        <w:r w:rsidRPr="00122B6E" w:rsidDel="004E5046">
          <w:rPr>
            <w:color w:val="auto"/>
          </w:rPr>
          <w:delText>”</w:delText>
        </w:r>
      </w:del>
      <w:r w:rsidRPr="00122B6E">
        <w:rPr>
          <w:color w:val="auto"/>
        </w:rPr>
        <w:t xml:space="preserve"> </w:t>
      </w:r>
      <w:r w:rsidR="00C613BB" w:rsidRPr="00122B6E">
        <w:rPr>
          <w:color w:val="auto"/>
        </w:rPr>
        <w:t>(son of B008)</w:t>
      </w:r>
    </w:p>
    <w:p w14:paraId="52E357AA" w14:textId="560634B4" w:rsidR="00BD3D9B" w:rsidRPr="00122B6E" w:rsidRDefault="00BD3D9B" w:rsidP="00122B6E">
      <w:pPr>
        <w:pStyle w:val="EXT"/>
        <w:shd w:val="clear" w:color="000000" w:fill="auto"/>
        <w:rPr>
          <w:color w:val="auto"/>
        </w:rPr>
      </w:pPr>
      <w:del w:id="122" w:author="Raja Pari" w:date="2026-04-01T13:22:00Z" w16du:dateUtc="2026-04-01T07:52:00Z">
        <w:r w:rsidRPr="00122B6E" w:rsidDel="004E5046">
          <w:rPr>
            <w:color w:val="auto"/>
          </w:rPr>
          <w:delText>“</w:delText>
        </w:r>
      </w:del>
      <w:r w:rsidRPr="00122B6E">
        <w:rPr>
          <w:color w:val="auto"/>
        </w:rPr>
        <w:t>There are so many feedings and turns very few are toileted.</w:t>
      </w:r>
      <w:del w:id="123" w:author="Raja Pari" w:date="2026-04-01T13:22:00Z" w16du:dateUtc="2026-04-01T07:52:00Z">
        <w:r w:rsidRPr="00122B6E" w:rsidDel="004E5046">
          <w:rPr>
            <w:color w:val="auto"/>
          </w:rPr>
          <w:delText>”</w:delText>
        </w:r>
      </w:del>
      <w:r w:rsidRPr="00122B6E">
        <w:rPr>
          <w:color w:val="auto"/>
        </w:rPr>
        <w:t xml:space="preserve"> </w:t>
      </w:r>
      <w:r w:rsidR="00C613BB" w:rsidRPr="00122B6E">
        <w:rPr>
          <w:color w:val="auto"/>
        </w:rPr>
        <w:t>(daughter of W008)</w:t>
      </w:r>
    </w:p>
    <w:p w14:paraId="7FD995B2" w14:textId="6D1C8FC0" w:rsidR="00BD3D9B" w:rsidRPr="00122B6E" w:rsidRDefault="00BD3D9B" w:rsidP="00122B6E">
      <w:pPr>
        <w:pStyle w:val="EXT"/>
        <w:shd w:val="clear" w:color="000000" w:fill="auto"/>
        <w:rPr>
          <w:color w:val="auto"/>
        </w:rPr>
      </w:pPr>
      <w:del w:id="124" w:author="Raja Pari" w:date="2026-04-01T13:22:00Z" w16du:dateUtc="2026-04-01T07:52:00Z">
        <w:r w:rsidRPr="00122B6E" w:rsidDel="004E5046">
          <w:rPr>
            <w:color w:val="auto"/>
          </w:rPr>
          <w:delText>“</w:delText>
        </w:r>
      </w:del>
      <w:r w:rsidRPr="00122B6E">
        <w:rPr>
          <w:color w:val="auto"/>
        </w:rPr>
        <w:t>A few days ago, when we were there, there was one RN who was running back and forth, and she was so busy.</w:t>
      </w:r>
      <w:del w:id="125" w:author="Raja Pari" w:date="2026-04-01T13:22:00Z" w16du:dateUtc="2026-04-01T07:52:00Z">
        <w:r w:rsidRPr="00122B6E" w:rsidDel="004E5046">
          <w:rPr>
            <w:color w:val="auto"/>
          </w:rPr>
          <w:delText>”</w:delText>
        </w:r>
      </w:del>
      <w:r w:rsidRPr="00122B6E">
        <w:rPr>
          <w:color w:val="auto"/>
        </w:rPr>
        <w:t xml:space="preserve"> </w:t>
      </w:r>
      <w:r w:rsidR="00C613BB" w:rsidRPr="00122B6E">
        <w:rPr>
          <w:color w:val="auto"/>
        </w:rPr>
        <w:t>(daughter of W008)</w:t>
      </w:r>
    </w:p>
    <w:p w14:paraId="0AB49DE2" w14:textId="0DB0067B" w:rsidR="00BD3D9B" w:rsidRPr="00122B6E" w:rsidRDefault="00BD3D9B" w:rsidP="00122B6E">
      <w:pPr>
        <w:pStyle w:val="EXT"/>
        <w:shd w:val="clear" w:color="000000" w:fill="auto"/>
        <w:rPr>
          <w:color w:val="auto"/>
        </w:rPr>
      </w:pPr>
      <w:del w:id="126" w:author="Raja Pari" w:date="2026-04-01T13:22:00Z" w16du:dateUtc="2026-04-01T07:52:00Z">
        <w:r w:rsidRPr="00122B6E" w:rsidDel="004E5046">
          <w:rPr>
            <w:color w:val="auto"/>
          </w:rPr>
          <w:delText>“</w:delText>
        </w:r>
      </w:del>
      <w:r w:rsidRPr="00122B6E">
        <w:rPr>
          <w:color w:val="auto"/>
        </w:rPr>
        <w:t>Gave him a medication through the intravenous. It was directly not a bag directly into his system I guess there was nobody… there was nobody qualified here.</w:t>
      </w:r>
      <w:del w:id="127" w:author="Raja Pari" w:date="2026-04-01T13:22:00Z" w16du:dateUtc="2026-04-01T07:52:00Z">
        <w:r w:rsidRPr="00122B6E" w:rsidDel="004E5046">
          <w:rPr>
            <w:color w:val="auto"/>
          </w:rPr>
          <w:delText>”</w:delText>
        </w:r>
      </w:del>
      <w:r w:rsidRPr="00122B6E">
        <w:rPr>
          <w:color w:val="auto"/>
        </w:rPr>
        <w:t xml:space="preserve"> </w:t>
      </w:r>
      <w:r w:rsidR="00C613BB" w:rsidRPr="00122B6E">
        <w:rPr>
          <w:color w:val="auto"/>
        </w:rPr>
        <w:t>(wife of W013)</w:t>
      </w:r>
    </w:p>
    <w:p w14:paraId="4874041E" w14:textId="43C30450" w:rsidR="00BD3D9B" w:rsidRPr="00122B6E" w:rsidRDefault="00BD3D9B" w:rsidP="00122B6E">
      <w:pPr>
        <w:pStyle w:val="H2"/>
        <w:shd w:val="clear" w:color="000000" w:fill="auto"/>
        <w:rPr>
          <w:lang w:val="en-GB"/>
        </w:rPr>
      </w:pPr>
      <w:r w:rsidRPr="00122B6E">
        <w:rPr>
          <w:lang w:val="en-GB"/>
        </w:rPr>
        <w:t xml:space="preserve">Adverse </w:t>
      </w:r>
      <w:del w:id="128" w:author="Raja Pari" w:date="2026-03-31T22:40:00Z" w16du:dateUtc="2026-03-31T17:10:00Z">
        <w:r w:rsidRPr="00122B6E" w:rsidDel="004A4FB0">
          <w:rPr>
            <w:lang w:val="en-GB"/>
          </w:rPr>
          <w:delText>E</w:delText>
        </w:r>
      </w:del>
      <w:ins w:id="129" w:author="Raja Pari" w:date="2026-03-31T22:40:00Z" w16du:dateUtc="2026-03-31T17:10:00Z">
        <w:r w:rsidR="004A4FB0" w:rsidRPr="00122B6E">
          <w:rPr>
            <w:lang w:val="en-GB"/>
          </w:rPr>
          <w:t>e</w:t>
        </w:r>
      </w:ins>
      <w:r w:rsidRPr="00122B6E">
        <w:rPr>
          <w:lang w:val="en-GB"/>
        </w:rPr>
        <w:t>vents</w:t>
      </w:r>
    </w:p>
    <w:p w14:paraId="09212561" w14:textId="4AFA1904" w:rsidR="00BD3D9B" w:rsidRPr="00122B6E" w:rsidRDefault="003D5496" w:rsidP="00122B6E">
      <w:pPr>
        <w:pStyle w:val="TXF"/>
        <w:shd w:val="clear" w:color="000000" w:fill="auto"/>
        <w:rPr>
          <w:color w:val="auto"/>
        </w:rPr>
      </w:pPr>
      <w:r w:rsidRPr="00122B6E">
        <w:rPr>
          <w:color w:val="auto"/>
        </w:rPr>
        <w:t xml:space="preserve">Adverse events </w:t>
      </w:r>
      <w:r w:rsidR="001303F0" w:rsidRPr="00122B6E">
        <w:rPr>
          <w:color w:val="auto"/>
        </w:rPr>
        <w:t xml:space="preserve">refer </w:t>
      </w:r>
      <w:r w:rsidRPr="00122B6E">
        <w:rPr>
          <w:color w:val="auto"/>
        </w:rPr>
        <w:t>to falls resulting in injury, medical errors, hygiene not being maintained</w:t>
      </w:r>
      <w:del w:id="130" w:author="Raja Pari" w:date="2026-04-01T22:03:00Z" w16du:dateUtc="2026-04-01T16:33:00Z">
        <w:r w:rsidRPr="00122B6E" w:rsidDel="008918F4">
          <w:rPr>
            <w:color w:val="auto"/>
          </w:rPr>
          <w:delText>,</w:delText>
        </w:r>
      </w:del>
      <w:r w:rsidRPr="00122B6E">
        <w:rPr>
          <w:color w:val="auto"/>
        </w:rPr>
        <w:t xml:space="preserve"> and a lack of independence of the resident. </w:t>
      </w:r>
      <w:r w:rsidR="001303F0" w:rsidRPr="00122B6E">
        <w:rPr>
          <w:color w:val="auto"/>
        </w:rPr>
        <w:t>Two residents had</w:t>
      </w:r>
      <w:r w:rsidRPr="00122B6E">
        <w:rPr>
          <w:color w:val="auto"/>
        </w:rPr>
        <w:t xml:space="preserve"> </w:t>
      </w:r>
      <w:r w:rsidR="001303F0" w:rsidRPr="00122B6E">
        <w:rPr>
          <w:color w:val="auto"/>
        </w:rPr>
        <w:t>fallen</w:t>
      </w:r>
      <w:r w:rsidRPr="00122B6E">
        <w:rPr>
          <w:color w:val="auto"/>
        </w:rPr>
        <w:t xml:space="preserve"> and two </w:t>
      </w:r>
      <w:r w:rsidR="001303F0" w:rsidRPr="00122B6E">
        <w:rPr>
          <w:color w:val="auto"/>
        </w:rPr>
        <w:t>experienced</w:t>
      </w:r>
      <w:r w:rsidRPr="00122B6E">
        <w:rPr>
          <w:color w:val="auto"/>
        </w:rPr>
        <w:t xml:space="preserve"> medication errors</w:t>
      </w:r>
      <w:r w:rsidR="00906F82" w:rsidRPr="00122B6E">
        <w:rPr>
          <w:color w:val="auto"/>
        </w:rPr>
        <w:t xml:space="preserve"> during the study period</w:t>
      </w:r>
      <w:r w:rsidRPr="00122B6E">
        <w:rPr>
          <w:color w:val="auto"/>
        </w:rPr>
        <w:t xml:space="preserve">. The </w:t>
      </w:r>
      <w:r w:rsidR="001303F0" w:rsidRPr="00122B6E">
        <w:rPr>
          <w:color w:val="auto"/>
        </w:rPr>
        <w:t xml:space="preserve">family caregivers </w:t>
      </w:r>
      <w:r w:rsidRPr="00122B6E">
        <w:rPr>
          <w:color w:val="auto"/>
        </w:rPr>
        <w:t xml:space="preserve">suggested this was </w:t>
      </w:r>
      <w:r w:rsidR="00061217" w:rsidRPr="00122B6E">
        <w:rPr>
          <w:color w:val="auto"/>
        </w:rPr>
        <w:t>because of</w:t>
      </w:r>
      <w:r w:rsidRPr="00122B6E">
        <w:rPr>
          <w:color w:val="auto"/>
        </w:rPr>
        <w:t xml:space="preserve"> understaff</w:t>
      </w:r>
      <w:r w:rsidR="00061217" w:rsidRPr="00122B6E">
        <w:rPr>
          <w:color w:val="auto"/>
        </w:rPr>
        <w:t>ing</w:t>
      </w:r>
      <w:r w:rsidRPr="00122B6E">
        <w:rPr>
          <w:color w:val="auto"/>
        </w:rPr>
        <w:t xml:space="preserve"> or a lack of communication between staff and the </w:t>
      </w:r>
      <w:r w:rsidR="001303F0" w:rsidRPr="00122B6E">
        <w:rPr>
          <w:color w:val="auto"/>
        </w:rPr>
        <w:t>family caregiver</w:t>
      </w:r>
      <w:r w:rsidR="00061217" w:rsidRPr="00122B6E">
        <w:rPr>
          <w:color w:val="auto"/>
        </w:rPr>
        <w:t xml:space="preserve"> </w:t>
      </w:r>
      <w:r w:rsidR="008D037F" w:rsidRPr="00122B6E">
        <w:rPr>
          <w:color w:val="auto"/>
        </w:rPr>
        <w:t>in the long-term care home</w:t>
      </w:r>
      <w:r w:rsidRPr="00122B6E">
        <w:rPr>
          <w:color w:val="auto"/>
        </w:rPr>
        <w:t xml:space="preserve">. </w:t>
      </w:r>
      <w:r w:rsidR="008033A6" w:rsidRPr="00122B6E">
        <w:rPr>
          <w:color w:val="auto"/>
        </w:rPr>
        <w:t xml:space="preserve">Family caregivers </w:t>
      </w:r>
      <w:del w:id="131" w:author="Raja Pari" w:date="2026-03-31T22:38:00Z" w16du:dateUtc="2026-03-31T17:08:00Z">
        <w:r w:rsidR="008033A6" w:rsidRPr="00122B6E" w:rsidDel="004A4FB0">
          <w:rPr>
            <w:color w:val="auto"/>
          </w:rPr>
          <w:delText>recognized</w:delText>
        </w:r>
      </w:del>
      <w:ins w:id="132" w:author="Raja Pari" w:date="2026-03-31T22:38:00Z" w16du:dateUtc="2026-03-31T17:08:00Z">
        <w:r w:rsidR="004A4FB0" w:rsidRPr="00122B6E">
          <w:rPr>
            <w:color w:val="auto"/>
          </w:rPr>
          <w:t>recognised</w:t>
        </w:r>
      </w:ins>
      <w:r w:rsidR="008033A6" w:rsidRPr="00122B6E">
        <w:rPr>
          <w:color w:val="auto"/>
        </w:rPr>
        <w:t xml:space="preserve"> that staff were doing the best that they could in an already challenging environment, which was made more complex due to the rural context.</w:t>
      </w:r>
    </w:p>
    <w:p w14:paraId="3E51AB62" w14:textId="77777777" w:rsidR="00BD3D9B" w:rsidRPr="00122B6E" w:rsidRDefault="003D5496" w:rsidP="00122B6E">
      <w:pPr>
        <w:pStyle w:val="TX"/>
        <w:shd w:val="clear" w:color="000000" w:fill="auto"/>
        <w:rPr>
          <w:color w:val="auto"/>
        </w:rPr>
      </w:pPr>
      <w:r w:rsidRPr="00122B6E">
        <w:rPr>
          <w:color w:val="auto"/>
        </w:rPr>
        <w:lastRenderedPageBreak/>
        <w:t xml:space="preserve">Following adverse events, some </w:t>
      </w:r>
      <w:r w:rsidR="001303F0" w:rsidRPr="00122B6E">
        <w:rPr>
          <w:color w:val="auto"/>
        </w:rPr>
        <w:t xml:space="preserve">family caregivers </w:t>
      </w:r>
      <w:r w:rsidRPr="00122B6E">
        <w:rPr>
          <w:color w:val="auto"/>
        </w:rPr>
        <w:t xml:space="preserve">felt the need to </w:t>
      </w:r>
      <w:r w:rsidR="008D037F" w:rsidRPr="00122B6E">
        <w:rPr>
          <w:color w:val="auto"/>
        </w:rPr>
        <w:t>check in</w:t>
      </w:r>
      <w:r w:rsidRPr="00122B6E">
        <w:rPr>
          <w:color w:val="auto"/>
        </w:rPr>
        <w:t xml:space="preserve"> on residents</w:t>
      </w:r>
      <w:r w:rsidR="00061217" w:rsidRPr="00122B6E">
        <w:rPr>
          <w:color w:val="auto"/>
        </w:rPr>
        <w:t xml:space="preserve"> more frequently</w:t>
      </w:r>
      <w:r w:rsidRPr="00122B6E">
        <w:rPr>
          <w:color w:val="auto"/>
        </w:rPr>
        <w:t xml:space="preserve">. One resident experienced a medication error and was suspected to have gone a day without drinking anything. </w:t>
      </w:r>
      <w:r w:rsidR="00061217" w:rsidRPr="00122B6E">
        <w:rPr>
          <w:color w:val="auto"/>
        </w:rPr>
        <w:t xml:space="preserve">Family caregivers </w:t>
      </w:r>
      <w:r w:rsidRPr="00122B6E">
        <w:rPr>
          <w:color w:val="auto"/>
        </w:rPr>
        <w:t xml:space="preserve">indicated they asked more questions and </w:t>
      </w:r>
      <w:r w:rsidR="00061217" w:rsidRPr="00122B6E">
        <w:rPr>
          <w:color w:val="auto"/>
        </w:rPr>
        <w:t>checked in</w:t>
      </w:r>
      <w:r w:rsidRPr="00122B6E">
        <w:rPr>
          <w:color w:val="auto"/>
        </w:rPr>
        <w:t xml:space="preserve"> more frequently to </w:t>
      </w:r>
      <w:r w:rsidR="00061217" w:rsidRPr="00122B6E">
        <w:rPr>
          <w:color w:val="auto"/>
        </w:rPr>
        <w:t>ensure</w:t>
      </w:r>
      <w:r w:rsidRPr="00122B6E">
        <w:rPr>
          <w:color w:val="auto"/>
        </w:rPr>
        <w:t xml:space="preserve"> the </w:t>
      </w:r>
      <w:r w:rsidR="00061217" w:rsidRPr="00122B6E">
        <w:rPr>
          <w:color w:val="auto"/>
        </w:rPr>
        <w:t xml:space="preserve">residents received </w:t>
      </w:r>
      <w:r w:rsidRPr="00122B6E">
        <w:rPr>
          <w:color w:val="auto"/>
        </w:rPr>
        <w:t xml:space="preserve">the care </w:t>
      </w:r>
      <w:r w:rsidR="00061217" w:rsidRPr="00122B6E">
        <w:rPr>
          <w:color w:val="auto"/>
        </w:rPr>
        <w:t xml:space="preserve">they </w:t>
      </w:r>
      <w:r w:rsidRPr="00122B6E">
        <w:rPr>
          <w:color w:val="auto"/>
        </w:rPr>
        <w:t>needed</w:t>
      </w:r>
      <w:r w:rsidR="00906F82" w:rsidRPr="00122B6E">
        <w:rPr>
          <w:color w:val="auto"/>
        </w:rPr>
        <w:t xml:space="preserve"> following an adverse event</w:t>
      </w:r>
      <w:r w:rsidRPr="00122B6E">
        <w:rPr>
          <w:color w:val="auto"/>
        </w:rPr>
        <w:t>.</w:t>
      </w:r>
    </w:p>
    <w:p w14:paraId="5A0C1AA0" w14:textId="30C8FB8F" w:rsidR="00BD3D9B" w:rsidRPr="00122B6E" w:rsidRDefault="00BD3D9B" w:rsidP="00122B6E">
      <w:pPr>
        <w:pStyle w:val="EXT"/>
        <w:shd w:val="clear" w:color="000000" w:fill="auto"/>
        <w:rPr>
          <w:color w:val="auto"/>
        </w:rPr>
      </w:pPr>
      <w:del w:id="133" w:author="Raja Pari" w:date="2026-04-01T13:22:00Z" w16du:dateUtc="2026-04-01T07:52:00Z">
        <w:r w:rsidRPr="00122B6E" w:rsidDel="004E5046">
          <w:rPr>
            <w:color w:val="auto"/>
          </w:rPr>
          <w:delText>“</w:delText>
        </w:r>
      </w:del>
      <w:r w:rsidRPr="00122B6E">
        <w:rPr>
          <w:color w:val="auto"/>
        </w:rPr>
        <w:t>I want to know [resident’s status] for myself and my peace of mind.</w:t>
      </w:r>
      <w:del w:id="134" w:author="Raja Pari" w:date="2026-04-01T13:22:00Z" w16du:dateUtc="2026-04-01T07:52:00Z">
        <w:r w:rsidRPr="00122B6E" w:rsidDel="004E5046">
          <w:rPr>
            <w:color w:val="auto"/>
          </w:rPr>
          <w:delText>”</w:delText>
        </w:r>
      </w:del>
      <w:r w:rsidR="00BF2CC5" w:rsidRPr="00122B6E">
        <w:rPr>
          <w:color w:val="auto"/>
        </w:rPr>
        <w:t xml:space="preserve"> (wife of W013)</w:t>
      </w:r>
    </w:p>
    <w:p w14:paraId="7931F3E8" w14:textId="00AC2E08" w:rsidR="00BD3D9B" w:rsidRPr="00122B6E" w:rsidRDefault="008D037F" w:rsidP="00122B6E">
      <w:pPr>
        <w:pStyle w:val="TXF"/>
        <w:shd w:val="clear" w:color="000000" w:fill="auto"/>
        <w:rPr>
          <w:color w:val="auto"/>
        </w:rPr>
      </w:pPr>
      <w:r w:rsidRPr="00122B6E">
        <w:rPr>
          <w:color w:val="auto"/>
        </w:rPr>
        <w:t xml:space="preserve">Family caregivers </w:t>
      </w:r>
      <w:r w:rsidR="005F59E7" w:rsidRPr="00122B6E">
        <w:rPr>
          <w:color w:val="auto"/>
        </w:rPr>
        <w:t xml:space="preserve">also </w:t>
      </w:r>
      <w:r w:rsidR="00C544BC" w:rsidRPr="00122B6E">
        <w:rPr>
          <w:color w:val="auto"/>
        </w:rPr>
        <w:t xml:space="preserve">reported identifying </w:t>
      </w:r>
      <w:r w:rsidR="00311DAF" w:rsidRPr="00122B6E">
        <w:rPr>
          <w:color w:val="auto"/>
        </w:rPr>
        <w:t xml:space="preserve">potential adverse events, </w:t>
      </w:r>
      <w:r w:rsidR="004E71C4" w:rsidRPr="00122B6E">
        <w:rPr>
          <w:color w:val="auto"/>
        </w:rPr>
        <w:t xml:space="preserve">which they </w:t>
      </w:r>
      <w:r w:rsidR="00125B34" w:rsidRPr="00122B6E">
        <w:rPr>
          <w:color w:val="auto"/>
        </w:rPr>
        <w:t xml:space="preserve">brought up to </w:t>
      </w:r>
      <w:r w:rsidRPr="00122B6E">
        <w:rPr>
          <w:color w:val="auto"/>
        </w:rPr>
        <w:t xml:space="preserve">the </w:t>
      </w:r>
      <w:r w:rsidR="00125B34" w:rsidRPr="00122B6E">
        <w:rPr>
          <w:color w:val="auto"/>
        </w:rPr>
        <w:t>staff</w:t>
      </w:r>
      <w:r w:rsidR="00E35D22" w:rsidRPr="00122B6E">
        <w:rPr>
          <w:color w:val="auto"/>
        </w:rPr>
        <w:t xml:space="preserve">. </w:t>
      </w:r>
      <w:r w:rsidR="00FF2194" w:rsidRPr="00122B6E">
        <w:rPr>
          <w:color w:val="auto"/>
        </w:rPr>
        <w:t>Family</w:t>
      </w:r>
      <w:r w:rsidRPr="00122B6E">
        <w:rPr>
          <w:color w:val="auto"/>
        </w:rPr>
        <w:t xml:space="preserve"> caregivers</w:t>
      </w:r>
      <w:r w:rsidR="00BD3D9B" w:rsidRPr="00122B6E">
        <w:rPr>
          <w:color w:val="auto"/>
        </w:rPr>
        <w:t>’</w:t>
      </w:r>
      <w:r w:rsidRPr="00122B6E">
        <w:rPr>
          <w:color w:val="auto"/>
        </w:rPr>
        <w:t xml:space="preserve"> </w:t>
      </w:r>
      <w:r w:rsidR="00821234" w:rsidRPr="00122B6E">
        <w:rPr>
          <w:color w:val="auto"/>
        </w:rPr>
        <w:t xml:space="preserve">concerns </w:t>
      </w:r>
      <w:r w:rsidR="000A0039" w:rsidRPr="00122B6E">
        <w:rPr>
          <w:color w:val="auto"/>
        </w:rPr>
        <w:t xml:space="preserve">were </w:t>
      </w:r>
      <w:r w:rsidR="00CD6455" w:rsidRPr="00122B6E">
        <w:rPr>
          <w:color w:val="auto"/>
        </w:rPr>
        <w:t>addressed</w:t>
      </w:r>
      <w:r w:rsidR="00FF2194" w:rsidRPr="00122B6E">
        <w:rPr>
          <w:color w:val="auto"/>
        </w:rPr>
        <w:t xml:space="preserve"> in some situations</w:t>
      </w:r>
      <w:r w:rsidR="00CD6455" w:rsidRPr="00122B6E">
        <w:rPr>
          <w:color w:val="auto"/>
        </w:rPr>
        <w:t>,</w:t>
      </w:r>
      <w:r w:rsidR="000A0039" w:rsidRPr="00122B6E">
        <w:rPr>
          <w:color w:val="auto"/>
        </w:rPr>
        <w:t xml:space="preserve"> and appropriate</w:t>
      </w:r>
      <w:r w:rsidR="00B631B5" w:rsidRPr="00122B6E">
        <w:rPr>
          <w:color w:val="auto"/>
        </w:rPr>
        <w:t xml:space="preserve"> assessment and/or</w:t>
      </w:r>
      <w:r w:rsidR="000A0039" w:rsidRPr="00122B6E">
        <w:rPr>
          <w:color w:val="auto"/>
        </w:rPr>
        <w:t xml:space="preserve"> </w:t>
      </w:r>
      <w:r w:rsidR="00CD6455" w:rsidRPr="00122B6E">
        <w:rPr>
          <w:color w:val="auto"/>
        </w:rPr>
        <w:t xml:space="preserve">treatment </w:t>
      </w:r>
      <w:del w:id="135" w:author="Raja Pari" w:date="2026-04-01T22:12:00Z" w16du:dateUtc="2026-04-01T16:42:00Z">
        <w:r w:rsidR="00CD6455" w:rsidRPr="00122B6E" w:rsidDel="00B715AD">
          <w:rPr>
            <w:color w:val="auto"/>
          </w:rPr>
          <w:delText xml:space="preserve">was </w:delText>
        </w:r>
      </w:del>
      <w:ins w:id="136" w:author="Raja Pari" w:date="2026-04-01T22:12:00Z" w16du:dateUtc="2026-04-01T16:42:00Z">
        <w:r w:rsidR="00B715AD" w:rsidRPr="00122B6E">
          <w:rPr>
            <w:color w:val="auto"/>
          </w:rPr>
          <w:t>w</w:t>
        </w:r>
        <w:r w:rsidR="00B715AD">
          <w:rPr>
            <w:color w:val="auto"/>
          </w:rPr>
          <w:t>ere</w:t>
        </w:r>
        <w:r w:rsidR="00B715AD" w:rsidRPr="00122B6E">
          <w:rPr>
            <w:color w:val="auto"/>
          </w:rPr>
          <w:t xml:space="preserve"> </w:t>
        </w:r>
      </w:ins>
      <w:r w:rsidR="00CD6455" w:rsidRPr="00122B6E">
        <w:rPr>
          <w:color w:val="auto"/>
        </w:rPr>
        <w:t xml:space="preserve">administered. In other situations, </w:t>
      </w:r>
      <w:r w:rsidRPr="00122B6E">
        <w:rPr>
          <w:color w:val="auto"/>
        </w:rPr>
        <w:t xml:space="preserve">family caregivers </w:t>
      </w:r>
      <w:r w:rsidR="00CD6455" w:rsidRPr="00122B6E">
        <w:rPr>
          <w:color w:val="auto"/>
        </w:rPr>
        <w:t xml:space="preserve">felt the </w:t>
      </w:r>
      <w:r w:rsidR="00D82887" w:rsidRPr="00122B6E">
        <w:rPr>
          <w:color w:val="auto"/>
        </w:rPr>
        <w:t>care was inadequate</w:t>
      </w:r>
      <w:r w:rsidR="00FE207F" w:rsidRPr="00122B6E">
        <w:rPr>
          <w:color w:val="auto"/>
        </w:rPr>
        <w:t>.</w:t>
      </w:r>
      <w:r w:rsidR="008033A6" w:rsidRPr="00122B6E">
        <w:rPr>
          <w:color w:val="auto"/>
        </w:rPr>
        <w:t xml:space="preserve"> Their perceptions of the manner and quality with which their concerns were addressed related closely to how they perceived the communication with the long-term care staff.</w:t>
      </w:r>
    </w:p>
    <w:p w14:paraId="660B5E6B" w14:textId="14C88708" w:rsidR="00BD3D9B" w:rsidRPr="00122B6E" w:rsidRDefault="00BD3D9B" w:rsidP="00122B6E">
      <w:pPr>
        <w:pStyle w:val="EXT"/>
        <w:shd w:val="clear" w:color="000000" w:fill="auto"/>
        <w:rPr>
          <w:color w:val="auto"/>
        </w:rPr>
      </w:pPr>
      <w:del w:id="137" w:author="Raja Pari" w:date="2026-04-01T13:22:00Z" w16du:dateUtc="2026-04-01T07:52:00Z">
        <w:r w:rsidRPr="00122B6E" w:rsidDel="004E5046">
          <w:rPr>
            <w:i/>
            <w:color w:val="auto"/>
          </w:rPr>
          <w:delText>“</w:delText>
        </w:r>
      </w:del>
      <w:r w:rsidRPr="00122B6E">
        <w:rPr>
          <w:i/>
          <w:color w:val="auto"/>
        </w:rPr>
        <w:t>Then she seemed to be guarding her arm… and asked whether or not it had been assessed and they hadn’t really assessed her arm.</w:t>
      </w:r>
      <w:del w:id="138" w:author="Raja Pari" w:date="2026-04-01T13:22:00Z" w16du:dateUtc="2026-04-01T07:52:00Z">
        <w:r w:rsidRPr="00122B6E" w:rsidDel="004E5046">
          <w:rPr>
            <w:i/>
            <w:color w:val="auto"/>
          </w:rPr>
          <w:delText>”</w:delText>
        </w:r>
      </w:del>
      <w:r w:rsidRPr="00122B6E">
        <w:rPr>
          <w:color w:val="auto"/>
        </w:rPr>
        <w:t xml:space="preserve"> </w:t>
      </w:r>
      <w:r w:rsidR="003D5496" w:rsidRPr="00122B6E">
        <w:rPr>
          <w:color w:val="auto"/>
        </w:rPr>
        <w:t>(daughter of B023)</w:t>
      </w:r>
    </w:p>
    <w:p w14:paraId="666D7E4B" w14:textId="3D3A7678" w:rsidR="00BD3D9B" w:rsidRPr="00122B6E" w:rsidRDefault="00BD3D9B" w:rsidP="00122B6E">
      <w:pPr>
        <w:pStyle w:val="EXT"/>
        <w:shd w:val="clear" w:color="000000" w:fill="auto"/>
        <w:rPr>
          <w:color w:val="auto"/>
        </w:rPr>
      </w:pPr>
      <w:del w:id="139" w:author="Raja Pari" w:date="2026-04-01T13:22:00Z" w16du:dateUtc="2026-04-01T07:52:00Z">
        <w:r w:rsidRPr="00122B6E" w:rsidDel="004E5046">
          <w:rPr>
            <w:i/>
            <w:color w:val="auto"/>
          </w:rPr>
          <w:delText>“</w:delText>
        </w:r>
      </w:del>
      <w:r w:rsidRPr="00122B6E">
        <w:rPr>
          <w:i/>
          <w:color w:val="auto"/>
        </w:rPr>
        <w:t>[Our] family noticed she was rubbing her eyes and when examined by the nurse, the Dr was called, and treatment was started for an eye infection.</w:t>
      </w:r>
      <w:del w:id="140" w:author="Raja Pari" w:date="2026-04-01T13:22:00Z" w16du:dateUtc="2026-04-01T07:52:00Z">
        <w:r w:rsidRPr="00122B6E" w:rsidDel="004E5046">
          <w:rPr>
            <w:i/>
            <w:color w:val="auto"/>
          </w:rPr>
          <w:delText>”</w:delText>
        </w:r>
      </w:del>
      <w:r w:rsidRPr="00122B6E">
        <w:rPr>
          <w:color w:val="auto"/>
        </w:rPr>
        <w:t xml:space="preserve"> </w:t>
      </w:r>
      <w:r w:rsidR="003D5496" w:rsidRPr="00122B6E">
        <w:rPr>
          <w:color w:val="auto"/>
        </w:rPr>
        <w:t>(daughter of W008)</w:t>
      </w:r>
    </w:p>
    <w:p w14:paraId="4B2CBBAC" w14:textId="33A89891" w:rsidR="00BD3D9B" w:rsidRPr="00122B6E" w:rsidRDefault="00BD3D9B" w:rsidP="00122B6E">
      <w:pPr>
        <w:pStyle w:val="EXT"/>
        <w:shd w:val="clear" w:color="000000" w:fill="auto"/>
        <w:rPr>
          <w:color w:val="auto"/>
        </w:rPr>
      </w:pPr>
      <w:del w:id="141" w:author="Raja Pari" w:date="2026-04-01T13:22:00Z" w16du:dateUtc="2026-04-01T07:52:00Z">
        <w:r w:rsidRPr="00122B6E" w:rsidDel="004E5046">
          <w:rPr>
            <w:i/>
            <w:color w:val="auto"/>
          </w:rPr>
          <w:delText>“</w:delText>
        </w:r>
      </w:del>
      <w:r w:rsidRPr="00122B6E">
        <w:rPr>
          <w:i/>
          <w:color w:val="auto"/>
        </w:rPr>
        <w:t>It was found she had a fracture…they sent her home with a cheesecloth… they recommended a sling, but they didn’t have any…she can’t wear the cheesecloth… she’s going to take it off… and it was cutting into her neck, so she still has swelling.</w:t>
      </w:r>
      <w:del w:id="142" w:author="Raja Pari" w:date="2026-04-01T13:22:00Z" w16du:dateUtc="2026-04-01T07:52:00Z">
        <w:r w:rsidRPr="00122B6E" w:rsidDel="004E5046">
          <w:rPr>
            <w:i/>
            <w:color w:val="auto"/>
          </w:rPr>
          <w:delText>”</w:delText>
        </w:r>
      </w:del>
      <w:r w:rsidR="003D5496" w:rsidRPr="00122B6E">
        <w:rPr>
          <w:color w:val="auto"/>
        </w:rPr>
        <w:t xml:space="preserve"> (daughter of B023)</w:t>
      </w:r>
    </w:p>
    <w:p w14:paraId="443D5E44" w14:textId="259696ED" w:rsidR="00BD3D9B" w:rsidRPr="00122B6E" w:rsidRDefault="00BD3D9B" w:rsidP="00122B6E">
      <w:pPr>
        <w:pStyle w:val="H2"/>
        <w:shd w:val="clear" w:color="000000" w:fill="auto"/>
        <w:rPr>
          <w:lang w:val="en-GB"/>
        </w:rPr>
      </w:pPr>
      <w:r w:rsidRPr="00122B6E">
        <w:rPr>
          <w:lang w:val="en-GB"/>
        </w:rPr>
        <w:t xml:space="preserve">Communication and </w:t>
      </w:r>
      <w:del w:id="143" w:author="Raja Pari" w:date="2026-03-31T22:40:00Z" w16du:dateUtc="2026-03-31T17:10:00Z">
        <w:r w:rsidRPr="00122B6E" w:rsidDel="003F2985">
          <w:rPr>
            <w:lang w:val="en-GB"/>
          </w:rPr>
          <w:delText>E</w:delText>
        </w:r>
      </w:del>
      <w:ins w:id="144" w:author="Raja Pari" w:date="2026-03-31T22:40:00Z" w16du:dateUtc="2026-03-31T17:10:00Z">
        <w:r w:rsidR="003F2985" w:rsidRPr="00122B6E">
          <w:rPr>
            <w:lang w:val="en-GB"/>
          </w:rPr>
          <w:t>e</w:t>
        </w:r>
      </w:ins>
      <w:r w:rsidRPr="00122B6E">
        <w:rPr>
          <w:lang w:val="en-GB"/>
        </w:rPr>
        <w:t xml:space="preserve">xperiences with </w:t>
      </w:r>
      <w:del w:id="145" w:author="Raja Pari" w:date="2026-03-31T22:41:00Z" w16du:dateUtc="2026-03-31T17:11:00Z">
        <w:r w:rsidRPr="00122B6E" w:rsidDel="003F2985">
          <w:rPr>
            <w:lang w:val="en-GB"/>
          </w:rPr>
          <w:delText>L</w:delText>
        </w:r>
      </w:del>
      <w:ins w:id="146" w:author="Raja Pari" w:date="2026-03-31T22:41:00Z" w16du:dateUtc="2026-03-31T17:11:00Z">
        <w:r w:rsidR="003F2985" w:rsidRPr="00122B6E">
          <w:rPr>
            <w:lang w:val="en-GB"/>
          </w:rPr>
          <w:t>l</w:t>
        </w:r>
      </w:ins>
      <w:r w:rsidRPr="00122B6E">
        <w:rPr>
          <w:lang w:val="en-GB"/>
        </w:rPr>
        <w:t>ong-</w:t>
      </w:r>
      <w:del w:id="147" w:author="Raja Pari" w:date="2026-03-31T22:41:00Z" w16du:dateUtc="2026-03-31T17:11:00Z">
        <w:r w:rsidRPr="00122B6E" w:rsidDel="003F2985">
          <w:rPr>
            <w:lang w:val="en-GB"/>
          </w:rPr>
          <w:delText>T</w:delText>
        </w:r>
      </w:del>
      <w:ins w:id="148" w:author="Raja Pari" w:date="2026-03-31T22:41:00Z" w16du:dateUtc="2026-03-31T17:11:00Z">
        <w:r w:rsidR="003F2985" w:rsidRPr="00122B6E">
          <w:rPr>
            <w:lang w:val="en-GB"/>
          </w:rPr>
          <w:t>t</w:t>
        </w:r>
      </w:ins>
      <w:r w:rsidRPr="00122B6E">
        <w:rPr>
          <w:lang w:val="en-GB"/>
        </w:rPr>
        <w:t xml:space="preserve">erm </w:t>
      </w:r>
      <w:del w:id="149" w:author="Raja Pari" w:date="2026-03-31T22:41:00Z" w16du:dateUtc="2026-03-31T17:11:00Z">
        <w:r w:rsidRPr="00122B6E" w:rsidDel="003F2985">
          <w:rPr>
            <w:lang w:val="en-GB"/>
          </w:rPr>
          <w:delText>C</w:delText>
        </w:r>
      </w:del>
      <w:ins w:id="150" w:author="Raja Pari" w:date="2026-03-31T22:41:00Z" w16du:dateUtc="2026-03-31T17:11:00Z">
        <w:r w:rsidR="003F2985" w:rsidRPr="00122B6E">
          <w:rPr>
            <w:lang w:val="en-GB"/>
          </w:rPr>
          <w:t>c</w:t>
        </w:r>
      </w:ins>
      <w:r w:rsidRPr="00122B6E">
        <w:rPr>
          <w:lang w:val="en-GB"/>
        </w:rPr>
        <w:t xml:space="preserve">are </w:t>
      </w:r>
      <w:del w:id="151" w:author="Raja Pari" w:date="2026-03-31T22:41:00Z" w16du:dateUtc="2026-03-31T17:11:00Z">
        <w:r w:rsidRPr="00122B6E" w:rsidDel="003F2985">
          <w:rPr>
            <w:lang w:val="en-GB"/>
          </w:rPr>
          <w:delText>S</w:delText>
        </w:r>
      </w:del>
      <w:ins w:id="152" w:author="Raja Pari" w:date="2026-03-31T22:41:00Z" w16du:dateUtc="2026-03-31T17:11:00Z">
        <w:r w:rsidR="003F2985" w:rsidRPr="00122B6E">
          <w:rPr>
            <w:lang w:val="en-GB"/>
          </w:rPr>
          <w:t>s</w:t>
        </w:r>
      </w:ins>
      <w:r w:rsidRPr="00122B6E">
        <w:rPr>
          <w:lang w:val="en-GB"/>
        </w:rPr>
        <w:t>taff</w:t>
      </w:r>
    </w:p>
    <w:p w14:paraId="6197016B" w14:textId="345DEAA9" w:rsidR="00BD3D9B" w:rsidRPr="00122B6E" w:rsidRDefault="00A0327B" w:rsidP="00122B6E">
      <w:pPr>
        <w:pStyle w:val="TXF"/>
        <w:shd w:val="clear" w:color="000000" w:fill="auto"/>
        <w:rPr>
          <w:color w:val="auto"/>
        </w:rPr>
      </w:pPr>
      <w:r w:rsidRPr="00122B6E">
        <w:rPr>
          <w:color w:val="auto"/>
        </w:rPr>
        <w:t>P</w:t>
      </w:r>
      <w:r w:rsidR="003D5496" w:rsidRPr="00122B6E">
        <w:rPr>
          <w:color w:val="auto"/>
        </w:rPr>
        <w:t xml:space="preserve">roductive communication among staff, the </w:t>
      </w:r>
      <w:r w:rsidR="00FF2194" w:rsidRPr="00122B6E">
        <w:rPr>
          <w:color w:val="auto"/>
        </w:rPr>
        <w:t>family caregiver</w:t>
      </w:r>
      <w:del w:id="153" w:author="Raja Pari" w:date="2026-04-01T22:04:00Z" w16du:dateUtc="2026-04-01T16:34:00Z">
        <w:r w:rsidR="003D5496" w:rsidRPr="00122B6E" w:rsidDel="008918F4">
          <w:rPr>
            <w:color w:val="auto"/>
          </w:rPr>
          <w:delText>,</w:delText>
        </w:r>
      </w:del>
      <w:r w:rsidR="003D5496" w:rsidRPr="00122B6E">
        <w:rPr>
          <w:color w:val="auto"/>
        </w:rPr>
        <w:t xml:space="preserve"> and other providers (e.g., hospice and occupational therapy) was an important component of </w:t>
      </w:r>
      <w:ins w:id="154" w:author="Raja Pari" w:date="2026-04-01T22:12:00Z" w16du:dateUtc="2026-04-01T16:42:00Z">
        <w:r w:rsidR="00B715AD">
          <w:rPr>
            <w:color w:val="auto"/>
          </w:rPr>
          <w:t xml:space="preserve">the </w:t>
        </w:r>
      </w:ins>
      <w:r w:rsidR="00FF2194" w:rsidRPr="00122B6E">
        <w:rPr>
          <w:color w:val="auto"/>
        </w:rPr>
        <w:t>family caregiver</w:t>
      </w:r>
      <w:r w:rsidR="00BD3D9B" w:rsidRPr="00122B6E">
        <w:rPr>
          <w:color w:val="auto"/>
        </w:rPr>
        <w:t>’</w:t>
      </w:r>
      <w:r w:rsidR="00FF2194" w:rsidRPr="00122B6E">
        <w:rPr>
          <w:color w:val="auto"/>
        </w:rPr>
        <w:t xml:space="preserve">s </w:t>
      </w:r>
      <w:r w:rsidR="003D5496" w:rsidRPr="00122B6E">
        <w:rPr>
          <w:color w:val="auto"/>
        </w:rPr>
        <w:t xml:space="preserve">positive experiences. Consistent communication from staff about major changes and routine updates </w:t>
      </w:r>
      <w:r w:rsidR="009C19F6" w:rsidRPr="00122B6E">
        <w:rPr>
          <w:color w:val="auto"/>
        </w:rPr>
        <w:t>o</w:t>
      </w:r>
      <w:r w:rsidR="003D5496" w:rsidRPr="00122B6E">
        <w:rPr>
          <w:color w:val="auto"/>
        </w:rPr>
        <w:t>n their relative</w:t>
      </w:r>
      <w:del w:id="155" w:author="Raja Pari" w:date="2026-04-01T22:12:00Z" w16du:dateUtc="2026-04-01T16:42:00Z">
        <w:r w:rsidR="00BD3D9B" w:rsidRPr="00122B6E" w:rsidDel="00B715AD">
          <w:rPr>
            <w:color w:val="auto"/>
          </w:rPr>
          <w:delText>’</w:delText>
        </w:r>
      </w:del>
      <w:r w:rsidR="003D5496" w:rsidRPr="00122B6E">
        <w:rPr>
          <w:color w:val="auto"/>
        </w:rPr>
        <w:t>s</w:t>
      </w:r>
      <w:ins w:id="156" w:author="Raja Pari" w:date="2026-04-01T22:12:00Z" w16du:dateUtc="2026-04-01T16:42:00Z">
        <w:r w:rsidR="00B715AD">
          <w:rPr>
            <w:color w:val="auto"/>
          </w:rPr>
          <w:t>’</w:t>
        </w:r>
      </w:ins>
      <w:r w:rsidR="003D5496" w:rsidRPr="00122B6E">
        <w:rPr>
          <w:color w:val="auto"/>
        </w:rPr>
        <w:t xml:space="preserve"> care </w:t>
      </w:r>
      <w:r w:rsidR="0079194A" w:rsidRPr="00122B6E">
        <w:rPr>
          <w:color w:val="auto"/>
        </w:rPr>
        <w:t>was</w:t>
      </w:r>
      <w:r w:rsidR="009C19F6" w:rsidRPr="00122B6E">
        <w:rPr>
          <w:color w:val="auto"/>
        </w:rPr>
        <w:t xml:space="preserve"> </w:t>
      </w:r>
      <w:r w:rsidR="003D5496" w:rsidRPr="00122B6E">
        <w:rPr>
          <w:color w:val="auto"/>
        </w:rPr>
        <w:t>essential to building trust</w:t>
      </w:r>
      <w:r w:rsidR="00AA1DD6" w:rsidRPr="00122B6E">
        <w:rPr>
          <w:color w:val="auto"/>
        </w:rPr>
        <w:t>.</w:t>
      </w:r>
      <w:r w:rsidR="002B568C" w:rsidRPr="00122B6E">
        <w:rPr>
          <w:color w:val="auto"/>
        </w:rPr>
        <w:t xml:space="preserve"> </w:t>
      </w:r>
      <w:r w:rsidR="009C19F6" w:rsidRPr="00122B6E">
        <w:rPr>
          <w:color w:val="auto"/>
        </w:rPr>
        <w:t>However, for many family caregivers</w:t>
      </w:r>
      <w:r w:rsidR="0079194A" w:rsidRPr="00122B6E">
        <w:rPr>
          <w:color w:val="auto"/>
        </w:rPr>
        <w:t>, i</w:t>
      </w:r>
      <w:r w:rsidR="00AA1DD6" w:rsidRPr="00122B6E">
        <w:rPr>
          <w:color w:val="auto"/>
        </w:rPr>
        <w:t>nconsistent or frantic</w:t>
      </w:r>
      <w:r w:rsidR="0079194A" w:rsidRPr="00122B6E">
        <w:rPr>
          <w:color w:val="auto"/>
        </w:rPr>
        <w:t xml:space="preserve"> tele</w:t>
      </w:r>
      <w:r w:rsidR="00AA1DD6" w:rsidRPr="00122B6E">
        <w:rPr>
          <w:color w:val="auto"/>
        </w:rPr>
        <w:t>phone calls from staff with incomplete information were sources of stress.</w:t>
      </w:r>
    </w:p>
    <w:p w14:paraId="1A6A9024" w14:textId="73F291DA" w:rsidR="00BD3D9B" w:rsidRPr="00122B6E" w:rsidRDefault="00BD3D9B" w:rsidP="00122B6E">
      <w:pPr>
        <w:pStyle w:val="EXT"/>
        <w:shd w:val="clear" w:color="000000" w:fill="auto"/>
        <w:rPr>
          <w:color w:val="auto"/>
        </w:rPr>
      </w:pPr>
      <w:del w:id="157" w:author="Raja Pari" w:date="2026-04-01T13:22:00Z" w16du:dateUtc="2026-04-01T07:52:00Z">
        <w:r w:rsidRPr="00122B6E" w:rsidDel="004E5046">
          <w:rPr>
            <w:i/>
            <w:color w:val="auto"/>
          </w:rPr>
          <w:delText>“</w:delText>
        </w:r>
      </w:del>
      <w:r w:rsidRPr="00122B6E">
        <w:rPr>
          <w:i/>
          <w:color w:val="auto"/>
        </w:rPr>
        <w:t>The nurses are very good at dropping what they are doing, unless it is something very serious, they are in the middle of, they come and check it out.</w:t>
      </w:r>
      <w:del w:id="158" w:author="Raja Pari" w:date="2026-04-01T13:22:00Z" w16du:dateUtc="2026-04-01T07:52:00Z">
        <w:r w:rsidRPr="00122B6E" w:rsidDel="004E5046">
          <w:rPr>
            <w:i/>
            <w:color w:val="auto"/>
          </w:rPr>
          <w:delText>”</w:delText>
        </w:r>
      </w:del>
      <w:r w:rsidRPr="00122B6E">
        <w:rPr>
          <w:color w:val="auto"/>
        </w:rPr>
        <w:t xml:space="preserve"> </w:t>
      </w:r>
      <w:r w:rsidR="003D5496" w:rsidRPr="00122B6E">
        <w:rPr>
          <w:color w:val="auto"/>
        </w:rPr>
        <w:t>(daughter of W012)</w:t>
      </w:r>
    </w:p>
    <w:p w14:paraId="7CA145D6" w14:textId="76ED2803" w:rsidR="00BD3D9B" w:rsidRPr="00122B6E" w:rsidRDefault="00BD3D9B" w:rsidP="00122B6E">
      <w:pPr>
        <w:pStyle w:val="EXT"/>
        <w:shd w:val="clear" w:color="000000" w:fill="auto"/>
        <w:rPr>
          <w:color w:val="auto"/>
        </w:rPr>
      </w:pPr>
      <w:del w:id="159" w:author="Raja Pari" w:date="2026-04-01T13:22:00Z" w16du:dateUtc="2026-04-01T07:52:00Z">
        <w:r w:rsidRPr="00122B6E" w:rsidDel="004E5046">
          <w:rPr>
            <w:i/>
            <w:color w:val="auto"/>
          </w:rPr>
          <w:delText>“</w:delText>
        </w:r>
      </w:del>
      <w:r w:rsidRPr="00122B6E">
        <w:rPr>
          <w:i/>
          <w:color w:val="auto"/>
        </w:rPr>
        <w:t>Nurses called 2 weeks ago regarding a medication error. [Resident name] is allergic to ASA and was given this.</w:t>
      </w:r>
      <w:del w:id="160" w:author="Raja Pari" w:date="2026-04-01T13:22:00Z" w16du:dateUtc="2026-04-01T07:52:00Z">
        <w:r w:rsidRPr="00122B6E" w:rsidDel="004E5046">
          <w:rPr>
            <w:i/>
            <w:color w:val="auto"/>
          </w:rPr>
          <w:delText>”</w:delText>
        </w:r>
      </w:del>
      <w:r w:rsidRPr="00122B6E">
        <w:rPr>
          <w:color w:val="auto"/>
        </w:rPr>
        <w:t xml:space="preserve"> </w:t>
      </w:r>
      <w:r w:rsidR="006F1540" w:rsidRPr="00122B6E">
        <w:rPr>
          <w:color w:val="auto"/>
        </w:rPr>
        <w:t>(daughter of W008)</w:t>
      </w:r>
    </w:p>
    <w:p w14:paraId="11E2A170" w14:textId="433CB964" w:rsidR="00BD3D9B" w:rsidRPr="00122B6E" w:rsidRDefault="003D5496" w:rsidP="00122B6E">
      <w:pPr>
        <w:pStyle w:val="TXF"/>
        <w:shd w:val="clear" w:color="000000" w:fill="auto"/>
        <w:rPr>
          <w:color w:val="auto"/>
        </w:rPr>
      </w:pPr>
      <w:r w:rsidRPr="00122B6E">
        <w:rPr>
          <w:color w:val="auto"/>
        </w:rPr>
        <w:t xml:space="preserve">Lack of communication between staff members, or between staff and external service providers, was a common frustration. Another negative experience mentioned concerned disagreements between staff and </w:t>
      </w:r>
      <w:r w:rsidR="007A5107" w:rsidRPr="00122B6E">
        <w:rPr>
          <w:color w:val="auto"/>
        </w:rPr>
        <w:t xml:space="preserve">family caregivers </w:t>
      </w:r>
      <w:r w:rsidR="005E6ECD" w:rsidRPr="00122B6E">
        <w:rPr>
          <w:color w:val="auto"/>
        </w:rPr>
        <w:t>regarding medication use</w:t>
      </w:r>
      <w:r w:rsidR="0099395A" w:rsidRPr="00122B6E">
        <w:rPr>
          <w:color w:val="auto"/>
        </w:rPr>
        <w:t xml:space="preserve">, </w:t>
      </w:r>
      <w:r w:rsidR="00410CE7" w:rsidRPr="00122B6E">
        <w:rPr>
          <w:color w:val="auto"/>
        </w:rPr>
        <w:t>activities</w:t>
      </w:r>
      <w:del w:id="161" w:author="Raja Pari" w:date="2026-04-01T22:04:00Z" w16du:dateUtc="2026-04-01T16:34:00Z">
        <w:r w:rsidR="0099395A" w:rsidRPr="00122B6E" w:rsidDel="008918F4">
          <w:rPr>
            <w:color w:val="auto"/>
          </w:rPr>
          <w:delText>,</w:delText>
        </w:r>
      </w:del>
      <w:r w:rsidR="0099395A" w:rsidRPr="00122B6E">
        <w:rPr>
          <w:color w:val="auto"/>
        </w:rPr>
        <w:t xml:space="preserve"> and care</w:t>
      </w:r>
      <w:r w:rsidR="00410CE7" w:rsidRPr="00122B6E">
        <w:rPr>
          <w:color w:val="auto"/>
        </w:rPr>
        <w:t xml:space="preserve">. One </w:t>
      </w:r>
      <w:r w:rsidR="007A5107" w:rsidRPr="00122B6E">
        <w:rPr>
          <w:color w:val="auto"/>
        </w:rPr>
        <w:t xml:space="preserve">family caregiver </w:t>
      </w:r>
      <w:r w:rsidR="00410CE7" w:rsidRPr="00122B6E">
        <w:rPr>
          <w:color w:val="auto"/>
        </w:rPr>
        <w:t xml:space="preserve">described how she wanted to take the resident out for the day to see family and visit. She </w:t>
      </w:r>
      <w:r w:rsidR="00410CE7" w:rsidRPr="00122B6E">
        <w:rPr>
          <w:color w:val="auto"/>
        </w:rPr>
        <w:lastRenderedPageBreak/>
        <w:t>mentioned that people were</w:t>
      </w:r>
      <w:r w:rsidR="00A22FF2" w:rsidRPr="00122B6E">
        <w:rPr>
          <w:color w:val="auto"/>
        </w:rPr>
        <w:t xml:space="preserve"> no</w:t>
      </w:r>
      <w:r w:rsidR="00410CE7" w:rsidRPr="00122B6E">
        <w:rPr>
          <w:color w:val="auto"/>
        </w:rPr>
        <w:t>t happy about this decision; however, she did not specify if she meant staff or other family members.</w:t>
      </w:r>
    </w:p>
    <w:p w14:paraId="5206DA85" w14:textId="5D713944" w:rsidR="00BD3D9B" w:rsidRPr="00122B6E" w:rsidRDefault="00BD3D9B" w:rsidP="00122B6E">
      <w:pPr>
        <w:pStyle w:val="EXT"/>
        <w:shd w:val="clear" w:color="000000" w:fill="auto"/>
        <w:rPr>
          <w:color w:val="auto"/>
        </w:rPr>
      </w:pPr>
      <w:del w:id="162" w:author="Raja Pari" w:date="2026-04-01T13:22:00Z" w16du:dateUtc="2026-04-01T07:52:00Z">
        <w:r w:rsidRPr="00122B6E" w:rsidDel="004E5046">
          <w:rPr>
            <w:color w:val="auto"/>
          </w:rPr>
          <w:delText>“</w:delText>
        </w:r>
      </w:del>
      <w:r w:rsidRPr="00122B6E">
        <w:rPr>
          <w:color w:val="auto"/>
        </w:rPr>
        <w:t>I felt she had been overmedicated.</w:t>
      </w:r>
      <w:del w:id="163" w:author="Raja Pari" w:date="2026-04-01T13:22:00Z" w16du:dateUtc="2026-04-01T07:52:00Z">
        <w:r w:rsidRPr="00122B6E" w:rsidDel="004E5046">
          <w:rPr>
            <w:color w:val="auto"/>
          </w:rPr>
          <w:delText>”</w:delText>
        </w:r>
      </w:del>
      <w:r w:rsidRPr="00122B6E">
        <w:rPr>
          <w:color w:val="auto"/>
        </w:rPr>
        <w:t xml:space="preserve"> </w:t>
      </w:r>
      <w:r w:rsidR="003D5496" w:rsidRPr="00122B6E">
        <w:rPr>
          <w:color w:val="auto"/>
        </w:rPr>
        <w:t>(husband of R020)</w:t>
      </w:r>
    </w:p>
    <w:p w14:paraId="73209E1E" w14:textId="41BE033F" w:rsidR="00BD3D9B" w:rsidRPr="00122B6E" w:rsidRDefault="00BD3D9B" w:rsidP="00122B6E">
      <w:pPr>
        <w:pStyle w:val="EXT"/>
        <w:shd w:val="clear" w:color="000000" w:fill="auto"/>
        <w:rPr>
          <w:color w:val="auto"/>
        </w:rPr>
      </w:pPr>
      <w:del w:id="164" w:author="Raja Pari" w:date="2026-04-01T13:22:00Z" w16du:dateUtc="2026-04-01T07:52:00Z">
        <w:r w:rsidRPr="00122B6E" w:rsidDel="004E5046">
          <w:rPr>
            <w:i/>
            <w:color w:val="auto"/>
          </w:rPr>
          <w:delText>“</w:delText>
        </w:r>
      </w:del>
      <w:r w:rsidRPr="00122B6E">
        <w:rPr>
          <w:i/>
          <w:color w:val="auto"/>
        </w:rPr>
        <w:t>She was wearing the same clothes for six days in a row... She is a seamstress... She’s got tons of clothes... when [she] has her hair [and clothes] done she feels better.</w:t>
      </w:r>
      <w:del w:id="165" w:author="Raja Pari" w:date="2026-04-01T13:22:00Z" w16du:dateUtc="2026-04-01T07:52:00Z">
        <w:r w:rsidRPr="00122B6E" w:rsidDel="004E5046">
          <w:rPr>
            <w:i/>
            <w:color w:val="auto"/>
          </w:rPr>
          <w:delText>”</w:delText>
        </w:r>
      </w:del>
      <w:r w:rsidRPr="00122B6E">
        <w:rPr>
          <w:color w:val="auto"/>
        </w:rPr>
        <w:t xml:space="preserve"> </w:t>
      </w:r>
      <w:r w:rsidR="00095BF9" w:rsidRPr="00122B6E">
        <w:rPr>
          <w:color w:val="auto"/>
        </w:rPr>
        <w:t>(daughter of B023)</w:t>
      </w:r>
    </w:p>
    <w:p w14:paraId="64A4A6E6" w14:textId="77777777" w:rsidR="00BD3D9B" w:rsidRPr="00122B6E" w:rsidRDefault="003D5496" w:rsidP="00122B6E">
      <w:pPr>
        <w:pStyle w:val="TXF"/>
        <w:shd w:val="clear" w:color="000000" w:fill="auto"/>
        <w:rPr>
          <w:color w:val="auto"/>
        </w:rPr>
      </w:pPr>
      <w:r w:rsidRPr="00122B6E">
        <w:rPr>
          <w:color w:val="auto"/>
        </w:rPr>
        <w:t xml:space="preserve">Some </w:t>
      </w:r>
      <w:r w:rsidR="007A5107" w:rsidRPr="00122B6E">
        <w:rPr>
          <w:color w:val="auto"/>
        </w:rPr>
        <w:t xml:space="preserve">family caregivers </w:t>
      </w:r>
      <w:r w:rsidRPr="00122B6E">
        <w:rPr>
          <w:color w:val="auto"/>
        </w:rPr>
        <w:t>reported a lack of clarity around medical procedures or medications,</w:t>
      </w:r>
      <w:r w:rsidR="00934473" w:rsidRPr="00122B6E">
        <w:rPr>
          <w:color w:val="auto"/>
        </w:rPr>
        <w:t xml:space="preserve"> a</w:t>
      </w:r>
      <w:r w:rsidRPr="00122B6E">
        <w:rPr>
          <w:color w:val="auto"/>
        </w:rPr>
        <w:t>nd staff uncertainty whether a resident was still taking a medication</w:t>
      </w:r>
      <w:r w:rsidR="00D368E2" w:rsidRPr="00122B6E">
        <w:rPr>
          <w:color w:val="auto"/>
        </w:rPr>
        <w:t xml:space="preserve">. </w:t>
      </w:r>
      <w:r w:rsidR="007A5107" w:rsidRPr="00122B6E">
        <w:rPr>
          <w:color w:val="auto"/>
        </w:rPr>
        <w:t>Family caregiver</w:t>
      </w:r>
      <w:r w:rsidR="00D368E2" w:rsidRPr="00122B6E">
        <w:rPr>
          <w:color w:val="auto"/>
        </w:rPr>
        <w:t>s also felt they did not have the knowledge to question medication administration</w:t>
      </w:r>
      <w:r w:rsidR="000B53C8" w:rsidRPr="00122B6E">
        <w:rPr>
          <w:color w:val="auto"/>
        </w:rPr>
        <w:t>, suggesting</w:t>
      </w:r>
      <w:r w:rsidR="00A11D8A" w:rsidRPr="00122B6E">
        <w:rPr>
          <w:color w:val="auto"/>
        </w:rPr>
        <w:t xml:space="preserve"> a need for </w:t>
      </w:r>
      <w:r w:rsidR="00A24599" w:rsidRPr="00122B6E">
        <w:rPr>
          <w:color w:val="auto"/>
        </w:rPr>
        <w:t xml:space="preserve">improvements </w:t>
      </w:r>
      <w:r w:rsidR="00DA1036" w:rsidRPr="00122B6E">
        <w:rPr>
          <w:color w:val="auto"/>
        </w:rPr>
        <w:t>in communication and health literacy.</w:t>
      </w:r>
    </w:p>
    <w:p w14:paraId="6FB39106" w14:textId="10D22C09" w:rsidR="00BD3D9B" w:rsidRPr="00122B6E" w:rsidRDefault="00BD3D9B" w:rsidP="00122B6E">
      <w:pPr>
        <w:pStyle w:val="EXT"/>
        <w:shd w:val="clear" w:color="000000" w:fill="auto"/>
        <w:rPr>
          <w:color w:val="auto"/>
        </w:rPr>
      </w:pPr>
      <w:del w:id="166" w:author="Raja Pari" w:date="2026-04-01T13:22:00Z" w16du:dateUtc="2026-04-01T07:52:00Z">
        <w:r w:rsidRPr="00122B6E" w:rsidDel="004E5046">
          <w:rPr>
            <w:i/>
            <w:color w:val="auto"/>
          </w:rPr>
          <w:delText>“</w:delText>
        </w:r>
      </w:del>
      <w:r w:rsidRPr="00122B6E">
        <w:rPr>
          <w:i/>
          <w:color w:val="auto"/>
        </w:rPr>
        <w:t>I do not know who approved that [medication] or if the doctor approved that.</w:t>
      </w:r>
      <w:del w:id="167" w:author="Raja Pari" w:date="2026-04-01T13:22:00Z" w16du:dateUtc="2026-04-01T07:52:00Z">
        <w:r w:rsidRPr="00122B6E" w:rsidDel="004E5046">
          <w:rPr>
            <w:i/>
            <w:color w:val="auto"/>
          </w:rPr>
          <w:delText>”</w:delText>
        </w:r>
      </w:del>
      <w:r w:rsidR="00D368E2" w:rsidRPr="00122B6E">
        <w:rPr>
          <w:color w:val="auto"/>
        </w:rPr>
        <w:t xml:space="preserve"> (son of B008)</w:t>
      </w:r>
    </w:p>
    <w:p w14:paraId="72C09AA8" w14:textId="6A9927D8" w:rsidR="00BD3D9B" w:rsidRPr="00122B6E" w:rsidRDefault="00BD3D9B" w:rsidP="00122B6E">
      <w:pPr>
        <w:pStyle w:val="EXT"/>
        <w:shd w:val="clear" w:color="000000" w:fill="auto"/>
        <w:rPr>
          <w:color w:val="auto"/>
        </w:rPr>
      </w:pPr>
      <w:del w:id="168" w:author="Raja Pari" w:date="2026-04-01T13:22:00Z" w16du:dateUtc="2026-04-01T07:52:00Z">
        <w:r w:rsidRPr="00122B6E" w:rsidDel="004E5046">
          <w:rPr>
            <w:color w:val="auto"/>
          </w:rPr>
          <w:delText>“</w:delText>
        </w:r>
      </w:del>
      <w:r w:rsidRPr="00122B6E">
        <w:rPr>
          <w:color w:val="auto"/>
        </w:rPr>
        <w:t>I don’t know for sure because I asked the nurse just this week if he is still on the medication and she thought he was on his last days, but she wasn’t sure.</w:t>
      </w:r>
      <w:del w:id="169" w:author="Raja Pari" w:date="2026-04-01T13:22:00Z" w16du:dateUtc="2026-04-01T07:52:00Z">
        <w:r w:rsidRPr="00122B6E" w:rsidDel="004E5046">
          <w:rPr>
            <w:color w:val="auto"/>
          </w:rPr>
          <w:delText>”</w:delText>
        </w:r>
      </w:del>
      <w:r w:rsidRPr="00122B6E">
        <w:rPr>
          <w:color w:val="auto"/>
        </w:rPr>
        <w:t xml:space="preserve"> </w:t>
      </w:r>
      <w:r w:rsidR="003D5496" w:rsidRPr="00122B6E">
        <w:rPr>
          <w:color w:val="auto"/>
        </w:rPr>
        <w:t>(wife of W013)</w:t>
      </w:r>
    </w:p>
    <w:p w14:paraId="50AA53DB" w14:textId="153A9738" w:rsidR="00BD3D9B" w:rsidRPr="00122B6E" w:rsidRDefault="00BD3D9B" w:rsidP="00122B6E">
      <w:pPr>
        <w:pStyle w:val="EXT"/>
        <w:shd w:val="clear" w:color="000000" w:fill="auto"/>
        <w:rPr>
          <w:color w:val="auto"/>
        </w:rPr>
      </w:pPr>
      <w:r w:rsidRPr="00122B6E">
        <w:rPr>
          <w:color w:val="auto"/>
        </w:rPr>
        <w:t>I don’t really know about the antibiotics; this is a non-medical family… I don’t know how often she’s been given the antibiotics this year.</w:t>
      </w:r>
      <w:del w:id="170" w:author="Raja Pari" w:date="2026-04-01T13:22:00Z" w16du:dateUtc="2026-04-01T07:52:00Z">
        <w:r w:rsidRPr="00122B6E" w:rsidDel="004E5046">
          <w:rPr>
            <w:color w:val="auto"/>
          </w:rPr>
          <w:delText>”</w:delText>
        </w:r>
      </w:del>
      <w:r w:rsidRPr="00122B6E">
        <w:rPr>
          <w:color w:val="auto"/>
        </w:rPr>
        <w:t xml:space="preserve"> </w:t>
      </w:r>
      <w:r w:rsidR="003D5496" w:rsidRPr="00122B6E">
        <w:rPr>
          <w:color w:val="auto"/>
        </w:rPr>
        <w:t>(son of B017)</w:t>
      </w:r>
    </w:p>
    <w:p w14:paraId="43DB0771" w14:textId="462BF862" w:rsidR="00BD3D9B" w:rsidRPr="00122B6E" w:rsidRDefault="00633C16" w:rsidP="00122B6E">
      <w:pPr>
        <w:pStyle w:val="TXF"/>
        <w:shd w:val="clear" w:color="000000" w:fill="auto"/>
        <w:rPr>
          <w:rFonts w:ascii="Quattrocento Sans" w:eastAsia="Quattrocento Sans" w:hAnsi="Quattrocento Sans" w:cs="Quattrocento Sans"/>
          <w:color w:val="auto"/>
          <w:sz w:val="18"/>
          <w:szCs w:val="18"/>
        </w:rPr>
      </w:pPr>
      <w:r w:rsidRPr="00122B6E">
        <w:rPr>
          <w:color w:val="auto"/>
        </w:rPr>
        <w:t xml:space="preserve">Our findings reflect the key factors that concerned family caregivers when their resident became unwell. Transitions </w:t>
      </w:r>
      <w:r w:rsidR="00BC115F" w:rsidRPr="00122B6E">
        <w:rPr>
          <w:color w:val="auto"/>
        </w:rPr>
        <w:t>in ability and adverse events</w:t>
      </w:r>
      <w:r w:rsidRPr="00122B6E">
        <w:rPr>
          <w:color w:val="auto"/>
        </w:rPr>
        <w:t xml:space="preserve"> were sources of </w:t>
      </w:r>
      <w:r w:rsidR="00BC115F" w:rsidRPr="00122B6E">
        <w:rPr>
          <w:color w:val="auto"/>
        </w:rPr>
        <w:t xml:space="preserve">stress for family caregivers, leading to an increased sense of need to </w:t>
      </w:r>
      <w:r w:rsidR="00BD3D9B" w:rsidRPr="00122B6E">
        <w:rPr>
          <w:color w:val="auto"/>
        </w:rPr>
        <w:t>‘</w:t>
      </w:r>
      <w:r w:rsidR="00BC115F" w:rsidRPr="00122B6E">
        <w:rPr>
          <w:color w:val="auto"/>
        </w:rPr>
        <w:t>check in</w:t>
      </w:r>
      <w:r w:rsidR="00BD3D9B" w:rsidRPr="00122B6E">
        <w:rPr>
          <w:color w:val="auto"/>
        </w:rPr>
        <w:t>’</w:t>
      </w:r>
      <w:r w:rsidR="00BC115F" w:rsidRPr="00122B6E">
        <w:rPr>
          <w:color w:val="auto"/>
        </w:rPr>
        <w:t xml:space="preserve"> on residents. Negative experiences related to staff communication often stemmed from issues tied to the rural context, such as understaffing and limited availability of resources to support residents who became unwell.</w:t>
      </w:r>
    </w:p>
    <w:p w14:paraId="163B7356" w14:textId="7763F878" w:rsidR="00BD3D9B" w:rsidRPr="00122B6E" w:rsidRDefault="00BD3D9B" w:rsidP="00122B6E">
      <w:pPr>
        <w:pStyle w:val="H1"/>
        <w:shd w:val="clear" w:color="000000" w:fill="auto"/>
        <w:rPr>
          <w:lang w:val="en-GB"/>
        </w:rPr>
      </w:pPr>
      <w:r w:rsidRPr="00122B6E">
        <w:rPr>
          <w:lang w:val="en-GB"/>
        </w:rPr>
        <w:t>Discussion</w:t>
      </w:r>
    </w:p>
    <w:p w14:paraId="68852866" w14:textId="784D69D5" w:rsidR="00BD3D9B" w:rsidRPr="00122B6E" w:rsidRDefault="00897D84" w:rsidP="00122B6E">
      <w:pPr>
        <w:pStyle w:val="TXF"/>
        <w:shd w:val="clear" w:color="000000" w:fill="auto"/>
        <w:rPr>
          <w:color w:val="auto"/>
        </w:rPr>
      </w:pPr>
      <w:r w:rsidRPr="00122B6E">
        <w:rPr>
          <w:color w:val="auto"/>
        </w:rPr>
        <w:t>In this study, we explored family caregivers</w:t>
      </w:r>
      <w:r w:rsidR="00BD3D9B" w:rsidRPr="00122B6E">
        <w:rPr>
          <w:color w:val="auto"/>
        </w:rPr>
        <w:t>’</w:t>
      </w:r>
      <w:r w:rsidRPr="00122B6E">
        <w:rPr>
          <w:color w:val="auto"/>
        </w:rPr>
        <w:t xml:space="preserve"> experiences when a resident became unwell while living in rural long-term care homes. The findings from this study build on a growing body of research illustrating the desire and need to improve collaborative care </w:t>
      </w:r>
      <w:r w:rsidR="008033A6" w:rsidRPr="00122B6E">
        <w:rPr>
          <w:color w:val="auto"/>
        </w:rPr>
        <w:t xml:space="preserve">and highlight the added complexity of the rural context in long-term care </w:t>
      </w:r>
      <w:r w:rsidRPr="00122B6E">
        <w:rPr>
          <w:color w:val="auto"/>
        </w:rPr>
        <w:t>(</w:t>
      </w:r>
      <w:hyperlink w:anchor="Boscart_et_al__2019" w:tooltip="Boscart, V., d’Avernas, J., van der Horst, M. L., Garbutt, K., Sheiban Taucar, L., &amp; Raasok, M. (2019). Shared learning environments for unregulated care provider education in long-term care: Innovative approaches and key considerations. Gerontology &amp; Ger" w:history="1">
        <w:r w:rsidRPr="00122B6E">
          <w:rPr>
            <w:rStyle w:val="Hyperlink"/>
          </w:rPr>
          <w:t xml:space="preserve">Boscart </w:t>
        </w:r>
        <w:r w:rsidRPr="00122B6E">
          <w:rPr>
            <w:rStyle w:val="Hyperlink"/>
            <w:i/>
          </w:rPr>
          <w:t>et al</w:t>
        </w:r>
        <w:r w:rsidRPr="00122B6E">
          <w:rPr>
            <w:rStyle w:val="Hyperlink"/>
          </w:rPr>
          <w:t>., 2019</w:t>
        </w:r>
      </w:hyperlink>
      <w:r w:rsidRPr="00122B6E">
        <w:rPr>
          <w:color w:val="auto"/>
        </w:rPr>
        <w:t xml:space="preserve">; Canadian Institute </w:t>
      </w:r>
      <w:del w:id="171" w:author="Raja Pari" w:date="2026-04-01T13:16:00Z" w16du:dateUtc="2026-04-01T07:46:00Z">
        <w:r w:rsidRPr="00122B6E" w:rsidDel="00BD21F0">
          <w:rPr>
            <w:color w:val="auto"/>
          </w:rPr>
          <w:delText xml:space="preserve">of </w:delText>
        </w:r>
      </w:del>
      <w:ins w:id="172" w:author="Raja Pari" w:date="2026-04-01T13:16:00Z" w16du:dateUtc="2026-04-01T07:46:00Z">
        <w:r w:rsidR="00BD21F0" w:rsidRPr="00122B6E">
          <w:rPr>
            <w:color w:val="auto"/>
          </w:rPr>
          <w:t xml:space="preserve">for </w:t>
        </w:r>
      </w:ins>
      <w:r w:rsidRPr="00122B6E">
        <w:rPr>
          <w:color w:val="auto"/>
        </w:rPr>
        <w:t xml:space="preserve">Health Information, 2018; </w:t>
      </w:r>
      <w:hyperlink w:anchor="Parmar_et_al__2021b" w:tooltip="Parmar, J., Bremault-Phillips, S., Duggleby, W., Holroyd-Leduc, J., &amp; Pot, M. A. (2021b). Caregiver-centered care competency framework. Canadian Institute for Health Information: University of Alberta. https://assets.website-files.com/60105a5edd88603ee79d" w:history="1">
        <w:r w:rsidRPr="00122B6E">
          <w:rPr>
            <w:rStyle w:val="Hyperlink"/>
          </w:rPr>
          <w:t xml:space="preserve">Parmar </w:t>
        </w:r>
        <w:r w:rsidRPr="00122B6E">
          <w:rPr>
            <w:rStyle w:val="Hyperlink"/>
            <w:i/>
          </w:rPr>
          <w:t>et al</w:t>
        </w:r>
        <w:r w:rsidRPr="00122B6E">
          <w:rPr>
            <w:rStyle w:val="Hyperlink"/>
          </w:rPr>
          <w:t>., 2021</w:t>
        </w:r>
        <w:r w:rsidR="006C32E4" w:rsidRPr="00122B6E">
          <w:rPr>
            <w:rStyle w:val="Hyperlink"/>
          </w:rPr>
          <w:t>b</w:t>
        </w:r>
      </w:hyperlink>
      <w:r w:rsidRPr="00122B6E">
        <w:rPr>
          <w:color w:val="auto"/>
        </w:rPr>
        <w:t xml:space="preserve">). The interviews provided rich data to explicitly explore the understanding of care from the perspective of family caregivers in rural long-term care homes. </w:t>
      </w:r>
      <w:r w:rsidR="009157F4" w:rsidRPr="00122B6E">
        <w:rPr>
          <w:color w:val="auto"/>
        </w:rPr>
        <w:t xml:space="preserve">While the initial interview guide </w:t>
      </w:r>
      <w:del w:id="173" w:author="Raja Pari" w:date="2026-03-31T22:38:00Z" w16du:dateUtc="2026-03-31T17:08:00Z">
        <w:r w:rsidR="009157F4" w:rsidRPr="00122B6E" w:rsidDel="004A4FB0">
          <w:rPr>
            <w:color w:val="auto"/>
          </w:rPr>
          <w:delText>focused</w:delText>
        </w:r>
      </w:del>
      <w:ins w:id="174" w:author="Raja Pari" w:date="2026-03-31T22:38:00Z" w16du:dateUtc="2026-03-31T17:08:00Z">
        <w:r w:rsidR="004A4FB0" w:rsidRPr="00122B6E">
          <w:rPr>
            <w:color w:val="auto"/>
          </w:rPr>
          <w:t>focussed</w:t>
        </w:r>
      </w:ins>
      <w:r w:rsidR="009157F4" w:rsidRPr="00122B6E">
        <w:rPr>
          <w:color w:val="auto"/>
        </w:rPr>
        <w:t xml:space="preserve"> primarily on family caregivers</w:t>
      </w:r>
      <w:r w:rsidR="00BD3D9B" w:rsidRPr="00122B6E">
        <w:rPr>
          <w:color w:val="auto"/>
        </w:rPr>
        <w:t>’</w:t>
      </w:r>
      <w:r w:rsidR="009157F4" w:rsidRPr="00122B6E">
        <w:rPr>
          <w:color w:val="auto"/>
        </w:rPr>
        <w:t xml:space="preserve"> experiences when a resident became unwell, </w:t>
      </w:r>
      <w:r w:rsidR="00C8290E" w:rsidRPr="00122B6E">
        <w:rPr>
          <w:color w:val="auto"/>
        </w:rPr>
        <w:t xml:space="preserve">the conversational nature led caregivers </w:t>
      </w:r>
      <w:r w:rsidR="00D7229B" w:rsidRPr="00122B6E">
        <w:rPr>
          <w:color w:val="auto"/>
        </w:rPr>
        <w:t>t</w:t>
      </w:r>
      <w:r w:rsidR="00C8290E" w:rsidRPr="00122B6E">
        <w:rPr>
          <w:color w:val="auto"/>
        </w:rPr>
        <w:t xml:space="preserve">o share topics that were important to them, primarily their relationships with staff. </w:t>
      </w:r>
      <w:r w:rsidR="00D7229B" w:rsidRPr="00122B6E">
        <w:rPr>
          <w:color w:val="auto"/>
        </w:rPr>
        <w:t xml:space="preserve">The context of the rural long-term care homes influenced many of these topics, including </w:t>
      </w:r>
      <w:ins w:id="175" w:author="Raja Pari" w:date="2026-04-01T22:13:00Z" w16du:dateUtc="2026-04-01T16:43:00Z">
        <w:r w:rsidR="00B715AD">
          <w:rPr>
            <w:color w:val="auto"/>
          </w:rPr>
          <w:t xml:space="preserve">the </w:t>
        </w:r>
      </w:ins>
      <w:r w:rsidR="00D7229B" w:rsidRPr="00122B6E">
        <w:rPr>
          <w:color w:val="auto"/>
        </w:rPr>
        <w:t>availability of staff and resources</w:t>
      </w:r>
      <w:r w:rsidR="002D717C" w:rsidRPr="00122B6E">
        <w:rPr>
          <w:color w:val="auto"/>
        </w:rPr>
        <w:t>, and was present in all of the themes uncovered from the interviews.</w:t>
      </w:r>
    </w:p>
    <w:p w14:paraId="5970D164" w14:textId="0C307562" w:rsidR="00BD3D9B" w:rsidRPr="00122B6E" w:rsidRDefault="00BD3D9B" w:rsidP="00122B6E">
      <w:pPr>
        <w:pStyle w:val="H2"/>
        <w:shd w:val="clear" w:color="000000" w:fill="auto"/>
        <w:rPr>
          <w:lang w:val="en-GB"/>
        </w:rPr>
      </w:pPr>
      <w:r w:rsidRPr="00122B6E">
        <w:rPr>
          <w:lang w:val="en-GB"/>
        </w:rPr>
        <w:t>Transitions</w:t>
      </w:r>
    </w:p>
    <w:p w14:paraId="091FD6EF" w14:textId="72EBF9DA" w:rsidR="00BD3D9B" w:rsidRPr="00122B6E" w:rsidRDefault="00F91986" w:rsidP="00122B6E">
      <w:pPr>
        <w:pStyle w:val="TXF"/>
        <w:shd w:val="clear" w:color="000000" w:fill="auto"/>
        <w:rPr>
          <w:color w:val="auto"/>
        </w:rPr>
      </w:pPr>
      <w:r w:rsidRPr="00122B6E">
        <w:rPr>
          <w:color w:val="auto"/>
        </w:rPr>
        <w:lastRenderedPageBreak/>
        <w:t xml:space="preserve">Our findings </w:t>
      </w:r>
      <w:r w:rsidR="003D5496" w:rsidRPr="00122B6E">
        <w:rPr>
          <w:color w:val="auto"/>
        </w:rPr>
        <w:t xml:space="preserve">highlighted the stress that </w:t>
      </w:r>
      <w:r w:rsidR="00A50427" w:rsidRPr="00122B6E">
        <w:rPr>
          <w:color w:val="auto"/>
        </w:rPr>
        <w:t xml:space="preserve">family caregivers </w:t>
      </w:r>
      <w:r w:rsidR="003D5496" w:rsidRPr="00122B6E">
        <w:rPr>
          <w:color w:val="auto"/>
        </w:rPr>
        <w:t>experienced through difficulty making decisions, concern for the well</w:t>
      </w:r>
      <w:ins w:id="176" w:author="Raja Pari" w:date="2026-04-01T22:13:00Z" w16du:dateUtc="2026-04-01T16:43:00Z">
        <w:r w:rsidR="00B715AD">
          <w:rPr>
            <w:color w:val="auto"/>
          </w:rPr>
          <w:t>-</w:t>
        </w:r>
      </w:ins>
      <w:r w:rsidR="003D5496" w:rsidRPr="00122B6E">
        <w:rPr>
          <w:color w:val="auto"/>
        </w:rPr>
        <w:t xml:space="preserve">being of the resident, acknowledging that care was beyond </w:t>
      </w:r>
      <w:r w:rsidR="00A50427" w:rsidRPr="00122B6E">
        <w:rPr>
          <w:color w:val="auto"/>
        </w:rPr>
        <w:t xml:space="preserve">the </w:t>
      </w:r>
      <w:r w:rsidR="003D5496" w:rsidRPr="00122B6E">
        <w:rPr>
          <w:color w:val="auto"/>
        </w:rPr>
        <w:t xml:space="preserve">capabilities of the </w:t>
      </w:r>
      <w:r w:rsidR="00A50427" w:rsidRPr="00122B6E">
        <w:rPr>
          <w:color w:val="auto"/>
        </w:rPr>
        <w:t>family caregivers</w:t>
      </w:r>
      <w:del w:id="177" w:author="Raja Pari" w:date="2026-04-01T22:04:00Z" w16du:dateUtc="2026-04-01T16:34:00Z">
        <w:r w:rsidR="003D5496" w:rsidRPr="00122B6E" w:rsidDel="008918F4">
          <w:rPr>
            <w:color w:val="auto"/>
          </w:rPr>
          <w:delText>,</w:delText>
        </w:r>
      </w:del>
      <w:r w:rsidR="003D5496" w:rsidRPr="00122B6E">
        <w:rPr>
          <w:color w:val="auto"/>
        </w:rPr>
        <w:t xml:space="preserve"> and grief over </w:t>
      </w:r>
      <w:r w:rsidR="00622390" w:rsidRPr="00122B6E">
        <w:rPr>
          <w:color w:val="auto"/>
        </w:rPr>
        <w:t xml:space="preserve">the </w:t>
      </w:r>
      <w:r w:rsidR="003D5496" w:rsidRPr="00122B6E">
        <w:rPr>
          <w:color w:val="auto"/>
        </w:rPr>
        <w:t xml:space="preserve">loss of life lived before and changes during transitions. There </w:t>
      </w:r>
      <w:r w:rsidR="007926D8" w:rsidRPr="00122B6E">
        <w:rPr>
          <w:color w:val="auto"/>
        </w:rPr>
        <w:t>may</w:t>
      </w:r>
      <w:r w:rsidR="003D5496" w:rsidRPr="00122B6E">
        <w:rPr>
          <w:color w:val="auto"/>
        </w:rPr>
        <w:t xml:space="preserve"> be hesitation in initiating conversations about </w:t>
      </w:r>
      <w:r w:rsidR="00A50427" w:rsidRPr="00122B6E">
        <w:rPr>
          <w:color w:val="auto"/>
        </w:rPr>
        <w:t xml:space="preserve">long-term care </w:t>
      </w:r>
      <w:r w:rsidR="003D5496" w:rsidRPr="00122B6E">
        <w:rPr>
          <w:color w:val="auto"/>
        </w:rPr>
        <w:t xml:space="preserve">between </w:t>
      </w:r>
      <w:r w:rsidR="00A50427" w:rsidRPr="00122B6E">
        <w:rPr>
          <w:color w:val="auto"/>
        </w:rPr>
        <w:t xml:space="preserve">family </w:t>
      </w:r>
      <w:r w:rsidR="00622390" w:rsidRPr="00122B6E">
        <w:rPr>
          <w:color w:val="auto"/>
        </w:rPr>
        <w:t>caregivers</w:t>
      </w:r>
      <w:r w:rsidR="00A50427" w:rsidRPr="00122B6E">
        <w:rPr>
          <w:color w:val="auto"/>
        </w:rPr>
        <w:t xml:space="preserve"> </w:t>
      </w:r>
      <w:r w:rsidR="003D5496" w:rsidRPr="00122B6E">
        <w:rPr>
          <w:color w:val="auto"/>
        </w:rPr>
        <w:t xml:space="preserve">and older adults, possibly because of the perceived loss of independence that comes with </w:t>
      </w:r>
      <w:r w:rsidR="00A50427" w:rsidRPr="00122B6E">
        <w:rPr>
          <w:color w:val="auto"/>
        </w:rPr>
        <w:t>a move into long-term care</w:t>
      </w:r>
      <w:r w:rsidR="002B0F02" w:rsidRPr="00122B6E">
        <w:rPr>
          <w:color w:val="auto"/>
        </w:rPr>
        <w:t xml:space="preserve"> (</w:t>
      </w:r>
      <w:hyperlink w:anchor="Denson_et_al__2013" w:tooltip="Denson, L. A., Winefield, H. R., &amp; Beilby, J. J. (2013). Discharge-planning for long-term care needs: The values and priorities of older people, their younger relatives and health professionals. Scandinavian Journal of Caring Sciences, 27(1), 3–12. https:" w:history="1">
        <w:r w:rsidR="00517BD7" w:rsidRPr="00122B6E">
          <w:rPr>
            <w:rStyle w:val="Hyperlink"/>
          </w:rPr>
          <w:t>Denson, Winefield and Beilby</w:t>
        </w:r>
        <w:r w:rsidR="007926D8" w:rsidRPr="00122B6E">
          <w:rPr>
            <w:rStyle w:val="Hyperlink"/>
          </w:rPr>
          <w:t>, 2013</w:t>
        </w:r>
      </w:hyperlink>
      <w:r w:rsidR="007926D8" w:rsidRPr="00122B6E">
        <w:rPr>
          <w:color w:val="auto"/>
        </w:rPr>
        <w:t xml:space="preserve">; </w:t>
      </w:r>
      <w:hyperlink w:anchor="ONeill_et_al__2023" w:tooltip="O’Neill, M., &amp; Ryan, A. (2023). Experiences and perceptions of older people making the transition to living in a care home: An integrative literature review. International Journal of Research in Nursing, 14(1), 1–18. https://doi.org/10.3844/ijrnsp.2023.1." w:history="1">
        <w:r w:rsidR="00292702" w:rsidRPr="00122B6E">
          <w:rPr>
            <w:rStyle w:val="Hyperlink"/>
          </w:rPr>
          <w:t>O</w:t>
        </w:r>
        <w:r w:rsidR="00BD3D9B" w:rsidRPr="00122B6E">
          <w:rPr>
            <w:rStyle w:val="Hyperlink"/>
          </w:rPr>
          <w:t>’</w:t>
        </w:r>
        <w:r w:rsidR="00292702" w:rsidRPr="00122B6E">
          <w:rPr>
            <w:rStyle w:val="Hyperlink"/>
          </w:rPr>
          <w:t>Neill</w:t>
        </w:r>
        <w:r w:rsidR="00517BD7" w:rsidRPr="00122B6E">
          <w:rPr>
            <w:rStyle w:val="Hyperlink"/>
          </w:rPr>
          <w:t xml:space="preserve"> and </w:t>
        </w:r>
        <w:r w:rsidR="00292702" w:rsidRPr="00122B6E">
          <w:rPr>
            <w:rStyle w:val="Hyperlink"/>
          </w:rPr>
          <w:t>Ryan, 2023</w:t>
        </w:r>
      </w:hyperlink>
      <w:r w:rsidR="007926D8" w:rsidRPr="00122B6E">
        <w:rPr>
          <w:color w:val="auto"/>
        </w:rPr>
        <w:t xml:space="preserve">; </w:t>
      </w:r>
      <w:hyperlink w:anchor="Thomas_2023" w:tooltip="Thomas, M. C. (2023). Understanding the experience of advance care planning for olde adults transition into long-term care homes. [Thesis]. https://doi.org/10.22215/etd/2023-15421&#10;" w:history="1">
        <w:r w:rsidR="007926D8" w:rsidRPr="00122B6E">
          <w:rPr>
            <w:rStyle w:val="Hyperlink"/>
          </w:rPr>
          <w:t>Thomas, 2023</w:t>
        </w:r>
      </w:hyperlink>
      <w:r w:rsidR="007926D8" w:rsidRPr="00122B6E">
        <w:rPr>
          <w:color w:val="auto"/>
        </w:rPr>
        <w:t>)</w:t>
      </w:r>
      <w:r w:rsidR="003D5496" w:rsidRPr="00122B6E">
        <w:rPr>
          <w:color w:val="auto"/>
        </w:rPr>
        <w:t>.</w:t>
      </w:r>
    </w:p>
    <w:p w14:paraId="056CC8B7" w14:textId="4779DA66" w:rsidR="00BD3D9B" w:rsidRPr="00122B6E" w:rsidRDefault="00A50427" w:rsidP="00122B6E">
      <w:pPr>
        <w:pStyle w:val="TX"/>
        <w:shd w:val="clear" w:color="000000" w:fill="auto"/>
        <w:rPr>
          <w:color w:val="auto"/>
        </w:rPr>
      </w:pPr>
      <w:r w:rsidRPr="00122B6E">
        <w:rPr>
          <w:color w:val="auto"/>
        </w:rPr>
        <w:t xml:space="preserve">Family caregivers </w:t>
      </w:r>
      <w:r w:rsidR="003D5496" w:rsidRPr="00122B6E">
        <w:rPr>
          <w:color w:val="auto"/>
        </w:rPr>
        <w:t xml:space="preserve">wished that residents </w:t>
      </w:r>
      <w:r w:rsidR="00D13858" w:rsidRPr="00122B6E">
        <w:rPr>
          <w:color w:val="auto"/>
        </w:rPr>
        <w:t xml:space="preserve">who had transitioned to long-term care </w:t>
      </w:r>
      <w:r w:rsidR="003D5496" w:rsidRPr="00122B6E">
        <w:rPr>
          <w:color w:val="auto"/>
        </w:rPr>
        <w:t>still had the opportunity to participate in activities and</w:t>
      </w:r>
      <w:r w:rsidR="006E3A96" w:rsidRPr="00122B6E">
        <w:rPr>
          <w:color w:val="auto"/>
        </w:rPr>
        <w:t xml:space="preserve"> make decisions about personal</w:t>
      </w:r>
      <w:del w:id="178" w:author="Raja Pari" w:date="2026-04-01T22:13:00Z" w16du:dateUtc="2026-04-01T16:43:00Z">
        <w:r w:rsidR="006E3A96" w:rsidRPr="00122B6E" w:rsidDel="00B715AD">
          <w:rPr>
            <w:color w:val="auto"/>
          </w:rPr>
          <w:delText>s</w:delText>
        </w:r>
      </w:del>
      <w:r w:rsidR="006E3A96" w:rsidRPr="00122B6E">
        <w:rPr>
          <w:color w:val="auto"/>
        </w:rPr>
        <w:t xml:space="preserve"> things such as clothing</w:t>
      </w:r>
      <w:r w:rsidR="003D5496" w:rsidRPr="00122B6E">
        <w:rPr>
          <w:color w:val="auto"/>
        </w:rPr>
        <w:t xml:space="preserve">. </w:t>
      </w:r>
      <w:r w:rsidR="001645A3" w:rsidRPr="00122B6E">
        <w:rPr>
          <w:color w:val="auto"/>
        </w:rPr>
        <w:t xml:space="preserve">Research findings indicate that autonomy </w:t>
      </w:r>
      <w:r w:rsidR="002B0F02" w:rsidRPr="00122B6E">
        <w:rPr>
          <w:color w:val="auto"/>
        </w:rPr>
        <w:t>in decisions about food, rest, hygiene, clothing</w:t>
      </w:r>
      <w:del w:id="179" w:author="Raja Pari" w:date="2026-04-01T22:04:00Z" w16du:dateUtc="2026-04-01T16:34:00Z">
        <w:r w:rsidR="002B0F02" w:rsidRPr="00122B6E" w:rsidDel="008918F4">
          <w:rPr>
            <w:color w:val="auto"/>
          </w:rPr>
          <w:delText>,</w:delText>
        </w:r>
      </w:del>
      <w:r w:rsidR="002B0F02" w:rsidRPr="00122B6E">
        <w:rPr>
          <w:color w:val="auto"/>
        </w:rPr>
        <w:t xml:space="preserve"> and activities is an important aspect of respect and dignity for older adults living in residential care (</w:t>
      </w:r>
      <w:hyperlink w:anchor="Moilanen_et_al__2021" w:tooltip="Moilanen, T., Kanasniemi, M., Papinaho, O., Mynttinen, M., Siipi, H., Suominen, S., Suhonen, R. (2021). Older people’s perceived autonomy in residential care: An integrative review. Nursing Ethics, 28(3), 414–434. https://doi.org/10.1177/0969733020948115&#10;" w:history="1">
        <w:r w:rsidR="002B0F02" w:rsidRPr="00122B6E">
          <w:rPr>
            <w:rStyle w:val="Hyperlink"/>
          </w:rPr>
          <w:t xml:space="preserve">Moilanen </w:t>
        </w:r>
        <w:r w:rsidR="002B0F02" w:rsidRPr="00122B6E">
          <w:rPr>
            <w:rStyle w:val="Hyperlink"/>
            <w:i/>
          </w:rPr>
          <w:t>et al</w:t>
        </w:r>
        <w:r w:rsidR="002B0F02" w:rsidRPr="00122B6E">
          <w:rPr>
            <w:rStyle w:val="Hyperlink"/>
          </w:rPr>
          <w:t>., 2021</w:t>
        </w:r>
      </w:hyperlink>
      <w:r w:rsidR="002B0F02" w:rsidRPr="00122B6E">
        <w:rPr>
          <w:color w:val="auto"/>
        </w:rPr>
        <w:t xml:space="preserve">). </w:t>
      </w:r>
      <w:r w:rsidR="0092447A" w:rsidRPr="00122B6E">
        <w:rPr>
          <w:color w:val="auto"/>
        </w:rPr>
        <w:t>In our study, t</w:t>
      </w:r>
      <w:r w:rsidR="002B0F02" w:rsidRPr="00122B6E">
        <w:rPr>
          <w:color w:val="auto"/>
        </w:rPr>
        <w:t xml:space="preserve">he perceived restriction of autonomy in decision-making noted by </w:t>
      </w:r>
      <w:r w:rsidR="0092447A" w:rsidRPr="00122B6E">
        <w:rPr>
          <w:color w:val="auto"/>
        </w:rPr>
        <w:t xml:space="preserve">family </w:t>
      </w:r>
      <w:r w:rsidR="002B0F02" w:rsidRPr="00122B6E">
        <w:rPr>
          <w:color w:val="auto"/>
        </w:rPr>
        <w:t xml:space="preserve">caregivers </w:t>
      </w:r>
      <w:r w:rsidR="003D5496" w:rsidRPr="00122B6E">
        <w:rPr>
          <w:color w:val="auto"/>
        </w:rPr>
        <w:t>was most likely due to understaff</w:t>
      </w:r>
      <w:r w:rsidR="0092447A" w:rsidRPr="00122B6E">
        <w:rPr>
          <w:color w:val="auto"/>
        </w:rPr>
        <w:t>ing</w:t>
      </w:r>
      <w:r w:rsidR="003A33CA" w:rsidRPr="00122B6E">
        <w:rPr>
          <w:color w:val="auto"/>
        </w:rPr>
        <w:t xml:space="preserve"> in the rural long-term care home</w:t>
      </w:r>
      <w:r w:rsidR="003D5496" w:rsidRPr="00122B6E">
        <w:rPr>
          <w:color w:val="auto"/>
        </w:rPr>
        <w:t>. There w</w:t>
      </w:r>
      <w:r w:rsidR="002B0F02" w:rsidRPr="00122B6E">
        <w:rPr>
          <w:color w:val="auto"/>
        </w:rPr>
        <w:t>ere</w:t>
      </w:r>
      <w:r w:rsidR="003D5496" w:rsidRPr="00122B6E">
        <w:rPr>
          <w:color w:val="auto"/>
        </w:rPr>
        <w:t xml:space="preserve"> not enough staff in </w:t>
      </w:r>
      <w:r w:rsidRPr="00122B6E">
        <w:rPr>
          <w:color w:val="auto"/>
        </w:rPr>
        <w:t xml:space="preserve">long-term care </w:t>
      </w:r>
      <w:r w:rsidR="003D5496" w:rsidRPr="00122B6E">
        <w:rPr>
          <w:color w:val="auto"/>
        </w:rPr>
        <w:t xml:space="preserve">to </w:t>
      </w:r>
      <w:r w:rsidR="0092447A" w:rsidRPr="00122B6E">
        <w:rPr>
          <w:color w:val="auto"/>
        </w:rPr>
        <w:t xml:space="preserve">often </w:t>
      </w:r>
      <w:r w:rsidR="003D5496" w:rsidRPr="00122B6E">
        <w:rPr>
          <w:color w:val="auto"/>
        </w:rPr>
        <w:t xml:space="preserve">facilitate activities and </w:t>
      </w:r>
      <w:r w:rsidR="0092447A" w:rsidRPr="00122B6E">
        <w:rPr>
          <w:color w:val="auto"/>
        </w:rPr>
        <w:t xml:space="preserve">consistently </w:t>
      </w:r>
      <w:r w:rsidR="003D5496" w:rsidRPr="00122B6E">
        <w:rPr>
          <w:color w:val="auto"/>
        </w:rPr>
        <w:t>help</w:t>
      </w:r>
      <w:r w:rsidRPr="00122B6E">
        <w:rPr>
          <w:color w:val="auto"/>
        </w:rPr>
        <w:t xml:space="preserve"> with</w:t>
      </w:r>
      <w:r w:rsidR="003D5496" w:rsidRPr="00122B6E">
        <w:rPr>
          <w:color w:val="auto"/>
        </w:rPr>
        <w:t xml:space="preserve"> chang</w:t>
      </w:r>
      <w:r w:rsidRPr="00122B6E">
        <w:rPr>
          <w:color w:val="auto"/>
        </w:rPr>
        <w:t>ing</w:t>
      </w:r>
      <w:r w:rsidR="003D5496" w:rsidRPr="00122B6E">
        <w:rPr>
          <w:color w:val="auto"/>
        </w:rPr>
        <w:t xml:space="preserve"> </w:t>
      </w:r>
      <w:r w:rsidRPr="00122B6E">
        <w:rPr>
          <w:color w:val="auto"/>
        </w:rPr>
        <w:t xml:space="preserve">a </w:t>
      </w:r>
      <w:r w:rsidR="003D5496" w:rsidRPr="00122B6E">
        <w:rPr>
          <w:color w:val="auto"/>
        </w:rPr>
        <w:t>resident</w:t>
      </w:r>
      <w:r w:rsidR="00BD3D9B" w:rsidRPr="00122B6E">
        <w:rPr>
          <w:color w:val="auto"/>
        </w:rPr>
        <w:t>’</w:t>
      </w:r>
      <w:r w:rsidR="003D5496" w:rsidRPr="00122B6E">
        <w:rPr>
          <w:color w:val="auto"/>
        </w:rPr>
        <w:t xml:space="preserve">s </w:t>
      </w:r>
      <w:r w:rsidR="006A57D0" w:rsidRPr="00122B6E">
        <w:rPr>
          <w:color w:val="auto"/>
        </w:rPr>
        <w:t>clothing</w:t>
      </w:r>
      <w:r w:rsidR="003D5496" w:rsidRPr="00122B6E">
        <w:rPr>
          <w:color w:val="auto"/>
        </w:rPr>
        <w:t>.</w:t>
      </w:r>
      <w:r w:rsidR="00BD3D9B" w:rsidRPr="00122B6E">
        <w:rPr>
          <w:color w:val="auto"/>
        </w:rPr>
        <w:t xml:space="preserve"> </w:t>
      </w:r>
      <w:hyperlink w:anchor="Dill_et_al__2023" w:tooltip="Dill, J., Henning-Smith, C., Zhu, R., &amp; Vomacka, E. (2023). Who will care for rural older adults? Measuring the direct care workforce in rural areas. Journal of Applied Gerontology, 8, 1800–1808. https://doi.org/10.1177/07334648231158482&#10;" w:history="1">
        <w:r w:rsidR="006E3A96" w:rsidRPr="00122B6E">
          <w:rPr>
            <w:rStyle w:val="Hyperlink"/>
          </w:rPr>
          <w:t xml:space="preserve">Dill </w:t>
        </w:r>
        <w:r w:rsidR="006E3A96" w:rsidRPr="00122B6E">
          <w:rPr>
            <w:rStyle w:val="Hyperlink"/>
            <w:i/>
          </w:rPr>
          <w:t>et al</w:t>
        </w:r>
        <w:r w:rsidR="006E3A96" w:rsidRPr="00122B6E">
          <w:rPr>
            <w:rStyle w:val="Hyperlink"/>
          </w:rPr>
          <w:t>. (2023)</w:t>
        </w:r>
      </w:hyperlink>
      <w:r w:rsidR="006E3A96" w:rsidRPr="00122B6E">
        <w:rPr>
          <w:color w:val="auto"/>
        </w:rPr>
        <w:t xml:space="preserve"> found that rural long-term care homes have more difficulty recruiting and retaining staff than their urban counterparts.</w:t>
      </w:r>
      <w:r w:rsidR="00447E52" w:rsidRPr="00122B6E">
        <w:rPr>
          <w:color w:val="auto"/>
        </w:rPr>
        <w:t xml:space="preserve"> Care tasks such as taking residents for walks and talking with them are frequently rushed or missed</w:t>
      </w:r>
      <w:r w:rsidR="00D13858" w:rsidRPr="00122B6E">
        <w:rPr>
          <w:color w:val="auto"/>
        </w:rPr>
        <w:t xml:space="preserve">, particularly where </w:t>
      </w:r>
      <w:ins w:id="180" w:author="Raja Pari" w:date="2026-04-01T22:14:00Z" w16du:dateUtc="2026-04-01T16:44:00Z">
        <w:r w:rsidR="00B715AD">
          <w:rPr>
            <w:color w:val="auto"/>
          </w:rPr>
          <w:t xml:space="preserve">the </w:t>
        </w:r>
      </w:ins>
      <w:r w:rsidR="00D13858" w:rsidRPr="00122B6E">
        <w:rPr>
          <w:color w:val="auto"/>
        </w:rPr>
        <w:t>use of staff was not favourably perceived by care aides</w:t>
      </w:r>
      <w:r w:rsidR="00447E52" w:rsidRPr="00122B6E">
        <w:rPr>
          <w:color w:val="auto"/>
        </w:rPr>
        <w:t xml:space="preserve"> (</w:t>
      </w:r>
      <w:hyperlink w:anchor="Song_et_al__2020" w:tooltip="Song, Y., Hoben, M., Norton, P., &amp; Estabrooks, C. A. (2020). Association of work environment with missed and rushed care tasks among care aides in nursing homes. JAMA Network Open, 3(1), e1920092. https://doi.org/10.1001/jamanetworkopen.2019.20092&#10;" w:history="1">
        <w:r w:rsidR="00447E52" w:rsidRPr="00122B6E">
          <w:rPr>
            <w:rStyle w:val="Hyperlink"/>
          </w:rPr>
          <w:t xml:space="preserve">Song </w:t>
        </w:r>
        <w:r w:rsidR="00447E52" w:rsidRPr="00122B6E">
          <w:rPr>
            <w:rStyle w:val="Hyperlink"/>
            <w:i/>
          </w:rPr>
          <w:t>et al</w:t>
        </w:r>
        <w:r w:rsidR="00447E52" w:rsidRPr="00122B6E">
          <w:rPr>
            <w:rStyle w:val="Hyperlink"/>
          </w:rPr>
          <w:t>., 2020</w:t>
        </w:r>
      </w:hyperlink>
      <w:r w:rsidR="00447E52" w:rsidRPr="00122B6E">
        <w:rPr>
          <w:color w:val="auto"/>
        </w:rPr>
        <w:t>).</w:t>
      </w:r>
    </w:p>
    <w:p w14:paraId="38DA0362" w14:textId="064E8FBF" w:rsidR="00BD3D9B" w:rsidRPr="00122B6E" w:rsidRDefault="00BD3D9B" w:rsidP="00122B6E">
      <w:pPr>
        <w:pStyle w:val="H2"/>
        <w:shd w:val="clear" w:color="000000" w:fill="auto"/>
        <w:rPr>
          <w:lang w:val="en-GB"/>
        </w:rPr>
      </w:pPr>
      <w:r w:rsidRPr="00122B6E">
        <w:rPr>
          <w:lang w:val="en-GB"/>
        </w:rPr>
        <w:t xml:space="preserve">Rural </w:t>
      </w:r>
      <w:del w:id="181" w:author="Raja Pari" w:date="2026-03-31T22:41:00Z" w16du:dateUtc="2026-03-31T17:11:00Z">
        <w:r w:rsidRPr="00122B6E" w:rsidDel="003F2985">
          <w:rPr>
            <w:lang w:val="en-GB"/>
          </w:rPr>
          <w:delText>C</w:delText>
        </w:r>
      </w:del>
      <w:ins w:id="182" w:author="Raja Pari" w:date="2026-03-31T22:41:00Z" w16du:dateUtc="2026-03-31T17:11:00Z">
        <w:r w:rsidR="003F2985" w:rsidRPr="00122B6E">
          <w:rPr>
            <w:lang w:val="en-GB"/>
          </w:rPr>
          <w:t>c</w:t>
        </w:r>
      </w:ins>
      <w:r w:rsidRPr="00122B6E">
        <w:rPr>
          <w:lang w:val="en-GB"/>
        </w:rPr>
        <w:t>ontext</w:t>
      </w:r>
    </w:p>
    <w:p w14:paraId="5BB304EF" w14:textId="61F817A4" w:rsidR="00BD3D9B" w:rsidRPr="00122B6E" w:rsidRDefault="00873223" w:rsidP="00122B6E">
      <w:pPr>
        <w:pStyle w:val="TXF"/>
        <w:shd w:val="clear" w:color="000000" w:fill="auto"/>
        <w:rPr>
          <w:color w:val="auto"/>
        </w:rPr>
      </w:pPr>
      <w:r w:rsidRPr="00122B6E">
        <w:rPr>
          <w:color w:val="auto"/>
        </w:rPr>
        <w:t>Family caregivers</w:t>
      </w:r>
      <w:r w:rsidR="00BD3D9B" w:rsidRPr="00122B6E">
        <w:rPr>
          <w:color w:val="auto"/>
        </w:rPr>
        <w:t>’</w:t>
      </w:r>
      <w:r w:rsidR="00A53DCE" w:rsidRPr="00122B6E">
        <w:rPr>
          <w:color w:val="auto"/>
        </w:rPr>
        <w:t xml:space="preserve"> experiences reflected the challenges associated with the rural context, particularly with regard</w:t>
      </w:r>
      <w:del w:id="183" w:author="Raja Pari" w:date="2026-04-01T22:14:00Z" w16du:dateUtc="2026-04-01T16:44:00Z">
        <w:r w:rsidR="00A53DCE" w:rsidRPr="00122B6E" w:rsidDel="00B715AD">
          <w:rPr>
            <w:color w:val="auto"/>
          </w:rPr>
          <w:delText>s</w:delText>
        </w:r>
      </w:del>
      <w:r w:rsidR="00A53DCE" w:rsidRPr="00122B6E">
        <w:rPr>
          <w:color w:val="auto"/>
        </w:rPr>
        <w:t xml:space="preserve"> to staffing and resources. </w:t>
      </w:r>
      <w:r w:rsidRPr="00122B6E">
        <w:rPr>
          <w:color w:val="auto"/>
        </w:rPr>
        <w:t>Place, distance, travel</w:t>
      </w:r>
      <w:del w:id="184" w:author="Raja Pari" w:date="2026-04-01T22:04:00Z" w16du:dateUtc="2026-04-01T16:34:00Z">
        <w:r w:rsidRPr="00122B6E" w:rsidDel="008918F4">
          <w:rPr>
            <w:color w:val="auto"/>
          </w:rPr>
          <w:delText>,</w:delText>
        </w:r>
      </w:del>
      <w:r w:rsidRPr="00122B6E">
        <w:rPr>
          <w:color w:val="auto"/>
        </w:rPr>
        <w:t xml:space="preserve"> and weather were barriers to accessing support and resources that could benefit the residents</w:t>
      </w:r>
      <w:r w:rsidR="001528CF" w:rsidRPr="00122B6E">
        <w:rPr>
          <w:color w:val="auto"/>
        </w:rPr>
        <w:t>, aligning with findings</w:t>
      </w:r>
      <w:r w:rsidR="00091E0B" w:rsidRPr="00122B6E">
        <w:rPr>
          <w:color w:val="auto"/>
        </w:rPr>
        <w:t xml:space="preserve"> regarding challenges associated with providing care in rural long-term care (</w:t>
      </w:r>
      <w:hyperlink w:anchor="Berta_et_al__2022" w:tooltip="Berta, W. B., Stewart, C., &amp; Baumann, A. (2022). What is old is new again: Global issues influencing workers and their work in long-term care. Healthcare Policy, 17, 66–90. https://doi.org/10.12927/hcpol.2022.26853&#10;" w:history="1">
        <w:r w:rsidR="00517BD7" w:rsidRPr="00122B6E">
          <w:rPr>
            <w:rStyle w:val="Hyperlink"/>
          </w:rPr>
          <w:t>Berta, Stewart and Baumann</w:t>
        </w:r>
        <w:r w:rsidR="00EB6914" w:rsidRPr="00122B6E">
          <w:rPr>
            <w:rStyle w:val="Hyperlink"/>
          </w:rPr>
          <w:t>, 2022</w:t>
        </w:r>
      </w:hyperlink>
      <w:r w:rsidR="00EB6914" w:rsidRPr="00122B6E">
        <w:rPr>
          <w:color w:val="auto"/>
        </w:rPr>
        <w:t xml:space="preserve">; </w:t>
      </w:r>
      <w:hyperlink w:anchor="Joseph_et_al__2013" w:tooltip="Joseph, G. M., Skinner, M. W., &amp; Yantzi, N. M. (2013). The weather-stains of care: interpreting the meaning of bad weather for front-line health care workers in rural long-term care. Social science &amp; medicine, 91, 194–201. https://doi.org/10.1016/j.socsci" w:history="1">
        <w:r w:rsidR="00517BD7" w:rsidRPr="00122B6E">
          <w:rPr>
            <w:rStyle w:val="Hyperlink"/>
          </w:rPr>
          <w:t>Joseph, Skinner and Yantzi</w:t>
        </w:r>
        <w:r w:rsidR="00EB6914" w:rsidRPr="00122B6E">
          <w:rPr>
            <w:rStyle w:val="Hyperlink"/>
          </w:rPr>
          <w:t>, 2013</w:t>
        </w:r>
      </w:hyperlink>
      <w:r w:rsidR="00091E0B" w:rsidRPr="00122B6E">
        <w:rPr>
          <w:color w:val="auto"/>
        </w:rPr>
        <w:t>)</w:t>
      </w:r>
      <w:r w:rsidRPr="00122B6E">
        <w:rPr>
          <w:color w:val="auto"/>
        </w:rPr>
        <w:t>. One of the long-term care homes had a bus for residents</w:t>
      </w:r>
      <w:r w:rsidR="00BD3D9B" w:rsidRPr="00122B6E">
        <w:rPr>
          <w:color w:val="auto"/>
        </w:rPr>
        <w:t>’</w:t>
      </w:r>
      <w:r w:rsidRPr="00122B6E">
        <w:rPr>
          <w:color w:val="auto"/>
        </w:rPr>
        <w:t xml:space="preserve"> medical appointments</w:t>
      </w:r>
      <w:ins w:id="185" w:author="Raja Pari" w:date="2026-04-01T22:14:00Z" w16du:dateUtc="2026-04-01T16:44:00Z">
        <w:r w:rsidR="00B715AD">
          <w:rPr>
            <w:color w:val="auto"/>
          </w:rPr>
          <w:t>,</w:t>
        </w:r>
      </w:ins>
      <w:r w:rsidRPr="00122B6E">
        <w:rPr>
          <w:color w:val="auto"/>
        </w:rPr>
        <w:t xml:space="preserve"> but did not have staff to drive residents to appointments. </w:t>
      </w:r>
      <w:r w:rsidR="00EA0AE8" w:rsidRPr="00122B6E">
        <w:rPr>
          <w:color w:val="auto"/>
        </w:rPr>
        <w:t>As previously stated, rural long-term care homes have higher vacancy and turnover rates than urban homes</w:t>
      </w:r>
      <w:r w:rsidR="0081534A" w:rsidRPr="00122B6E">
        <w:rPr>
          <w:color w:val="auto"/>
        </w:rPr>
        <w:t xml:space="preserve"> (</w:t>
      </w:r>
      <w:hyperlink w:anchor="Dill_et_al__2023" w:tooltip="Dill, J., Henning-Smith, C., Zhu, R., &amp; Vomacka, E. (2023). Who will care for rural older adults? Measuring the direct care workforce in rural areas. Journal of Applied Gerontology, 8, 1800–1808. https://doi.org/10.1177/07334648231158482&#10;" w:history="1">
        <w:r w:rsidR="0081534A" w:rsidRPr="00122B6E">
          <w:rPr>
            <w:rStyle w:val="Hyperlink"/>
          </w:rPr>
          <w:t xml:space="preserve">Dill </w:t>
        </w:r>
        <w:r w:rsidR="0081534A" w:rsidRPr="00122B6E">
          <w:rPr>
            <w:rStyle w:val="Hyperlink"/>
            <w:i/>
          </w:rPr>
          <w:t>et al</w:t>
        </w:r>
        <w:r w:rsidR="0081534A" w:rsidRPr="00122B6E">
          <w:rPr>
            <w:rStyle w:val="Hyperlink"/>
          </w:rPr>
          <w:t>., 2023</w:t>
        </w:r>
      </w:hyperlink>
      <w:r w:rsidR="0081534A" w:rsidRPr="00122B6E">
        <w:rPr>
          <w:color w:val="auto"/>
        </w:rPr>
        <w:t>), leaving little time for additional tasks such as transportation.</w:t>
      </w:r>
    </w:p>
    <w:p w14:paraId="5AF3ED08" w14:textId="40198C94" w:rsidR="00BD3D9B" w:rsidRPr="00122B6E" w:rsidRDefault="00EA0AE8" w:rsidP="00122B6E">
      <w:pPr>
        <w:pStyle w:val="TX"/>
        <w:shd w:val="clear" w:color="000000" w:fill="auto"/>
        <w:rPr>
          <w:color w:val="auto"/>
        </w:rPr>
      </w:pPr>
      <w:r w:rsidRPr="00122B6E">
        <w:rPr>
          <w:color w:val="auto"/>
        </w:rPr>
        <w:t>Family caregivers in this study reported frequently checking on residents</w:t>
      </w:r>
      <w:r w:rsidR="00937935" w:rsidRPr="00122B6E">
        <w:rPr>
          <w:color w:val="auto"/>
        </w:rPr>
        <w:t xml:space="preserve"> who became unwell to ensure that care was completed and to complete additional care tasks. This aligns with the literature on rural long-term care, which finds that the rate of informal caregiving is higher in rural long-term care than in urban homes (</w:t>
      </w:r>
      <w:hyperlink w:anchor="Dill_et_al__2023" w:tooltip="Dill, J., Henning-Smith, C., Zhu, R., &amp; Vomacka, E. (2023). Who will care for rural older adults? Measuring the direct care workforce in rural areas. Journal of Applied Gerontology, 8, 1800–1808. https://doi.org/10.1177/07334648231158482&#10;" w:history="1">
        <w:r w:rsidR="00937935" w:rsidRPr="00122B6E">
          <w:rPr>
            <w:rStyle w:val="Hyperlink"/>
          </w:rPr>
          <w:t xml:space="preserve">Dill </w:t>
        </w:r>
        <w:r w:rsidR="00937935" w:rsidRPr="00122B6E">
          <w:rPr>
            <w:rStyle w:val="Hyperlink"/>
            <w:i/>
          </w:rPr>
          <w:t>et al</w:t>
        </w:r>
        <w:r w:rsidR="00937935" w:rsidRPr="00122B6E">
          <w:rPr>
            <w:rStyle w:val="Hyperlink"/>
          </w:rPr>
          <w:t>., 2023</w:t>
        </w:r>
      </w:hyperlink>
      <w:r w:rsidR="00937935" w:rsidRPr="00122B6E">
        <w:rPr>
          <w:color w:val="auto"/>
        </w:rPr>
        <w:t xml:space="preserve">). Transfer from long-term care to acute care facilities may also be </w:t>
      </w:r>
      <w:r w:rsidR="0081534A" w:rsidRPr="00122B6E">
        <w:rPr>
          <w:color w:val="auto"/>
        </w:rPr>
        <w:t>restrict</w:t>
      </w:r>
      <w:r w:rsidR="00937935" w:rsidRPr="00122B6E">
        <w:rPr>
          <w:color w:val="auto"/>
        </w:rPr>
        <w:t>ed due to the limited resources available in rural communities (</w:t>
      </w:r>
      <w:hyperlink w:anchor="Özkaytan_et_al__2023" w:tooltip="Özkaytan, Y., Schulz-Nieswandt, F., &amp; Zank, S. (2023). Acute health care provision in rural long-term care facilities: A scoping review of integrated care models. Journal of the American Medical Directors Association, 24(10), 1447–1457.e1. https://doi.org" w:history="1">
        <w:r w:rsidR="00517BD7" w:rsidRPr="00122B6E">
          <w:rPr>
            <w:rStyle w:val="Hyperlink"/>
          </w:rPr>
          <w:t>Özkaytan, Schulz-Nieswandt and Zank</w:t>
        </w:r>
        <w:r w:rsidR="00937935" w:rsidRPr="00122B6E">
          <w:rPr>
            <w:rStyle w:val="Hyperlink"/>
          </w:rPr>
          <w:t>, 2023</w:t>
        </w:r>
      </w:hyperlink>
      <w:r w:rsidR="00937935" w:rsidRPr="00122B6E">
        <w:rPr>
          <w:color w:val="auto"/>
        </w:rPr>
        <w:t>), which may require more acute care provision to be completed within the long-term care home</w:t>
      </w:r>
      <w:r w:rsidR="00CC78EF" w:rsidRPr="00122B6E">
        <w:rPr>
          <w:color w:val="auto"/>
        </w:rPr>
        <w:t xml:space="preserve"> when residents become unwell</w:t>
      </w:r>
      <w:r w:rsidR="00937935" w:rsidRPr="00122B6E">
        <w:rPr>
          <w:color w:val="auto"/>
        </w:rPr>
        <w:t xml:space="preserve">. </w:t>
      </w:r>
      <w:r w:rsidR="008365EA" w:rsidRPr="00122B6E">
        <w:rPr>
          <w:color w:val="auto"/>
        </w:rPr>
        <w:t xml:space="preserve">Rural long-term care also faces </w:t>
      </w:r>
      <w:r w:rsidR="00E914F3" w:rsidRPr="00122B6E">
        <w:rPr>
          <w:color w:val="auto"/>
        </w:rPr>
        <w:t>limitations on infrastructure, financial resources</w:t>
      </w:r>
      <w:del w:id="186" w:author="Raja Pari" w:date="2026-04-01T22:04:00Z" w16du:dateUtc="2026-04-01T16:34:00Z">
        <w:r w:rsidR="00D667FB" w:rsidRPr="00122B6E" w:rsidDel="008918F4">
          <w:rPr>
            <w:color w:val="auto"/>
          </w:rPr>
          <w:delText>,</w:delText>
        </w:r>
      </w:del>
      <w:r w:rsidR="00D667FB" w:rsidRPr="00122B6E">
        <w:rPr>
          <w:color w:val="auto"/>
        </w:rPr>
        <w:t xml:space="preserve"> and physical, psychosocial and environmental resources that can support the wellbeing of residents and staff (</w:t>
      </w:r>
      <w:hyperlink w:anchor="Berta_et_al__2022" w:tooltip="Berta, W. B., Stewart, C., &amp; Baumann, A. (2022). What is old is new again: Global issues influencing workers and their work in long-term care. Healthcare Policy, 17, 66–90. https://doi.org/10.12927/hcpol.2022.26853&#10;" w:history="1">
        <w:r w:rsidR="00517BD7" w:rsidRPr="00122B6E">
          <w:rPr>
            <w:rStyle w:val="Hyperlink"/>
          </w:rPr>
          <w:t>Berta, Stewart and Baumann</w:t>
        </w:r>
        <w:r w:rsidR="00D667FB" w:rsidRPr="00122B6E">
          <w:rPr>
            <w:rStyle w:val="Hyperlink"/>
          </w:rPr>
          <w:t>, 2022</w:t>
        </w:r>
      </w:hyperlink>
      <w:r w:rsidR="00D667FB" w:rsidRPr="00122B6E">
        <w:rPr>
          <w:color w:val="auto"/>
        </w:rPr>
        <w:t xml:space="preserve">). Shortages in infrastructure and resources became particularly evident during the </w:t>
      </w:r>
      <w:r w:rsidR="00D667FB" w:rsidRPr="00122B6E">
        <w:rPr>
          <w:color w:val="auto"/>
        </w:rPr>
        <w:lastRenderedPageBreak/>
        <w:t xml:space="preserve">COVID-19 </w:t>
      </w:r>
      <w:r w:rsidR="00610B45" w:rsidRPr="00122B6E">
        <w:rPr>
          <w:color w:val="auto"/>
        </w:rPr>
        <w:t>pandemic and</w:t>
      </w:r>
      <w:r w:rsidR="007A6DB0" w:rsidRPr="00122B6E">
        <w:rPr>
          <w:color w:val="auto"/>
        </w:rPr>
        <w:t xml:space="preserve"> will likely continue to pose challenges in future disasters</w:t>
      </w:r>
      <w:r w:rsidR="00D667FB" w:rsidRPr="00122B6E">
        <w:rPr>
          <w:color w:val="auto"/>
        </w:rPr>
        <w:t xml:space="preserve"> (</w:t>
      </w:r>
      <w:hyperlink w:anchor="Berta_et_al__2022" w:tooltip="Berta, W. B., Stewart, C., &amp; Baumann, A. (2022). What is old is new again: Global issues influencing workers and their work in long-term care. Healthcare Policy, 17, 66–90. https://doi.org/10.12927/hcpol.2022.26853&#10;" w:history="1">
        <w:r w:rsidR="00517BD7" w:rsidRPr="00122B6E">
          <w:rPr>
            <w:rStyle w:val="Hyperlink"/>
          </w:rPr>
          <w:t>Berta, Stewart and Baumann</w:t>
        </w:r>
        <w:r w:rsidR="00EB6914" w:rsidRPr="00122B6E">
          <w:rPr>
            <w:rStyle w:val="Hyperlink"/>
          </w:rPr>
          <w:t>, 2022</w:t>
        </w:r>
      </w:hyperlink>
      <w:r w:rsidR="00EB6914" w:rsidRPr="00122B6E">
        <w:rPr>
          <w:color w:val="auto"/>
        </w:rPr>
        <w:t xml:space="preserve">; OECD, 2020; Radcliff </w:t>
      </w:r>
      <w:r w:rsidR="00EB6914" w:rsidRPr="00122B6E">
        <w:rPr>
          <w:i/>
          <w:color w:val="auto"/>
        </w:rPr>
        <w:t>et al</w:t>
      </w:r>
      <w:r w:rsidR="00EB6914" w:rsidRPr="00122B6E">
        <w:rPr>
          <w:color w:val="auto"/>
        </w:rPr>
        <w:t>., 202</w:t>
      </w:r>
      <w:ins w:id="187" w:author="Raja Pari" w:date="2026-04-01T13:14:00Z" w16du:dateUtc="2026-04-01T07:44:00Z">
        <w:r w:rsidR="00AC306F" w:rsidRPr="00122B6E">
          <w:rPr>
            <w:color w:val="auto"/>
          </w:rPr>
          <w:t>2</w:t>
        </w:r>
      </w:ins>
      <w:del w:id="188" w:author="Raja Pari" w:date="2026-04-01T13:14:00Z" w16du:dateUtc="2026-04-01T07:44:00Z">
        <w:r w:rsidR="00EB6914" w:rsidRPr="00122B6E" w:rsidDel="00AC306F">
          <w:rPr>
            <w:color w:val="auto"/>
          </w:rPr>
          <w:delText>0</w:delText>
        </w:r>
      </w:del>
      <w:r w:rsidR="007A6DB0" w:rsidRPr="00122B6E">
        <w:rPr>
          <w:color w:val="auto"/>
        </w:rPr>
        <w:t>)</w:t>
      </w:r>
      <w:r w:rsidR="00BA2A6C" w:rsidRPr="00122B6E">
        <w:rPr>
          <w:color w:val="auto"/>
        </w:rPr>
        <w:t>.</w:t>
      </w:r>
    </w:p>
    <w:p w14:paraId="59784BD0" w14:textId="69E53692" w:rsidR="00BD3D9B" w:rsidRPr="00122B6E" w:rsidRDefault="00CC78EF" w:rsidP="00122B6E">
      <w:pPr>
        <w:pStyle w:val="TX"/>
        <w:shd w:val="clear" w:color="000000" w:fill="auto"/>
        <w:rPr>
          <w:color w:val="auto"/>
        </w:rPr>
      </w:pPr>
      <w:r w:rsidRPr="00122B6E">
        <w:rPr>
          <w:color w:val="auto"/>
        </w:rPr>
        <w:t xml:space="preserve">Sociodemographic and health factors also differ by rurality, with </w:t>
      </w:r>
      <w:r w:rsidR="00862EE4" w:rsidRPr="00122B6E">
        <w:rPr>
          <w:color w:val="auto"/>
        </w:rPr>
        <w:t>rural populations tending to be older and have greater care needs than their urban counterparts (</w:t>
      </w:r>
      <w:hyperlink w:anchor="Garcia_et_al__2017" w:tooltip="Garcia, M. C., Faul, M., Massetti, G., Thomas, C. C., Hong, Y., Bauer, U. E., &amp; Iademarco, M. F. (2017). Reducing potentially excess deaths from the five leading causes of death in the rural United States. Morbidity and Mortality Weekly Report – Surveilla" w:history="1">
        <w:r w:rsidR="00862EE4" w:rsidRPr="00122B6E">
          <w:rPr>
            <w:rStyle w:val="Hyperlink"/>
          </w:rPr>
          <w:t xml:space="preserve">Garcia </w:t>
        </w:r>
        <w:r w:rsidR="00862EE4" w:rsidRPr="00122B6E">
          <w:rPr>
            <w:rStyle w:val="Hyperlink"/>
            <w:i/>
          </w:rPr>
          <w:t>et al</w:t>
        </w:r>
        <w:r w:rsidR="00862EE4" w:rsidRPr="00122B6E">
          <w:rPr>
            <w:rStyle w:val="Hyperlink"/>
          </w:rPr>
          <w:t>., 2017</w:t>
        </w:r>
      </w:hyperlink>
      <w:r w:rsidR="00862EE4" w:rsidRPr="00122B6E">
        <w:rPr>
          <w:color w:val="auto"/>
        </w:rPr>
        <w:t xml:space="preserve">; </w:t>
      </w:r>
      <w:hyperlink w:anchor="HenningSmith_et_al__2018" w:tooltip="Henning-Smith, C., Kozhimannil, K. B., Casey, M. M., &amp; Prasad, S. (2018). Beyond clinical complexity: Nonmedical barriers to nursing home care for rural residents. Journal of Aging &amp; Social Policy, 30(2), 109–126. https://doi.org/10.1080/08959420.2018.143" w:history="1">
        <w:r w:rsidR="00862EE4" w:rsidRPr="00122B6E">
          <w:rPr>
            <w:rStyle w:val="Hyperlink"/>
          </w:rPr>
          <w:t xml:space="preserve">Henning-Smith </w:t>
        </w:r>
        <w:r w:rsidR="00862EE4" w:rsidRPr="00122B6E">
          <w:rPr>
            <w:rStyle w:val="Hyperlink"/>
            <w:i/>
          </w:rPr>
          <w:t>et al</w:t>
        </w:r>
        <w:r w:rsidR="00862EE4" w:rsidRPr="00122B6E">
          <w:rPr>
            <w:rStyle w:val="Hyperlink"/>
          </w:rPr>
          <w:t>., 2018</w:t>
        </w:r>
      </w:hyperlink>
      <w:r w:rsidR="00862EE4" w:rsidRPr="00122B6E">
        <w:rPr>
          <w:color w:val="auto"/>
        </w:rPr>
        <w:t>). As a result, there may be more residents in rural long-term care homes who become unwell while in long-term care than in urban homes</w:t>
      </w:r>
      <w:r w:rsidR="00F26D00" w:rsidRPr="00122B6E">
        <w:rPr>
          <w:color w:val="auto"/>
        </w:rPr>
        <w:t>, which may influence rural family caregivers</w:t>
      </w:r>
      <w:r w:rsidR="00BD3D9B" w:rsidRPr="00122B6E">
        <w:rPr>
          <w:color w:val="auto"/>
        </w:rPr>
        <w:t>’</w:t>
      </w:r>
      <w:r w:rsidR="00F26D00" w:rsidRPr="00122B6E">
        <w:rPr>
          <w:color w:val="auto"/>
        </w:rPr>
        <w:t xml:space="preserve"> experiences.</w:t>
      </w:r>
      <w:r w:rsidR="00401113" w:rsidRPr="00122B6E">
        <w:rPr>
          <w:color w:val="auto"/>
        </w:rPr>
        <w:t xml:space="preserve"> </w:t>
      </w:r>
      <w:r w:rsidR="00FD4152" w:rsidRPr="00122B6E">
        <w:rPr>
          <w:color w:val="auto"/>
        </w:rPr>
        <w:t>The workload for staff may</w:t>
      </w:r>
      <w:ins w:id="189" w:author="Raja Pari" w:date="2026-04-01T22:15:00Z" w16du:dateUtc="2026-04-01T16:45:00Z">
        <w:r w:rsidR="00B715AD">
          <w:rPr>
            <w:color w:val="auto"/>
          </w:rPr>
          <w:t>,</w:t>
        </w:r>
      </w:ins>
      <w:r w:rsidR="00FD4152" w:rsidRPr="00122B6E">
        <w:rPr>
          <w:color w:val="auto"/>
        </w:rPr>
        <w:t xml:space="preserve"> in turn</w:t>
      </w:r>
      <w:ins w:id="190" w:author="Raja Pari" w:date="2026-04-01T22:15:00Z" w16du:dateUtc="2026-04-01T16:45:00Z">
        <w:r w:rsidR="00B715AD">
          <w:rPr>
            <w:color w:val="auto"/>
          </w:rPr>
          <w:t>,</w:t>
        </w:r>
      </w:ins>
      <w:r w:rsidR="00FD4152" w:rsidRPr="00122B6E">
        <w:rPr>
          <w:color w:val="auto"/>
        </w:rPr>
        <w:t xml:space="preserve"> be higher in rural homes due to the higher prevalence of complex conditions. </w:t>
      </w:r>
      <w:r w:rsidR="00753744" w:rsidRPr="00122B6E">
        <w:rPr>
          <w:color w:val="auto"/>
        </w:rPr>
        <w:t xml:space="preserve">The higher demand for complex care and limited availability of resources </w:t>
      </w:r>
      <w:r w:rsidR="008B7D95" w:rsidRPr="00122B6E">
        <w:rPr>
          <w:color w:val="auto"/>
        </w:rPr>
        <w:t>may negatively impact quality of care, including increased rushed or missed care and frequency of adverse events (</w:t>
      </w:r>
      <w:hyperlink w:anchor="Lee_et_al__2022" w:tooltip="Lee, Y., &amp; Cho, E. (2022). Predictors of patient safety activities among registered nurses and nurse aides in long-term care facilities: Cross-sectional study. BMC geriatrics, 22(1), 541. https://doi.org/10.1186/s12877-022-03234-w&#10;" w:history="1">
        <w:r w:rsidR="00EB6914" w:rsidRPr="00122B6E">
          <w:rPr>
            <w:rStyle w:val="Hyperlink"/>
          </w:rPr>
          <w:t>Lee</w:t>
        </w:r>
        <w:r w:rsidR="00517BD7" w:rsidRPr="00122B6E">
          <w:rPr>
            <w:rStyle w:val="Hyperlink"/>
          </w:rPr>
          <w:t xml:space="preserve"> and </w:t>
        </w:r>
        <w:r w:rsidR="00EB6914" w:rsidRPr="00122B6E">
          <w:rPr>
            <w:rStyle w:val="Hyperlink"/>
          </w:rPr>
          <w:t>Cho, 2022</w:t>
        </w:r>
      </w:hyperlink>
      <w:r w:rsidR="00EB6914" w:rsidRPr="00122B6E">
        <w:rPr>
          <w:color w:val="auto"/>
        </w:rPr>
        <w:t xml:space="preserve">; </w:t>
      </w:r>
      <w:hyperlink w:anchor="Song_et_al__2020" w:tooltip="Song, Y., Hoben, M., Norton, P., &amp; Estabrooks, C. A. (2020). Association of work environment with missed and rushed care tasks among care aides in nursing homes. JAMA Network Open, 3(1), e1920092. https://doi.org/10.1001/jamanetworkopen.2019.20092&#10;" w:history="1">
        <w:r w:rsidR="00EB6914" w:rsidRPr="00122B6E">
          <w:rPr>
            <w:rStyle w:val="Hyperlink"/>
          </w:rPr>
          <w:t xml:space="preserve">Song </w:t>
        </w:r>
        <w:r w:rsidR="00EB6914" w:rsidRPr="00122B6E">
          <w:rPr>
            <w:rStyle w:val="Hyperlink"/>
            <w:i/>
          </w:rPr>
          <w:t>et al</w:t>
        </w:r>
        <w:r w:rsidR="00EB6914" w:rsidRPr="00122B6E">
          <w:rPr>
            <w:rStyle w:val="Hyperlink"/>
          </w:rPr>
          <w:t>., 2020</w:t>
        </w:r>
      </w:hyperlink>
      <w:r w:rsidR="008B7D95" w:rsidRPr="00122B6E">
        <w:rPr>
          <w:color w:val="auto"/>
        </w:rPr>
        <w:t>).</w:t>
      </w:r>
    </w:p>
    <w:p w14:paraId="099B1336" w14:textId="0676B9AF" w:rsidR="00BD3D9B" w:rsidRPr="00122B6E" w:rsidRDefault="00BD3D9B" w:rsidP="00122B6E">
      <w:pPr>
        <w:pStyle w:val="H2"/>
        <w:shd w:val="clear" w:color="000000" w:fill="auto"/>
        <w:rPr>
          <w:lang w:val="en-GB"/>
        </w:rPr>
      </w:pPr>
      <w:r w:rsidRPr="00122B6E">
        <w:rPr>
          <w:lang w:val="en-GB"/>
        </w:rPr>
        <w:t xml:space="preserve">Adverse </w:t>
      </w:r>
      <w:del w:id="191" w:author="Raja Pari" w:date="2026-03-31T22:41:00Z" w16du:dateUtc="2026-03-31T17:11:00Z">
        <w:r w:rsidRPr="00122B6E" w:rsidDel="003F2985">
          <w:rPr>
            <w:lang w:val="en-GB"/>
          </w:rPr>
          <w:delText>E</w:delText>
        </w:r>
      </w:del>
      <w:ins w:id="192" w:author="Raja Pari" w:date="2026-03-31T22:41:00Z" w16du:dateUtc="2026-03-31T17:11:00Z">
        <w:r w:rsidR="003F2985" w:rsidRPr="00122B6E">
          <w:rPr>
            <w:lang w:val="en-GB"/>
          </w:rPr>
          <w:t>e</w:t>
        </w:r>
      </w:ins>
      <w:r w:rsidRPr="00122B6E">
        <w:rPr>
          <w:lang w:val="en-GB"/>
        </w:rPr>
        <w:t>vents</w:t>
      </w:r>
    </w:p>
    <w:p w14:paraId="3BA31EBD" w14:textId="3FE65476" w:rsidR="00BD3D9B" w:rsidRPr="00122B6E" w:rsidRDefault="00BB7EED" w:rsidP="00122B6E">
      <w:pPr>
        <w:pStyle w:val="TXF"/>
        <w:shd w:val="clear" w:color="000000" w:fill="auto"/>
        <w:rPr>
          <w:color w:val="auto"/>
        </w:rPr>
      </w:pPr>
      <w:r w:rsidRPr="00122B6E">
        <w:rPr>
          <w:color w:val="auto"/>
        </w:rPr>
        <w:t>Family caregivers observed</w:t>
      </w:r>
      <w:r w:rsidR="00D7229B" w:rsidRPr="00122B6E">
        <w:rPr>
          <w:color w:val="auto"/>
        </w:rPr>
        <w:t xml:space="preserve"> </w:t>
      </w:r>
      <w:r w:rsidRPr="00122B6E">
        <w:rPr>
          <w:color w:val="auto"/>
        </w:rPr>
        <w:t>rushed care</w:t>
      </w:r>
      <w:r w:rsidR="00D7229B" w:rsidRPr="00122B6E">
        <w:rPr>
          <w:color w:val="auto"/>
        </w:rPr>
        <w:t>, and one family caregiver stated that there was no medical staff overnight</w:t>
      </w:r>
      <w:ins w:id="193" w:author="Raja Pari" w:date="2026-04-01T22:15:00Z" w16du:dateUtc="2026-04-01T16:45:00Z">
        <w:r w:rsidR="00B715AD">
          <w:rPr>
            <w:color w:val="auto"/>
          </w:rPr>
          <w:t>,</w:t>
        </w:r>
      </w:ins>
      <w:r w:rsidR="00D7229B" w:rsidRPr="00122B6E">
        <w:rPr>
          <w:color w:val="auto"/>
        </w:rPr>
        <w:t xml:space="preserve"> which caused issues for one resident who had consistent pain at night. This lack of staff, and in particular, regulated staff such as registered nurses (RNs), was suspected to have contributed to communication issues mentioned in the interviews. Wagner and colleagues (2013) found that nurses felt that staff shortages contributed to adverse events experienced by residents in long-term care homes. </w:t>
      </w:r>
      <w:r w:rsidR="008E1A28" w:rsidRPr="00122B6E">
        <w:rPr>
          <w:color w:val="auto"/>
        </w:rPr>
        <w:t xml:space="preserve">Some existing literature suggests that </w:t>
      </w:r>
      <w:ins w:id="194" w:author="Raja Pari" w:date="2026-04-01T22:15:00Z" w16du:dateUtc="2026-04-01T16:45:00Z">
        <w:r w:rsidR="00B715AD">
          <w:rPr>
            <w:color w:val="auto"/>
          </w:rPr>
          <w:t xml:space="preserve">the </w:t>
        </w:r>
      </w:ins>
      <w:r w:rsidR="008E1A28" w:rsidRPr="00122B6E">
        <w:rPr>
          <w:color w:val="auto"/>
        </w:rPr>
        <w:t>a</w:t>
      </w:r>
      <w:r w:rsidR="006764FD" w:rsidRPr="00122B6E">
        <w:rPr>
          <w:color w:val="auto"/>
        </w:rPr>
        <w:t>vailability of healthcare professionals, including physicians</w:t>
      </w:r>
      <w:r w:rsidR="008E1A28" w:rsidRPr="00122B6E">
        <w:rPr>
          <w:color w:val="auto"/>
        </w:rPr>
        <w:t xml:space="preserve"> and</w:t>
      </w:r>
      <w:r w:rsidR="006764FD" w:rsidRPr="00122B6E">
        <w:rPr>
          <w:color w:val="auto"/>
        </w:rPr>
        <w:t xml:space="preserve"> registered nurses, is associated with reductions in hospitalizations, emergency department visits, frequency of adverse events</w:t>
      </w:r>
      <w:del w:id="195" w:author="Raja Pari" w:date="2026-04-01T22:04:00Z" w16du:dateUtc="2026-04-01T16:34:00Z">
        <w:r w:rsidR="006764FD" w:rsidRPr="00122B6E" w:rsidDel="008918F4">
          <w:rPr>
            <w:color w:val="auto"/>
          </w:rPr>
          <w:delText>,</w:delText>
        </w:r>
      </w:del>
      <w:r w:rsidR="00601787" w:rsidRPr="00122B6E">
        <w:rPr>
          <w:color w:val="auto"/>
        </w:rPr>
        <w:t xml:space="preserve"> and</w:t>
      </w:r>
      <w:r w:rsidR="006764FD" w:rsidRPr="00122B6E">
        <w:rPr>
          <w:color w:val="auto"/>
        </w:rPr>
        <w:t xml:space="preserve"> greater patient safety (</w:t>
      </w:r>
      <w:hyperlink w:anchor="Kobewka_et_al__2020" w:tooltip="Kobewka, D. M., Kunkel, E., Hsu, A., Talarico, R., &amp; Tanuseputro, P. (2020). Physician availability in long-term care and resident hospital transfer: A retrospective cohort study. Journal of the American Medical Directors Association, 21(4), 469–475.e1. h" w:history="1">
        <w:r w:rsidR="006764FD" w:rsidRPr="00122B6E">
          <w:rPr>
            <w:rStyle w:val="Hyperlink"/>
          </w:rPr>
          <w:t xml:space="preserve">Kobewka </w:t>
        </w:r>
        <w:r w:rsidR="006764FD" w:rsidRPr="00122B6E">
          <w:rPr>
            <w:rStyle w:val="Hyperlink"/>
            <w:i/>
          </w:rPr>
          <w:t>et al</w:t>
        </w:r>
        <w:r w:rsidR="006764FD" w:rsidRPr="00122B6E">
          <w:rPr>
            <w:rStyle w:val="Hyperlink"/>
          </w:rPr>
          <w:t>., 2020</w:t>
        </w:r>
      </w:hyperlink>
      <w:r w:rsidR="006764FD" w:rsidRPr="00122B6E">
        <w:rPr>
          <w:color w:val="auto"/>
        </w:rPr>
        <w:t xml:space="preserve">; </w:t>
      </w:r>
      <w:hyperlink w:anchor="Lee_et_al__2022" w:tooltip="Lee, Y., &amp; Cho, E. (2022). Predictors of patient safety activities among registered nurses and nurse aides in long-term care facilities: Cross-sectional study. BMC geriatrics, 22(1), 541. https://doi.org/10.1186/s12877-022-03234-w&#10;" w:history="1">
        <w:r w:rsidR="006764FD" w:rsidRPr="00122B6E">
          <w:rPr>
            <w:rStyle w:val="Hyperlink"/>
          </w:rPr>
          <w:t>Lee</w:t>
        </w:r>
        <w:r w:rsidR="00517BD7" w:rsidRPr="00122B6E">
          <w:rPr>
            <w:rStyle w:val="Hyperlink"/>
          </w:rPr>
          <w:t xml:space="preserve"> and </w:t>
        </w:r>
        <w:r w:rsidR="006764FD" w:rsidRPr="00122B6E">
          <w:rPr>
            <w:rStyle w:val="Hyperlink"/>
          </w:rPr>
          <w:t>Cho, 2022</w:t>
        </w:r>
      </w:hyperlink>
      <w:r w:rsidR="006764FD" w:rsidRPr="00122B6E">
        <w:rPr>
          <w:color w:val="auto"/>
        </w:rPr>
        <w:t>)</w:t>
      </w:r>
      <w:r w:rsidR="008E1A28" w:rsidRPr="00122B6E">
        <w:rPr>
          <w:color w:val="auto"/>
        </w:rPr>
        <w:t xml:space="preserve">. </w:t>
      </w:r>
      <w:r w:rsidR="002D5AED" w:rsidRPr="00122B6E">
        <w:rPr>
          <w:color w:val="auto"/>
        </w:rPr>
        <w:t>Similarly, decreased hospitalizations of residents living in long-term care homes were observed when staff and access to resources were increased (</w:t>
      </w:r>
      <w:hyperlink w:anchor="Craswell_et_al__2016" w:tooltip="Craswell, A., Marsden, E., Taylor, A., &amp; Wallis, M. (2016). Emergency department presentation of frail older people and interventions for management: Geriatric emergency department intervention. Safety in Health, 2(1), 14. https://doi.org/10.1186/s40886-0" w:history="1">
        <w:r w:rsidR="002D5AED" w:rsidRPr="00122B6E">
          <w:rPr>
            <w:rStyle w:val="Hyperlink"/>
          </w:rPr>
          <w:t xml:space="preserve">Craswell </w:t>
        </w:r>
        <w:r w:rsidR="002D5AED" w:rsidRPr="00122B6E">
          <w:rPr>
            <w:rStyle w:val="Hyperlink"/>
            <w:i/>
          </w:rPr>
          <w:t>et al</w:t>
        </w:r>
        <w:r w:rsidR="002D5AED" w:rsidRPr="00122B6E">
          <w:rPr>
            <w:rStyle w:val="Hyperlink"/>
          </w:rPr>
          <w:t>., 2016</w:t>
        </w:r>
      </w:hyperlink>
      <w:r w:rsidR="002D5AED" w:rsidRPr="00122B6E">
        <w:rPr>
          <w:color w:val="auto"/>
        </w:rPr>
        <w:t xml:space="preserve">; </w:t>
      </w:r>
      <w:hyperlink w:anchor="Mileski_et_al__2020" w:tooltip="Mileski, M., Pannu, U., Payne, B., Sterling, E., &amp; McClay, R. (2020). The impact of nurse practitioners on hospitalizations and discharges from long-term nursing facilities: A systematic review. Healthcare. 8(2), 114. https://doi.org/10.3390/healthcare802" w:history="1">
        <w:r w:rsidR="002D5AED" w:rsidRPr="00122B6E">
          <w:rPr>
            <w:rStyle w:val="Hyperlink"/>
          </w:rPr>
          <w:t xml:space="preserve">Mileski </w:t>
        </w:r>
        <w:r w:rsidR="002D5AED" w:rsidRPr="00122B6E">
          <w:rPr>
            <w:rStyle w:val="Hyperlink"/>
            <w:i/>
          </w:rPr>
          <w:t>et al</w:t>
        </w:r>
        <w:r w:rsidR="002D5AED" w:rsidRPr="00122B6E">
          <w:rPr>
            <w:rStyle w:val="Hyperlink"/>
          </w:rPr>
          <w:t>., 2020</w:t>
        </w:r>
      </w:hyperlink>
      <w:r w:rsidR="002D5AED" w:rsidRPr="00122B6E">
        <w:rPr>
          <w:color w:val="auto"/>
        </w:rPr>
        <w:t>).</w:t>
      </w:r>
      <w:r w:rsidR="002D5AED" w:rsidRPr="00122B6E">
        <w:rPr>
          <w:rFonts w:ascii="Quattrocento Sans" w:eastAsia="Quattrocento Sans" w:hAnsi="Quattrocento Sans" w:cs="Quattrocento Sans"/>
          <w:color w:val="auto"/>
          <w:sz w:val="18"/>
          <w:szCs w:val="18"/>
        </w:rPr>
        <w:t xml:space="preserve"> </w:t>
      </w:r>
      <w:r w:rsidR="008E1A28" w:rsidRPr="00122B6E">
        <w:rPr>
          <w:color w:val="auto"/>
        </w:rPr>
        <w:t xml:space="preserve">However, the relationship between </w:t>
      </w:r>
      <w:ins w:id="196" w:author="Raja Pari" w:date="2026-04-01T22:15:00Z" w16du:dateUtc="2026-04-01T16:45:00Z">
        <w:r w:rsidR="00B715AD">
          <w:rPr>
            <w:color w:val="auto"/>
          </w:rPr>
          <w:t xml:space="preserve">the </w:t>
        </w:r>
      </w:ins>
      <w:r w:rsidR="008E1A28" w:rsidRPr="00122B6E">
        <w:rPr>
          <w:color w:val="auto"/>
        </w:rPr>
        <w:t>availability of staff and resident outcomes varies depending on the staffing group and type of outcomes measured, suggested further research is needed to adequately assess the impact of staffing availability on resident safety (</w:t>
      </w:r>
      <w:hyperlink w:anchor="Blatter_et_al__2024" w:tooltip="Blatter, C., Osińska, M., Simon, M., &amp; Zúñiga, F. (2024). The relationship between nursing home staffing and resident safety outcomes: A systematic review of reviews. International journal of nursing studies, 150, 104641. https://doi.org/10.1016/j.ijnurst" w:history="1">
        <w:r w:rsidR="008E1A28" w:rsidRPr="00122B6E">
          <w:rPr>
            <w:rStyle w:val="Hyperlink"/>
          </w:rPr>
          <w:t xml:space="preserve">Blatter </w:t>
        </w:r>
        <w:r w:rsidR="008E1A28" w:rsidRPr="00122B6E">
          <w:rPr>
            <w:rStyle w:val="Hyperlink"/>
            <w:i/>
          </w:rPr>
          <w:t>et al</w:t>
        </w:r>
        <w:r w:rsidR="008E1A28" w:rsidRPr="00122B6E">
          <w:rPr>
            <w:rStyle w:val="Hyperlink"/>
          </w:rPr>
          <w:t>., 2024</w:t>
        </w:r>
      </w:hyperlink>
      <w:r w:rsidR="008E1A28" w:rsidRPr="00122B6E">
        <w:rPr>
          <w:color w:val="auto"/>
        </w:rPr>
        <w:t>).</w:t>
      </w:r>
    </w:p>
    <w:p w14:paraId="356E65D9" w14:textId="0B1E57E9" w:rsidR="00BD3D9B" w:rsidRPr="00122B6E" w:rsidRDefault="003D5496" w:rsidP="00122B6E">
      <w:pPr>
        <w:pStyle w:val="TX"/>
        <w:shd w:val="clear" w:color="000000" w:fill="auto"/>
        <w:rPr>
          <w:color w:val="auto"/>
        </w:rPr>
      </w:pPr>
      <w:r w:rsidRPr="00122B6E">
        <w:rPr>
          <w:color w:val="auto"/>
        </w:rPr>
        <w:t xml:space="preserve">Some </w:t>
      </w:r>
      <w:r w:rsidR="00506F24" w:rsidRPr="00122B6E">
        <w:rPr>
          <w:color w:val="auto"/>
        </w:rPr>
        <w:t xml:space="preserve">family caregivers </w:t>
      </w:r>
      <w:r w:rsidRPr="00122B6E">
        <w:rPr>
          <w:color w:val="auto"/>
        </w:rPr>
        <w:t xml:space="preserve">noted changes in the resident that the staff did not </w:t>
      </w:r>
      <w:del w:id="197" w:author="Raja Pari" w:date="2026-03-31T22:38:00Z" w16du:dateUtc="2026-03-31T17:08:00Z">
        <w:r w:rsidRPr="00122B6E" w:rsidDel="004A4FB0">
          <w:rPr>
            <w:color w:val="auto"/>
          </w:rPr>
          <w:delText>recognize</w:delText>
        </w:r>
      </w:del>
      <w:ins w:id="198" w:author="Raja Pari" w:date="2026-03-31T22:38:00Z" w16du:dateUtc="2026-03-31T17:08:00Z">
        <w:r w:rsidR="004A4FB0" w:rsidRPr="00122B6E">
          <w:rPr>
            <w:color w:val="auto"/>
          </w:rPr>
          <w:t>recognise</w:t>
        </w:r>
      </w:ins>
      <w:r w:rsidR="00D7229B" w:rsidRPr="00122B6E">
        <w:rPr>
          <w:color w:val="auto"/>
        </w:rPr>
        <w:t>, such as a broken arm and an eye infection</w:t>
      </w:r>
      <w:r w:rsidRPr="00122B6E">
        <w:rPr>
          <w:color w:val="auto"/>
        </w:rPr>
        <w:t xml:space="preserve">. </w:t>
      </w:r>
      <w:r w:rsidR="00B3727B" w:rsidRPr="00122B6E">
        <w:rPr>
          <w:color w:val="auto"/>
        </w:rPr>
        <w:t>Studies evaluating knowledge levels in nursing staff in long-term care have identified needs for</w:t>
      </w:r>
      <w:r w:rsidR="001171ED" w:rsidRPr="00122B6E">
        <w:rPr>
          <w:color w:val="auto"/>
        </w:rPr>
        <w:t xml:space="preserve"> additional training on pain</w:t>
      </w:r>
      <w:r w:rsidR="00B3727B" w:rsidRPr="00122B6E">
        <w:rPr>
          <w:color w:val="auto"/>
        </w:rPr>
        <w:t xml:space="preserve"> assessment and</w:t>
      </w:r>
      <w:r w:rsidR="001171ED" w:rsidRPr="00122B6E">
        <w:rPr>
          <w:color w:val="auto"/>
        </w:rPr>
        <w:t xml:space="preserve"> management</w:t>
      </w:r>
      <w:r w:rsidR="00B3727B" w:rsidRPr="00122B6E">
        <w:rPr>
          <w:color w:val="auto"/>
        </w:rPr>
        <w:t xml:space="preserve"> (</w:t>
      </w:r>
      <w:hyperlink w:anchor="Gallant_et_al__2022" w:tooltip="Gallant, N., Hadjistavropoulos, T., Winters, E. M., Feere, E. K., &amp; Wickson-Griffiths, A. (2022). Development, evaluation, and implementation of an online pain assessment training program for staff in rural long-term care facilities: a case series approac" w:history="1">
        <w:r w:rsidR="00EB6914" w:rsidRPr="00122B6E">
          <w:rPr>
            <w:rStyle w:val="Hyperlink"/>
          </w:rPr>
          <w:t xml:space="preserve">Gallant </w:t>
        </w:r>
        <w:r w:rsidR="00EB6914" w:rsidRPr="00122B6E">
          <w:rPr>
            <w:rStyle w:val="Hyperlink"/>
            <w:i/>
          </w:rPr>
          <w:t>et al</w:t>
        </w:r>
        <w:r w:rsidR="00EB6914" w:rsidRPr="00122B6E">
          <w:rPr>
            <w:rStyle w:val="Hyperlink"/>
          </w:rPr>
          <w:t>., 2022</w:t>
        </w:r>
      </w:hyperlink>
      <w:r w:rsidR="00EB6914" w:rsidRPr="00122B6E">
        <w:rPr>
          <w:color w:val="auto"/>
        </w:rPr>
        <w:t xml:space="preserve">; </w:t>
      </w:r>
      <w:hyperlink w:anchor="Kaasalainen_et_al__2017" w:tooltip="Kaasalainen, S., Zacharias, R., Hill, C., Wickson-Griffiths, A., Hadjistavropoulos, T., &amp; Herr, K. (2017). Advancing the pain management in older adults agenda forward through the development of key research and education priorities: A Canadian perspectiv" w:history="1">
        <w:r w:rsidR="00EB6914" w:rsidRPr="00122B6E">
          <w:rPr>
            <w:rStyle w:val="Hyperlink"/>
          </w:rPr>
          <w:t xml:space="preserve">Kaasalainen </w:t>
        </w:r>
        <w:r w:rsidR="00EB6914" w:rsidRPr="00122B6E">
          <w:rPr>
            <w:rStyle w:val="Hyperlink"/>
            <w:i/>
          </w:rPr>
          <w:t>et al</w:t>
        </w:r>
        <w:r w:rsidR="00EB6914" w:rsidRPr="00122B6E">
          <w:rPr>
            <w:rStyle w:val="Hyperlink"/>
          </w:rPr>
          <w:t>., 2017</w:t>
        </w:r>
      </w:hyperlink>
      <w:r w:rsidR="00EB6914" w:rsidRPr="00122B6E">
        <w:rPr>
          <w:color w:val="auto"/>
        </w:rPr>
        <w:t xml:space="preserve">; </w:t>
      </w:r>
      <w:hyperlink w:anchor="KnoppSihota_et_al__2019" w:tooltip="Knopp-Sihota, J. A., Dirk, K. L., &amp; Rachor, G. S. (2019). Factors associated with pain assessment for nursing home residents: A systematic review and meta-synthesis. Journal of the American Medical Directors Association, 20(7), 884–892.e3. https://doi.org" w:history="1">
        <w:r w:rsidR="00517BD7" w:rsidRPr="00122B6E">
          <w:rPr>
            <w:rStyle w:val="Hyperlink"/>
          </w:rPr>
          <w:t>Knopp-Sihota, Dirk and Rachor</w:t>
        </w:r>
        <w:r w:rsidR="00EB6914" w:rsidRPr="00122B6E">
          <w:rPr>
            <w:rStyle w:val="Hyperlink"/>
          </w:rPr>
          <w:t>, 2019</w:t>
        </w:r>
      </w:hyperlink>
      <w:r w:rsidR="000C66AA" w:rsidRPr="00122B6E">
        <w:rPr>
          <w:color w:val="auto"/>
        </w:rPr>
        <w:t xml:space="preserve">). This need is exacerbated for residents living with dementia, as self-reporting of pain becomes less reliable, suggesting that </w:t>
      </w:r>
      <w:del w:id="199" w:author="Raja Pari" w:date="2026-03-31T22:38:00Z" w16du:dateUtc="2026-03-31T17:08:00Z">
        <w:r w:rsidR="000C66AA" w:rsidRPr="00122B6E" w:rsidDel="004A4FB0">
          <w:rPr>
            <w:color w:val="auto"/>
          </w:rPr>
          <w:delText>specialized</w:delText>
        </w:r>
      </w:del>
      <w:ins w:id="200" w:author="Raja Pari" w:date="2026-03-31T22:38:00Z" w16du:dateUtc="2026-03-31T17:08:00Z">
        <w:r w:rsidR="004A4FB0" w:rsidRPr="00122B6E">
          <w:rPr>
            <w:color w:val="auto"/>
          </w:rPr>
          <w:t>specialised</w:t>
        </w:r>
      </w:ins>
      <w:r w:rsidR="000C66AA" w:rsidRPr="00122B6E">
        <w:rPr>
          <w:color w:val="auto"/>
        </w:rPr>
        <w:t xml:space="preserve"> training for staff in identifying pain in residents living with dementia may be necessary (</w:t>
      </w:r>
      <w:hyperlink w:anchor="KnoppSihota_et_al__2019" w:tooltip="Knopp-Sihota, J. A., Dirk, K. L., &amp; Rachor, G. S. (2019). Factors associated with pain assessment for nursing home residents: A systematic review and meta-synthesis. Journal of the American Medical Directors Association, 20(7), 884–892.e3. https://doi.org" w:history="1">
        <w:r w:rsidR="00517BD7" w:rsidRPr="00122B6E">
          <w:rPr>
            <w:rStyle w:val="Hyperlink"/>
          </w:rPr>
          <w:t>Knopp-Sihota, Dirk and Rachor</w:t>
        </w:r>
        <w:r w:rsidR="000C66AA" w:rsidRPr="00122B6E">
          <w:rPr>
            <w:rStyle w:val="Hyperlink"/>
          </w:rPr>
          <w:t>, 2019</w:t>
        </w:r>
      </w:hyperlink>
      <w:r w:rsidR="000C66AA" w:rsidRPr="00122B6E">
        <w:rPr>
          <w:color w:val="auto"/>
        </w:rPr>
        <w:t>).</w:t>
      </w:r>
    </w:p>
    <w:p w14:paraId="05B18CB6" w14:textId="340F258D" w:rsidR="00BD3D9B" w:rsidRPr="00122B6E" w:rsidRDefault="003D5496" w:rsidP="00122B6E">
      <w:pPr>
        <w:pStyle w:val="TX"/>
        <w:shd w:val="clear" w:color="000000" w:fill="auto"/>
        <w:rPr>
          <w:color w:val="auto"/>
        </w:rPr>
      </w:pPr>
      <w:r w:rsidRPr="00122B6E">
        <w:rPr>
          <w:color w:val="auto"/>
        </w:rPr>
        <w:t>These situations</w:t>
      </w:r>
      <w:r w:rsidR="00604344" w:rsidRPr="00122B6E">
        <w:rPr>
          <w:color w:val="auto"/>
        </w:rPr>
        <w:t xml:space="preserve"> also</w:t>
      </w:r>
      <w:r w:rsidRPr="00122B6E">
        <w:rPr>
          <w:color w:val="auto"/>
        </w:rPr>
        <w:t xml:space="preserve"> show the benefits </w:t>
      </w:r>
      <w:r w:rsidR="00506F24" w:rsidRPr="00122B6E">
        <w:rPr>
          <w:color w:val="auto"/>
        </w:rPr>
        <w:t xml:space="preserve">family caregivers </w:t>
      </w:r>
      <w:r w:rsidRPr="00122B6E">
        <w:rPr>
          <w:color w:val="auto"/>
        </w:rPr>
        <w:t xml:space="preserve">can have when collaborating with healthcare teams. This is supported by literature investigating methods of including </w:t>
      </w:r>
      <w:r w:rsidR="00506F24" w:rsidRPr="00122B6E">
        <w:rPr>
          <w:color w:val="auto"/>
        </w:rPr>
        <w:t xml:space="preserve">family caregivers </w:t>
      </w:r>
      <w:r w:rsidRPr="00122B6E">
        <w:rPr>
          <w:color w:val="auto"/>
        </w:rPr>
        <w:t xml:space="preserve">in </w:t>
      </w:r>
      <w:r w:rsidR="00506F24" w:rsidRPr="00122B6E">
        <w:rPr>
          <w:color w:val="auto"/>
        </w:rPr>
        <w:t xml:space="preserve">care teams within long-term care </w:t>
      </w:r>
      <w:r w:rsidRPr="00122B6E">
        <w:rPr>
          <w:color w:val="auto"/>
        </w:rPr>
        <w:t>(</w:t>
      </w:r>
      <w:hyperlink w:anchor="Hoek_et_al__2021" w:tooltip="Hoek, L. J., van Haastregt, J. C., de Vries, E., Backhaus, R., Hamers, J. P., &amp; Verbeek, H. (2021). Partnerships in nursing homes: How do family caregivers of residents with dementia perceive collaboration with staff? Dementia, 20(5), 1631–1648. https://d" w:history="1">
        <w:r w:rsidR="00EB6914" w:rsidRPr="00122B6E">
          <w:rPr>
            <w:rStyle w:val="Hyperlink"/>
          </w:rPr>
          <w:t xml:space="preserve">Hoek </w:t>
        </w:r>
        <w:r w:rsidR="00EB6914" w:rsidRPr="00122B6E">
          <w:rPr>
            <w:rStyle w:val="Hyperlink"/>
            <w:i/>
          </w:rPr>
          <w:t>et al</w:t>
        </w:r>
        <w:r w:rsidR="00EB6914" w:rsidRPr="00122B6E">
          <w:rPr>
            <w:rStyle w:val="Hyperlink"/>
          </w:rPr>
          <w:t>., 2021</w:t>
        </w:r>
      </w:hyperlink>
      <w:r w:rsidR="00EB6914" w:rsidRPr="00122B6E">
        <w:rPr>
          <w:color w:val="auto"/>
        </w:rPr>
        <w:t xml:space="preserve">; </w:t>
      </w:r>
      <w:hyperlink w:anchor="Parmar_et_al__2021a" w:tooltip="Parmar, J., Anderson, S., Duggleby, W., Holroyd-Leduc, J., Pollard, C., &amp; Brémault-Phillips, S. (2021a). Developing person-centred care competencies for the healthcare workforce to support family caregivers: Caregiver centred care. Health &amp; Social Care in" w:history="1">
        <w:r w:rsidR="00EB6914" w:rsidRPr="00122B6E">
          <w:rPr>
            <w:rStyle w:val="Hyperlink"/>
          </w:rPr>
          <w:t xml:space="preserve">Parmar </w:t>
        </w:r>
        <w:r w:rsidR="00EB6914" w:rsidRPr="00122B6E">
          <w:rPr>
            <w:rStyle w:val="Hyperlink"/>
            <w:i/>
          </w:rPr>
          <w:t>et al</w:t>
        </w:r>
        <w:r w:rsidR="00EB6914" w:rsidRPr="00122B6E">
          <w:rPr>
            <w:rStyle w:val="Hyperlink"/>
          </w:rPr>
          <w:t>., 2021a</w:t>
        </w:r>
      </w:hyperlink>
      <w:r w:rsidRPr="00122B6E">
        <w:rPr>
          <w:color w:val="auto"/>
        </w:rPr>
        <w:t xml:space="preserve">). A past study by </w:t>
      </w:r>
      <w:hyperlink w:anchor="Hoek_et_al__2021" w:tooltip="Hoek, L. J., van Haastregt, J. C., de Vries, E., Backhaus, R., Hamers, J. P., &amp; Verbeek, H. (2021). Partnerships in nursing homes: How do family caregivers of residents with dementia perceive collaboration with staff? Dementia, 20(5), 1631–1648. https://d" w:history="1">
        <w:r w:rsidRPr="00122B6E">
          <w:rPr>
            <w:rStyle w:val="Hyperlink"/>
          </w:rPr>
          <w:t xml:space="preserve">Hoek </w:t>
        </w:r>
        <w:r w:rsidRPr="00122B6E">
          <w:rPr>
            <w:rStyle w:val="Hyperlink"/>
            <w:i/>
          </w:rPr>
          <w:t>et al</w:t>
        </w:r>
        <w:r w:rsidRPr="00122B6E">
          <w:rPr>
            <w:rStyle w:val="Hyperlink"/>
          </w:rPr>
          <w:t>. (2021)</w:t>
        </w:r>
      </w:hyperlink>
      <w:r w:rsidRPr="00122B6E">
        <w:rPr>
          <w:color w:val="auto"/>
        </w:rPr>
        <w:t xml:space="preserve"> has shown that </w:t>
      </w:r>
      <w:r w:rsidR="00FE2188" w:rsidRPr="00122B6E">
        <w:rPr>
          <w:color w:val="auto"/>
        </w:rPr>
        <w:t xml:space="preserve">family caregiver </w:t>
      </w:r>
      <w:r w:rsidRPr="00122B6E">
        <w:rPr>
          <w:color w:val="auto"/>
        </w:rPr>
        <w:t>involvement in activities of daily living reduced staff duties</w:t>
      </w:r>
      <w:r w:rsidR="00AE2233" w:rsidRPr="00122B6E">
        <w:rPr>
          <w:color w:val="auto"/>
        </w:rPr>
        <w:t>,</w:t>
      </w:r>
      <w:r w:rsidRPr="00122B6E">
        <w:rPr>
          <w:color w:val="auto"/>
        </w:rPr>
        <w:t xml:space="preserve"> increased </w:t>
      </w:r>
      <w:r w:rsidR="00FE2188" w:rsidRPr="00122B6E">
        <w:rPr>
          <w:color w:val="auto"/>
        </w:rPr>
        <w:t>family caregivers</w:t>
      </w:r>
      <w:r w:rsidR="00BD3D9B" w:rsidRPr="00122B6E">
        <w:rPr>
          <w:color w:val="auto"/>
        </w:rPr>
        <w:t>’</w:t>
      </w:r>
      <w:r w:rsidR="00FE2188" w:rsidRPr="00122B6E">
        <w:rPr>
          <w:color w:val="auto"/>
        </w:rPr>
        <w:t xml:space="preserve"> </w:t>
      </w:r>
      <w:r w:rsidRPr="00122B6E">
        <w:rPr>
          <w:color w:val="auto"/>
        </w:rPr>
        <w:t xml:space="preserve">feelings of involvement and value in </w:t>
      </w:r>
      <w:r w:rsidR="003A33CA" w:rsidRPr="00122B6E">
        <w:rPr>
          <w:color w:val="auto"/>
        </w:rPr>
        <w:t xml:space="preserve">care </w:t>
      </w:r>
      <w:r w:rsidR="003A33CA" w:rsidRPr="00122B6E">
        <w:rPr>
          <w:color w:val="auto"/>
        </w:rPr>
        <w:lastRenderedPageBreak/>
        <w:t>and</w:t>
      </w:r>
      <w:r w:rsidRPr="00122B6E">
        <w:rPr>
          <w:color w:val="auto"/>
        </w:rPr>
        <w:t xml:space="preserve"> facilitated </w:t>
      </w:r>
      <w:r w:rsidR="00FE2188" w:rsidRPr="00122B6E">
        <w:rPr>
          <w:color w:val="auto"/>
        </w:rPr>
        <w:t xml:space="preserve">opportunities </w:t>
      </w:r>
      <w:r w:rsidRPr="00122B6E">
        <w:rPr>
          <w:color w:val="auto"/>
        </w:rPr>
        <w:t xml:space="preserve">for communication between </w:t>
      </w:r>
      <w:r w:rsidR="00FE2188" w:rsidRPr="00122B6E">
        <w:rPr>
          <w:color w:val="auto"/>
        </w:rPr>
        <w:t xml:space="preserve">family caregivers </w:t>
      </w:r>
      <w:r w:rsidRPr="00122B6E">
        <w:rPr>
          <w:color w:val="auto"/>
        </w:rPr>
        <w:t>and staff.</w:t>
      </w:r>
      <w:r w:rsidR="00BD3D9B" w:rsidRPr="00122B6E">
        <w:rPr>
          <w:color w:val="auto"/>
        </w:rPr>
        <w:t xml:space="preserve"> </w:t>
      </w:r>
      <w:r w:rsidR="00F339AF" w:rsidRPr="00122B6E">
        <w:rPr>
          <w:color w:val="auto"/>
        </w:rPr>
        <w:t>Increased family caregiver involvement may be complicated by the fact that family caregivers living in rural areas are more likely to balance caregiving with paid employment than their urban counterparts, limiting their available time (</w:t>
      </w:r>
      <w:hyperlink w:anchor="Griffin_et_al__2024" w:tooltip="Griffin, J. M., Kaufman, B. G., Bangerter, L., Holland, D. E., Vanderboom, C. E., Ingram, C., Wild, E. M., Dose, A. M., Stiles, C., &amp; Thompson, V. H. (2024). Improving transitions in care for patients and family caregivers living in rural and underserved " w:history="1">
        <w:r w:rsidR="00F339AF" w:rsidRPr="00122B6E">
          <w:rPr>
            <w:rStyle w:val="Hyperlink"/>
          </w:rPr>
          <w:t xml:space="preserve">Griffin </w:t>
        </w:r>
        <w:r w:rsidR="00F339AF" w:rsidRPr="00122B6E">
          <w:rPr>
            <w:rStyle w:val="Hyperlink"/>
            <w:i/>
          </w:rPr>
          <w:t>et al</w:t>
        </w:r>
        <w:r w:rsidR="00F339AF" w:rsidRPr="00122B6E">
          <w:rPr>
            <w:rStyle w:val="Hyperlink"/>
          </w:rPr>
          <w:t>., 2024</w:t>
        </w:r>
      </w:hyperlink>
      <w:r w:rsidR="00F339AF" w:rsidRPr="00122B6E">
        <w:rPr>
          <w:color w:val="auto"/>
        </w:rPr>
        <w:t>).</w:t>
      </w:r>
    </w:p>
    <w:p w14:paraId="69FA2786" w14:textId="55662D89" w:rsidR="00BD3D9B" w:rsidRPr="00122B6E" w:rsidRDefault="006C295C" w:rsidP="00122B6E">
      <w:pPr>
        <w:pStyle w:val="TX"/>
        <w:shd w:val="clear" w:color="000000" w:fill="auto"/>
        <w:rPr>
          <w:rFonts w:ascii="Quattrocento Sans" w:eastAsia="Quattrocento Sans" w:hAnsi="Quattrocento Sans" w:cs="Quattrocento Sans"/>
          <w:color w:val="auto"/>
          <w:sz w:val="18"/>
          <w:szCs w:val="18"/>
        </w:rPr>
      </w:pPr>
      <w:r w:rsidRPr="00122B6E">
        <w:rPr>
          <w:color w:val="auto"/>
        </w:rPr>
        <w:t>In several interviews, there were adverse events that were suspected to be connected to the lack of staffing and busy settings of long-term care homes. There were two medication errors that family caregivers suspected were due to staff being too rushed in their duties. In both cases</w:t>
      </w:r>
      <w:ins w:id="201" w:author="Raja Pari" w:date="2026-04-01T22:16:00Z" w16du:dateUtc="2026-04-01T16:46:00Z">
        <w:r w:rsidR="00B715AD">
          <w:rPr>
            <w:color w:val="auto"/>
          </w:rPr>
          <w:t>,</w:t>
        </w:r>
      </w:ins>
      <w:r w:rsidRPr="00122B6E">
        <w:rPr>
          <w:color w:val="auto"/>
        </w:rPr>
        <w:t xml:space="preserve"> the family caregivers reported that they were told about the incident right away and informed </w:t>
      </w:r>
      <w:del w:id="202" w:author="Raja Pari" w:date="2026-04-01T22:16:00Z" w16du:dateUtc="2026-04-01T16:46:00Z">
        <w:r w:rsidRPr="00122B6E" w:rsidDel="00B715AD">
          <w:rPr>
            <w:color w:val="auto"/>
          </w:rPr>
          <w:delText>on</w:delText>
        </w:r>
      </w:del>
      <w:ins w:id="203" w:author="Raja Pari" w:date="2026-04-01T22:16:00Z" w16du:dateUtc="2026-04-01T16:46:00Z">
        <w:r w:rsidR="00B715AD">
          <w:rPr>
            <w:color w:val="auto"/>
          </w:rPr>
          <w:t>about</w:t>
        </w:r>
      </w:ins>
      <w:r w:rsidRPr="00122B6E">
        <w:rPr>
          <w:color w:val="auto"/>
        </w:rPr>
        <w:t xml:space="preserve"> how the resident was doing. However, the family caregivers still felt the need to check in on the resident more frequently. This suggests that family caregivers </w:t>
      </w:r>
      <w:del w:id="204" w:author="Raja Pari" w:date="2026-03-31T22:38:00Z" w16du:dateUtc="2026-03-31T17:08:00Z">
        <w:r w:rsidRPr="00122B6E" w:rsidDel="004A4FB0">
          <w:rPr>
            <w:color w:val="auto"/>
          </w:rPr>
          <w:delText>recognized</w:delText>
        </w:r>
      </w:del>
      <w:ins w:id="205" w:author="Raja Pari" w:date="2026-03-31T22:38:00Z" w16du:dateUtc="2026-03-31T17:08:00Z">
        <w:r w:rsidR="004A4FB0" w:rsidRPr="00122B6E">
          <w:rPr>
            <w:color w:val="auto"/>
          </w:rPr>
          <w:t>recognised</w:t>
        </w:r>
      </w:ins>
      <w:r w:rsidRPr="00122B6E">
        <w:rPr>
          <w:color w:val="auto"/>
        </w:rPr>
        <w:t xml:space="preserve"> that adverse events were not the fault of staff but of the busy and underfunded settings of the long-term care homes, but because these events could happen, family caregivers needed </w:t>
      </w:r>
      <w:del w:id="206" w:author="Raja Pari" w:date="2026-04-01T22:16:00Z" w16du:dateUtc="2026-04-01T16:46:00Z">
        <w:r w:rsidRPr="00122B6E" w:rsidDel="00B715AD">
          <w:rPr>
            <w:color w:val="auto"/>
          </w:rPr>
          <w:delText xml:space="preserve">the </w:delText>
        </w:r>
      </w:del>
      <w:r w:rsidRPr="00122B6E">
        <w:rPr>
          <w:color w:val="auto"/>
        </w:rPr>
        <w:t xml:space="preserve">confirmation of the quality of care. </w:t>
      </w:r>
      <w:hyperlink w:anchor="Vaismoradi_et_al__2020" w:tooltip="Vaismoradi, M., Vizcaya-Moreno, F., Jordan, S., Gåre Kymre, I., &amp; Kangasniemi, M. (2020). Disclosing and reporting practice errors by nurses in residential long-term care settings: A systematic review. Sustainability, 12(7), 2630. https://doi.org/10.3390/" w:history="1">
        <w:r w:rsidR="002D5AED" w:rsidRPr="00122B6E">
          <w:rPr>
            <w:rStyle w:val="Hyperlink"/>
          </w:rPr>
          <w:t xml:space="preserve">Vaismoradi </w:t>
        </w:r>
        <w:r w:rsidR="002D5AED" w:rsidRPr="00122B6E">
          <w:rPr>
            <w:rStyle w:val="Hyperlink"/>
            <w:i/>
          </w:rPr>
          <w:t>et al</w:t>
        </w:r>
        <w:r w:rsidR="002D5AED" w:rsidRPr="00122B6E">
          <w:rPr>
            <w:rStyle w:val="Hyperlink"/>
          </w:rPr>
          <w:t>. (2020)</w:t>
        </w:r>
      </w:hyperlink>
      <w:r w:rsidR="002D5AED" w:rsidRPr="00122B6E">
        <w:rPr>
          <w:color w:val="auto"/>
        </w:rPr>
        <w:t xml:space="preserve"> also identified medical error detection and reporting as an area in which long-term care staff were under</w:t>
      </w:r>
      <w:ins w:id="207" w:author="Raja Pari" w:date="2026-04-01T12:47:00Z" w16du:dateUtc="2026-04-01T07:17:00Z">
        <w:r w:rsidR="00C558B0" w:rsidRPr="00122B6E">
          <w:rPr>
            <w:color w:val="auto"/>
          </w:rPr>
          <w:t xml:space="preserve"> </w:t>
        </w:r>
      </w:ins>
      <w:r w:rsidR="002D5AED" w:rsidRPr="00122B6E">
        <w:rPr>
          <w:color w:val="auto"/>
        </w:rPr>
        <w:t xml:space="preserve">skilled in, highlighting another </w:t>
      </w:r>
      <w:r w:rsidR="00604344" w:rsidRPr="00122B6E">
        <w:rPr>
          <w:color w:val="auto"/>
        </w:rPr>
        <w:t>area for additional training.</w:t>
      </w:r>
    </w:p>
    <w:p w14:paraId="5AD7A45C" w14:textId="0A9EF172" w:rsidR="00BD3D9B" w:rsidRPr="00122B6E" w:rsidRDefault="00BD3D9B" w:rsidP="00122B6E">
      <w:pPr>
        <w:pStyle w:val="H2"/>
        <w:shd w:val="clear" w:color="000000" w:fill="auto"/>
        <w:rPr>
          <w:lang w:val="en-GB"/>
        </w:rPr>
      </w:pPr>
      <w:r w:rsidRPr="00122B6E">
        <w:rPr>
          <w:lang w:val="en-GB"/>
        </w:rPr>
        <w:t xml:space="preserve">Communication and </w:t>
      </w:r>
      <w:del w:id="208" w:author="Raja Pari" w:date="2026-03-31T22:41:00Z" w16du:dateUtc="2026-03-31T17:11:00Z">
        <w:r w:rsidRPr="00122B6E" w:rsidDel="003F2985">
          <w:rPr>
            <w:lang w:val="en-GB"/>
          </w:rPr>
          <w:delText>E</w:delText>
        </w:r>
      </w:del>
      <w:ins w:id="209" w:author="Raja Pari" w:date="2026-03-31T22:41:00Z" w16du:dateUtc="2026-03-31T17:11:00Z">
        <w:r w:rsidR="003F2985" w:rsidRPr="00122B6E">
          <w:rPr>
            <w:lang w:val="en-GB"/>
          </w:rPr>
          <w:t>e</w:t>
        </w:r>
      </w:ins>
      <w:r w:rsidRPr="00122B6E">
        <w:rPr>
          <w:lang w:val="en-GB"/>
        </w:rPr>
        <w:t xml:space="preserve">xperiences with </w:t>
      </w:r>
      <w:del w:id="210" w:author="Raja Pari" w:date="2026-03-31T22:41:00Z" w16du:dateUtc="2026-03-31T17:11:00Z">
        <w:r w:rsidRPr="00122B6E" w:rsidDel="003F2985">
          <w:rPr>
            <w:lang w:val="en-GB"/>
          </w:rPr>
          <w:delText>L</w:delText>
        </w:r>
      </w:del>
      <w:ins w:id="211" w:author="Raja Pari" w:date="2026-03-31T22:41:00Z" w16du:dateUtc="2026-03-31T17:11:00Z">
        <w:r w:rsidR="003F2985" w:rsidRPr="00122B6E">
          <w:rPr>
            <w:lang w:val="en-GB"/>
          </w:rPr>
          <w:t>l</w:t>
        </w:r>
      </w:ins>
      <w:r w:rsidRPr="00122B6E">
        <w:rPr>
          <w:lang w:val="en-GB"/>
        </w:rPr>
        <w:t>ong-</w:t>
      </w:r>
      <w:del w:id="212" w:author="Raja Pari" w:date="2026-03-31T22:41:00Z" w16du:dateUtc="2026-03-31T17:11:00Z">
        <w:r w:rsidRPr="00122B6E" w:rsidDel="003F2985">
          <w:rPr>
            <w:lang w:val="en-GB"/>
          </w:rPr>
          <w:delText>T</w:delText>
        </w:r>
      </w:del>
      <w:ins w:id="213" w:author="Raja Pari" w:date="2026-03-31T22:41:00Z" w16du:dateUtc="2026-03-31T17:11:00Z">
        <w:r w:rsidR="003F2985" w:rsidRPr="00122B6E">
          <w:rPr>
            <w:lang w:val="en-GB"/>
          </w:rPr>
          <w:t>t</w:t>
        </w:r>
      </w:ins>
      <w:r w:rsidRPr="00122B6E">
        <w:rPr>
          <w:lang w:val="en-GB"/>
        </w:rPr>
        <w:t xml:space="preserve">erm </w:t>
      </w:r>
      <w:del w:id="214" w:author="Raja Pari" w:date="2026-03-31T22:41:00Z" w16du:dateUtc="2026-03-31T17:11:00Z">
        <w:r w:rsidRPr="00122B6E" w:rsidDel="003F2985">
          <w:rPr>
            <w:lang w:val="en-GB"/>
          </w:rPr>
          <w:delText>C</w:delText>
        </w:r>
      </w:del>
      <w:ins w:id="215" w:author="Raja Pari" w:date="2026-03-31T22:41:00Z" w16du:dateUtc="2026-03-31T17:11:00Z">
        <w:r w:rsidR="003F2985" w:rsidRPr="00122B6E">
          <w:rPr>
            <w:lang w:val="en-GB"/>
          </w:rPr>
          <w:t>c</w:t>
        </w:r>
      </w:ins>
      <w:r w:rsidRPr="00122B6E">
        <w:rPr>
          <w:lang w:val="en-GB"/>
        </w:rPr>
        <w:t xml:space="preserve">are </w:t>
      </w:r>
      <w:del w:id="216" w:author="Raja Pari" w:date="2026-03-31T22:41:00Z" w16du:dateUtc="2026-03-31T17:11:00Z">
        <w:r w:rsidRPr="00122B6E" w:rsidDel="003F2985">
          <w:rPr>
            <w:lang w:val="en-GB"/>
          </w:rPr>
          <w:delText>S</w:delText>
        </w:r>
      </w:del>
      <w:ins w:id="217" w:author="Raja Pari" w:date="2026-03-31T22:41:00Z" w16du:dateUtc="2026-03-31T17:11:00Z">
        <w:r w:rsidR="003F2985" w:rsidRPr="00122B6E">
          <w:rPr>
            <w:lang w:val="en-GB"/>
          </w:rPr>
          <w:t>s</w:t>
        </w:r>
      </w:ins>
      <w:r w:rsidRPr="00122B6E">
        <w:rPr>
          <w:lang w:val="en-GB"/>
        </w:rPr>
        <w:t>taff</w:t>
      </w:r>
    </w:p>
    <w:p w14:paraId="4EC96F70" w14:textId="5D7BF7C6" w:rsidR="00BD3D9B" w:rsidRPr="00122B6E" w:rsidRDefault="006C295C" w:rsidP="00122B6E">
      <w:pPr>
        <w:pStyle w:val="TXF"/>
        <w:shd w:val="clear" w:color="000000" w:fill="auto"/>
        <w:rPr>
          <w:color w:val="auto"/>
        </w:rPr>
      </w:pPr>
      <w:r w:rsidRPr="00122B6E">
        <w:rPr>
          <w:color w:val="auto"/>
        </w:rPr>
        <w:t xml:space="preserve">The lack of access to information may contribute to the disagreements we saw between family caregivers and staff. </w:t>
      </w:r>
      <w:r w:rsidR="00FE2188" w:rsidRPr="00122B6E">
        <w:rPr>
          <w:color w:val="auto"/>
        </w:rPr>
        <w:t xml:space="preserve">Family caregivers </w:t>
      </w:r>
      <w:r w:rsidR="003D5496" w:rsidRPr="00122B6E">
        <w:rPr>
          <w:color w:val="auto"/>
        </w:rPr>
        <w:t xml:space="preserve">talked about the lack of clarity on medications and procedures, which may contribute to the stress we saw when </w:t>
      </w:r>
      <w:r w:rsidR="00FE2188" w:rsidRPr="00122B6E">
        <w:rPr>
          <w:color w:val="auto"/>
        </w:rPr>
        <w:t xml:space="preserve">family caregivers </w:t>
      </w:r>
      <w:r w:rsidR="003D5496" w:rsidRPr="00122B6E">
        <w:rPr>
          <w:color w:val="auto"/>
        </w:rPr>
        <w:t xml:space="preserve">had to make decisions for the resident. </w:t>
      </w:r>
      <w:r w:rsidR="00FE2188" w:rsidRPr="00122B6E">
        <w:rPr>
          <w:color w:val="auto"/>
        </w:rPr>
        <w:t xml:space="preserve">Family caregivers </w:t>
      </w:r>
      <w:r w:rsidR="003D5496" w:rsidRPr="00122B6E">
        <w:rPr>
          <w:color w:val="auto"/>
        </w:rPr>
        <w:t>cannot advocate for the resident</w:t>
      </w:r>
      <w:r w:rsidR="004B300D" w:rsidRPr="00122B6E">
        <w:rPr>
          <w:color w:val="auto"/>
        </w:rPr>
        <w:t xml:space="preserve"> and may feel alienated</w:t>
      </w:r>
      <w:r w:rsidR="003D5496" w:rsidRPr="00122B6E">
        <w:rPr>
          <w:color w:val="auto"/>
        </w:rPr>
        <w:t xml:space="preserve"> if they do not </w:t>
      </w:r>
      <w:r w:rsidR="004B300D" w:rsidRPr="00122B6E">
        <w:rPr>
          <w:color w:val="auto"/>
        </w:rPr>
        <w:t xml:space="preserve">have adequate information to understand </w:t>
      </w:r>
      <w:r w:rsidR="003D5496" w:rsidRPr="00122B6E">
        <w:rPr>
          <w:color w:val="auto"/>
        </w:rPr>
        <w:t>what is happening medically with the resident</w:t>
      </w:r>
      <w:r w:rsidR="009639B5" w:rsidRPr="00122B6E">
        <w:rPr>
          <w:color w:val="auto"/>
        </w:rPr>
        <w:t xml:space="preserve"> (</w:t>
      </w:r>
      <w:hyperlink w:anchor="Cranley_et_al__2022" w:tooltip="Cranley, L., Sivakumaran, G., Helfenbaum, S., Galessiere, D., Meyer, R., Duggleby, W., McGillis Hall, L., &amp; McGilton, K. S. (2022). Development of communication tool for resident- and family-led care discussions in long-term care through patient and famil" w:history="1">
        <w:r w:rsidR="009639B5" w:rsidRPr="00122B6E">
          <w:rPr>
            <w:rStyle w:val="Hyperlink"/>
          </w:rPr>
          <w:t xml:space="preserve">Cranley </w:t>
        </w:r>
        <w:r w:rsidR="009639B5" w:rsidRPr="00122B6E">
          <w:rPr>
            <w:rStyle w:val="Hyperlink"/>
            <w:i/>
          </w:rPr>
          <w:t>et al</w:t>
        </w:r>
        <w:r w:rsidR="009639B5" w:rsidRPr="00122B6E">
          <w:rPr>
            <w:rStyle w:val="Hyperlink"/>
          </w:rPr>
          <w:t xml:space="preserve">., </w:t>
        </w:r>
        <w:r w:rsidR="00B22939" w:rsidRPr="00122B6E">
          <w:rPr>
            <w:rStyle w:val="Hyperlink"/>
          </w:rPr>
          <w:t>2022</w:t>
        </w:r>
      </w:hyperlink>
      <w:r w:rsidR="009639B5" w:rsidRPr="00122B6E">
        <w:rPr>
          <w:color w:val="auto"/>
        </w:rPr>
        <w:t xml:space="preserve">; </w:t>
      </w:r>
      <w:hyperlink w:anchor="Stephen_et_al__2024" w:tooltip="Stephen, A., Connelly, D., Hung, L., &amp; Unger, J. (2024). Staff-family communication methods in long-term care homes: An integrative review. Journal of Long-Term Care, 220–239. https://doi.org/10.31389/jltc.282&#10;" w:history="1">
        <w:r w:rsidR="009639B5" w:rsidRPr="00122B6E">
          <w:rPr>
            <w:rStyle w:val="Hyperlink"/>
          </w:rPr>
          <w:t xml:space="preserve">Stephen </w:t>
        </w:r>
        <w:r w:rsidR="009639B5" w:rsidRPr="00122B6E">
          <w:rPr>
            <w:rStyle w:val="Hyperlink"/>
            <w:i/>
          </w:rPr>
          <w:t>et al</w:t>
        </w:r>
        <w:r w:rsidR="009639B5" w:rsidRPr="00122B6E">
          <w:rPr>
            <w:rStyle w:val="Hyperlink"/>
          </w:rPr>
          <w:t>., 2024</w:t>
        </w:r>
      </w:hyperlink>
      <w:r w:rsidR="009639B5" w:rsidRPr="00122B6E">
        <w:rPr>
          <w:color w:val="auto"/>
        </w:rPr>
        <w:t>)</w:t>
      </w:r>
      <w:r w:rsidR="003D5496" w:rsidRPr="00122B6E">
        <w:rPr>
          <w:color w:val="auto"/>
        </w:rPr>
        <w:t>.</w:t>
      </w:r>
    </w:p>
    <w:p w14:paraId="3FB885F5" w14:textId="287A5886" w:rsidR="00BD3D9B" w:rsidRPr="00122B6E" w:rsidRDefault="003D5496" w:rsidP="00122B6E">
      <w:pPr>
        <w:pStyle w:val="TX"/>
        <w:shd w:val="clear" w:color="000000" w:fill="auto"/>
        <w:rPr>
          <w:color w:val="auto"/>
        </w:rPr>
      </w:pPr>
      <w:r w:rsidRPr="00122B6E">
        <w:rPr>
          <w:color w:val="auto"/>
        </w:rPr>
        <w:t xml:space="preserve">Including </w:t>
      </w:r>
      <w:r w:rsidR="00D66970" w:rsidRPr="00122B6E">
        <w:rPr>
          <w:color w:val="auto"/>
        </w:rPr>
        <w:t xml:space="preserve">family caregivers </w:t>
      </w:r>
      <w:r w:rsidRPr="00122B6E">
        <w:rPr>
          <w:color w:val="auto"/>
        </w:rPr>
        <w:t>at the beginning of care planning opens the door for communication and collaboration (</w:t>
      </w:r>
      <w:hyperlink w:anchor="Hoek_et_al__2021" w:tooltip="Hoek, L. J., van Haastregt, J. C., de Vries, E., Backhaus, R., Hamers, J. P., &amp; Verbeek, H. (2021). Partnerships in nursing homes: How do family caregivers of residents with dementia perceive collaboration with staff? Dementia, 20(5), 1631–1648. https://d" w:history="1">
        <w:r w:rsidRPr="00122B6E">
          <w:rPr>
            <w:rStyle w:val="Hyperlink"/>
          </w:rPr>
          <w:t xml:space="preserve">Hoek </w:t>
        </w:r>
        <w:r w:rsidRPr="00122B6E">
          <w:rPr>
            <w:rStyle w:val="Hyperlink"/>
            <w:i/>
          </w:rPr>
          <w:t>et al</w:t>
        </w:r>
        <w:r w:rsidRPr="00122B6E">
          <w:rPr>
            <w:rStyle w:val="Hyperlink"/>
          </w:rPr>
          <w:t>., 2021</w:t>
        </w:r>
      </w:hyperlink>
      <w:r w:rsidRPr="00122B6E">
        <w:rPr>
          <w:color w:val="auto"/>
        </w:rPr>
        <w:t xml:space="preserve">). Understanding the wants and needs of </w:t>
      </w:r>
      <w:r w:rsidR="00D66970" w:rsidRPr="00122B6E">
        <w:rPr>
          <w:color w:val="auto"/>
        </w:rPr>
        <w:t xml:space="preserve">family caregivers </w:t>
      </w:r>
      <w:r w:rsidRPr="00122B6E">
        <w:rPr>
          <w:color w:val="auto"/>
        </w:rPr>
        <w:t xml:space="preserve">and residents helps to create a plan that will hopefully avoid conflict in the future. In cases of disagreement, open communication </w:t>
      </w:r>
      <w:r w:rsidR="008B6FC4" w:rsidRPr="00122B6E">
        <w:rPr>
          <w:color w:val="auto"/>
        </w:rPr>
        <w:t xml:space="preserve">supports </w:t>
      </w:r>
      <w:r w:rsidRPr="00122B6E">
        <w:rPr>
          <w:color w:val="auto"/>
        </w:rPr>
        <w:t>everyone to feel heard and for everyone to understand the situation (</w:t>
      </w:r>
      <w:hyperlink w:anchor="Passalacqua_et_al__2012" w:tooltip="Passalacqua, S. A., &amp; Harwood, J. (2012). VIPS communication skills training for paraprofessional dementia caregivers: An intervention to increase person-centered dementia care. Clinical Gerontologist, 35(5), 425–445.&#10;" w:history="1">
        <w:r w:rsidRPr="00122B6E">
          <w:rPr>
            <w:rStyle w:val="Hyperlink"/>
          </w:rPr>
          <w:t>Passalacqua</w:t>
        </w:r>
        <w:r w:rsidR="00517BD7" w:rsidRPr="00122B6E">
          <w:rPr>
            <w:rStyle w:val="Hyperlink"/>
          </w:rPr>
          <w:t xml:space="preserve"> and </w:t>
        </w:r>
        <w:r w:rsidRPr="00122B6E">
          <w:rPr>
            <w:rStyle w:val="Hyperlink"/>
          </w:rPr>
          <w:t>Harwood, 2012</w:t>
        </w:r>
      </w:hyperlink>
      <w:r w:rsidR="00BB7EED" w:rsidRPr="00122B6E">
        <w:rPr>
          <w:color w:val="auto"/>
        </w:rPr>
        <w:t xml:space="preserve">). </w:t>
      </w:r>
      <w:r w:rsidRPr="00122B6E">
        <w:rPr>
          <w:color w:val="auto"/>
        </w:rPr>
        <w:t xml:space="preserve">As discussed in the literature, this might reduce the need </w:t>
      </w:r>
      <w:r w:rsidR="00D66970" w:rsidRPr="00122B6E">
        <w:rPr>
          <w:color w:val="auto"/>
        </w:rPr>
        <w:t>for family caregivers</w:t>
      </w:r>
      <w:r w:rsidRPr="00122B6E">
        <w:rPr>
          <w:color w:val="auto"/>
        </w:rPr>
        <w:t xml:space="preserve"> to check in on the resident to make sure they were getting the care they needed because they would be included in creating the care plan and actively involved in enacting the care plan (</w:t>
      </w:r>
      <w:hyperlink w:anchor="Parmar_et_al__2021b" w:tooltip="Parmar, J., Bremault-Phillips, S., Duggleby, W., Holroyd-Leduc, J., &amp; Pot, M. A. (2021b). Caregiver-centered care competency framework. Canadian Institute for Health Information: University of Alberta. https://assets.website-files.com/60105a5edd88603ee79d" w:history="1">
        <w:r w:rsidRPr="00122B6E">
          <w:rPr>
            <w:rStyle w:val="Hyperlink"/>
          </w:rPr>
          <w:t xml:space="preserve">Parmar </w:t>
        </w:r>
        <w:r w:rsidRPr="00122B6E">
          <w:rPr>
            <w:rStyle w:val="Hyperlink"/>
            <w:i/>
          </w:rPr>
          <w:t>et al</w:t>
        </w:r>
        <w:r w:rsidRPr="00122B6E">
          <w:rPr>
            <w:rStyle w:val="Hyperlink"/>
          </w:rPr>
          <w:t>., 2021</w:t>
        </w:r>
        <w:r w:rsidR="001C541D" w:rsidRPr="00122B6E">
          <w:rPr>
            <w:rStyle w:val="Hyperlink"/>
          </w:rPr>
          <w:t>b</w:t>
        </w:r>
      </w:hyperlink>
      <w:r w:rsidRPr="00122B6E">
        <w:rPr>
          <w:color w:val="auto"/>
        </w:rPr>
        <w:t>).</w:t>
      </w:r>
    </w:p>
    <w:p w14:paraId="51FF4B67" w14:textId="32D4B0A7" w:rsidR="00BD3D9B" w:rsidRPr="00122B6E" w:rsidRDefault="00D66970" w:rsidP="00122B6E">
      <w:pPr>
        <w:pStyle w:val="TX"/>
        <w:shd w:val="clear" w:color="000000" w:fill="auto"/>
        <w:rPr>
          <w:color w:val="auto"/>
        </w:rPr>
      </w:pPr>
      <w:r w:rsidRPr="00122B6E">
        <w:rPr>
          <w:color w:val="auto"/>
        </w:rPr>
        <w:t xml:space="preserve">Family caregivers </w:t>
      </w:r>
      <w:r w:rsidR="003D5496" w:rsidRPr="00122B6E">
        <w:rPr>
          <w:color w:val="auto"/>
        </w:rPr>
        <w:t>in this study were already involved with monitoring symptoms and changes in residents and participating in activities with residents</w:t>
      </w:r>
      <w:r w:rsidR="00F339AF" w:rsidRPr="00122B6E">
        <w:rPr>
          <w:color w:val="auto"/>
        </w:rPr>
        <w:t xml:space="preserve">. </w:t>
      </w:r>
      <w:r w:rsidR="003D5496" w:rsidRPr="00122B6E">
        <w:rPr>
          <w:color w:val="auto"/>
        </w:rPr>
        <w:t xml:space="preserve">If </w:t>
      </w:r>
      <w:r w:rsidRPr="00122B6E">
        <w:rPr>
          <w:color w:val="auto"/>
        </w:rPr>
        <w:t xml:space="preserve">family caregivers </w:t>
      </w:r>
      <w:r w:rsidR="0081534A" w:rsidRPr="00122B6E">
        <w:rPr>
          <w:color w:val="auto"/>
        </w:rPr>
        <w:t>a</w:t>
      </w:r>
      <w:r w:rsidR="003D5496" w:rsidRPr="00122B6E">
        <w:rPr>
          <w:color w:val="auto"/>
        </w:rPr>
        <w:t xml:space="preserve">re </w:t>
      </w:r>
      <w:r w:rsidRPr="00122B6E">
        <w:rPr>
          <w:color w:val="auto"/>
        </w:rPr>
        <w:t xml:space="preserve">confident </w:t>
      </w:r>
      <w:r w:rsidR="003D5496" w:rsidRPr="00122B6E">
        <w:rPr>
          <w:color w:val="auto"/>
        </w:rPr>
        <w:t xml:space="preserve">in </w:t>
      </w:r>
      <w:r w:rsidR="0081534A" w:rsidRPr="00122B6E">
        <w:rPr>
          <w:color w:val="auto"/>
        </w:rPr>
        <w:t>these tasks</w:t>
      </w:r>
      <w:r w:rsidR="003D5496" w:rsidRPr="00122B6E">
        <w:rPr>
          <w:color w:val="auto"/>
        </w:rPr>
        <w:t>, they might feel more comfortable having conversations about these noticed changes with staff (</w:t>
      </w:r>
      <w:hyperlink w:anchor="Parmar_et_al__2021a" w:tooltip="Parmar, J., Anderson, S., Duggleby, W., Holroyd-Leduc, J., Pollard, C., &amp; Brémault-Phillips, S. (2021a). Developing person-centred care competencies for the healthcare workforce to support family caregivers: Caregiver centred care. Health &amp; Social Care in" w:history="1">
        <w:r w:rsidR="003D5496" w:rsidRPr="00122B6E">
          <w:rPr>
            <w:rStyle w:val="Hyperlink"/>
          </w:rPr>
          <w:t xml:space="preserve">Parmar </w:t>
        </w:r>
        <w:r w:rsidR="003D5496" w:rsidRPr="00122B6E">
          <w:rPr>
            <w:rStyle w:val="Hyperlink"/>
            <w:i/>
          </w:rPr>
          <w:t>et al</w:t>
        </w:r>
        <w:r w:rsidR="003D5496" w:rsidRPr="00122B6E">
          <w:rPr>
            <w:rStyle w:val="Hyperlink"/>
          </w:rPr>
          <w:t>., 2021</w:t>
        </w:r>
        <w:r w:rsidR="00FE4012" w:rsidRPr="00122B6E">
          <w:rPr>
            <w:rStyle w:val="Hyperlink"/>
          </w:rPr>
          <w:t>a</w:t>
        </w:r>
      </w:hyperlink>
      <w:r w:rsidR="003D5496" w:rsidRPr="00122B6E">
        <w:rPr>
          <w:color w:val="auto"/>
        </w:rPr>
        <w:t>). Studies have shown that providing communication training to staff reduced facets of burnout and improved relationships among staff, families</w:t>
      </w:r>
      <w:del w:id="218" w:author="Raja Pari" w:date="2026-04-01T22:04:00Z" w16du:dateUtc="2026-04-01T16:34:00Z">
        <w:r w:rsidR="003D5496" w:rsidRPr="00122B6E" w:rsidDel="008918F4">
          <w:rPr>
            <w:color w:val="auto"/>
          </w:rPr>
          <w:delText>,</w:delText>
        </w:r>
      </w:del>
      <w:r w:rsidR="003D5496" w:rsidRPr="00122B6E">
        <w:rPr>
          <w:color w:val="auto"/>
        </w:rPr>
        <w:t xml:space="preserve"> and residents (</w:t>
      </w:r>
      <w:r w:rsidR="00EB6914" w:rsidRPr="00122B6E">
        <w:rPr>
          <w:color w:val="auto"/>
        </w:rPr>
        <w:t xml:space="preserve">Morris </w:t>
      </w:r>
      <w:r w:rsidR="00EB6914" w:rsidRPr="00122B6E">
        <w:rPr>
          <w:i/>
          <w:color w:val="auto"/>
        </w:rPr>
        <w:t>et al</w:t>
      </w:r>
      <w:r w:rsidR="00EB6914" w:rsidRPr="00122B6E">
        <w:rPr>
          <w:color w:val="auto"/>
        </w:rPr>
        <w:t>., 201</w:t>
      </w:r>
      <w:ins w:id="219" w:author="Raja Pari" w:date="2026-04-01T13:14:00Z" w16du:dateUtc="2026-04-01T07:44:00Z">
        <w:r w:rsidR="00FD1C81" w:rsidRPr="00122B6E">
          <w:rPr>
            <w:color w:val="auto"/>
          </w:rPr>
          <w:t>8</w:t>
        </w:r>
      </w:ins>
      <w:del w:id="220" w:author="Raja Pari" w:date="2026-04-01T13:14:00Z" w16du:dateUtc="2026-04-01T07:44:00Z">
        <w:r w:rsidR="00EB6914" w:rsidRPr="00122B6E" w:rsidDel="00FD1C81">
          <w:rPr>
            <w:color w:val="auto"/>
          </w:rPr>
          <w:delText>7</w:delText>
        </w:r>
      </w:del>
      <w:r w:rsidR="00EB6914" w:rsidRPr="00122B6E">
        <w:rPr>
          <w:color w:val="auto"/>
        </w:rPr>
        <w:t xml:space="preserve">; </w:t>
      </w:r>
      <w:hyperlink w:anchor="Passalacqua_et_al__2012" w:tooltip="Passalacqua, S. A., &amp; Harwood, J. (2012). VIPS communication skills training for paraprofessional dementia caregivers: An intervention to increase person-centered dementia care. Clinical Gerontologist, 35(5), 425–445.&#10;" w:history="1">
        <w:r w:rsidR="00EB6914" w:rsidRPr="00122B6E">
          <w:rPr>
            <w:rStyle w:val="Hyperlink"/>
          </w:rPr>
          <w:t>Passalacqua</w:t>
        </w:r>
        <w:r w:rsidR="00517BD7" w:rsidRPr="00122B6E">
          <w:rPr>
            <w:rStyle w:val="Hyperlink"/>
          </w:rPr>
          <w:t xml:space="preserve"> and </w:t>
        </w:r>
        <w:r w:rsidR="00EB6914" w:rsidRPr="00122B6E">
          <w:rPr>
            <w:rStyle w:val="Hyperlink"/>
          </w:rPr>
          <w:t>Harwood, 2012</w:t>
        </w:r>
      </w:hyperlink>
      <w:r w:rsidR="003D5496" w:rsidRPr="00122B6E">
        <w:rPr>
          <w:color w:val="auto"/>
        </w:rPr>
        <w:t>).</w:t>
      </w:r>
    </w:p>
    <w:p w14:paraId="78BC155E" w14:textId="6661DC39" w:rsidR="00BD3D9B" w:rsidRPr="00122B6E" w:rsidRDefault="002D717C" w:rsidP="00122B6E">
      <w:pPr>
        <w:pStyle w:val="TX"/>
        <w:shd w:val="clear" w:color="000000" w:fill="auto"/>
        <w:rPr>
          <w:color w:val="auto"/>
        </w:rPr>
      </w:pPr>
      <w:r w:rsidRPr="00122B6E">
        <w:rPr>
          <w:color w:val="auto"/>
        </w:rPr>
        <w:lastRenderedPageBreak/>
        <w:t>Collaboration is a key aspect of enabling</w:t>
      </w:r>
      <w:r w:rsidR="003D5496" w:rsidRPr="00122B6E">
        <w:rPr>
          <w:color w:val="auto"/>
        </w:rPr>
        <w:t xml:space="preserve"> </w:t>
      </w:r>
      <w:r w:rsidR="00D66970" w:rsidRPr="00122B6E">
        <w:rPr>
          <w:color w:val="auto"/>
        </w:rPr>
        <w:t xml:space="preserve">family caregivers </w:t>
      </w:r>
      <w:r w:rsidR="003D5496" w:rsidRPr="00122B6E">
        <w:rPr>
          <w:color w:val="auto"/>
        </w:rPr>
        <w:t xml:space="preserve">and health staff to navigate the healthcare system </w:t>
      </w:r>
      <w:r w:rsidR="00930C25" w:rsidRPr="00122B6E">
        <w:rPr>
          <w:color w:val="auto"/>
        </w:rPr>
        <w:t>and overcome barriers to</w:t>
      </w:r>
      <w:r w:rsidR="003D5496" w:rsidRPr="00122B6E">
        <w:rPr>
          <w:color w:val="auto"/>
        </w:rPr>
        <w:t xml:space="preserve"> </w:t>
      </w:r>
      <w:r w:rsidR="008B6FC4" w:rsidRPr="00122B6E">
        <w:rPr>
          <w:color w:val="auto"/>
        </w:rPr>
        <w:t xml:space="preserve">timely </w:t>
      </w:r>
      <w:r w:rsidR="003D5496" w:rsidRPr="00122B6E">
        <w:rPr>
          <w:color w:val="auto"/>
        </w:rPr>
        <w:t xml:space="preserve">access </w:t>
      </w:r>
      <w:r w:rsidR="006076AF" w:rsidRPr="00122B6E">
        <w:rPr>
          <w:color w:val="auto"/>
        </w:rPr>
        <w:t xml:space="preserve">to </w:t>
      </w:r>
      <w:r w:rsidR="008B6FC4" w:rsidRPr="00122B6E">
        <w:rPr>
          <w:color w:val="auto"/>
        </w:rPr>
        <w:t>support</w:t>
      </w:r>
      <w:r w:rsidR="00930C25" w:rsidRPr="00122B6E">
        <w:rPr>
          <w:color w:val="auto"/>
        </w:rPr>
        <w:t xml:space="preserve"> and </w:t>
      </w:r>
      <w:r w:rsidR="003D5496" w:rsidRPr="00122B6E">
        <w:rPr>
          <w:color w:val="auto"/>
        </w:rPr>
        <w:t>services (</w:t>
      </w:r>
      <w:hyperlink w:anchor="Parmar_et_al__2021b" w:tooltip="Parmar, J., Bremault-Phillips, S., Duggleby, W., Holroyd-Leduc, J., &amp; Pot, M. A. (2021b). Caregiver-centered care competency framework. Canadian Institute for Health Information: University of Alberta. https://assets.website-files.com/60105a5edd88603ee79d" w:history="1">
        <w:r w:rsidR="003D5496" w:rsidRPr="00122B6E">
          <w:rPr>
            <w:rStyle w:val="Hyperlink"/>
          </w:rPr>
          <w:t xml:space="preserve">Parmar </w:t>
        </w:r>
        <w:r w:rsidR="003D5496" w:rsidRPr="00122B6E">
          <w:rPr>
            <w:rStyle w:val="Hyperlink"/>
            <w:i/>
          </w:rPr>
          <w:t>et al</w:t>
        </w:r>
        <w:r w:rsidR="003D5496" w:rsidRPr="00122B6E">
          <w:rPr>
            <w:rStyle w:val="Hyperlink"/>
          </w:rPr>
          <w:t>., 2021</w:t>
        </w:r>
        <w:r w:rsidR="00FE4012" w:rsidRPr="00122B6E">
          <w:rPr>
            <w:rStyle w:val="Hyperlink"/>
          </w:rPr>
          <w:t>b</w:t>
        </w:r>
      </w:hyperlink>
      <w:r w:rsidR="003D5496" w:rsidRPr="00122B6E">
        <w:rPr>
          <w:color w:val="auto"/>
        </w:rPr>
        <w:t xml:space="preserve">). </w:t>
      </w:r>
      <w:r w:rsidR="00A24661" w:rsidRPr="00122B6E">
        <w:rPr>
          <w:color w:val="auto"/>
        </w:rPr>
        <w:t>F</w:t>
      </w:r>
      <w:r w:rsidR="00D66970" w:rsidRPr="00122B6E">
        <w:rPr>
          <w:color w:val="auto"/>
        </w:rPr>
        <w:t xml:space="preserve">amily caregivers </w:t>
      </w:r>
      <w:r w:rsidR="003D5496" w:rsidRPr="00122B6E">
        <w:rPr>
          <w:color w:val="auto"/>
        </w:rPr>
        <w:t xml:space="preserve">and staff could </w:t>
      </w:r>
      <w:r w:rsidR="00A24661" w:rsidRPr="00122B6E">
        <w:rPr>
          <w:color w:val="auto"/>
        </w:rPr>
        <w:t xml:space="preserve">do </w:t>
      </w:r>
      <w:r w:rsidR="003D5496" w:rsidRPr="00122B6E">
        <w:rPr>
          <w:color w:val="auto"/>
        </w:rPr>
        <w:t xml:space="preserve">better </w:t>
      </w:r>
      <w:r w:rsidR="00B51F23" w:rsidRPr="00122B6E">
        <w:rPr>
          <w:color w:val="auto"/>
        </w:rPr>
        <w:t xml:space="preserve">at </w:t>
      </w:r>
      <w:r w:rsidR="003D5496" w:rsidRPr="00122B6E">
        <w:rPr>
          <w:color w:val="auto"/>
        </w:rPr>
        <w:t>detect</w:t>
      </w:r>
      <w:r w:rsidR="00B51F23" w:rsidRPr="00122B6E">
        <w:rPr>
          <w:color w:val="auto"/>
        </w:rPr>
        <w:t>ing</w:t>
      </w:r>
      <w:r w:rsidR="003D5496" w:rsidRPr="00122B6E">
        <w:rPr>
          <w:color w:val="auto"/>
        </w:rPr>
        <w:t>, communicat</w:t>
      </w:r>
      <w:r w:rsidR="00B51F23" w:rsidRPr="00122B6E">
        <w:rPr>
          <w:color w:val="auto"/>
        </w:rPr>
        <w:t>ing</w:t>
      </w:r>
      <w:del w:id="221" w:author="Raja Pari" w:date="2026-04-01T22:04:00Z" w16du:dateUtc="2026-04-01T16:34:00Z">
        <w:r w:rsidR="003D5496" w:rsidRPr="00122B6E" w:rsidDel="008918F4">
          <w:rPr>
            <w:color w:val="auto"/>
          </w:rPr>
          <w:delText>,</w:delText>
        </w:r>
      </w:del>
      <w:r w:rsidR="003D5496" w:rsidRPr="00122B6E">
        <w:rPr>
          <w:color w:val="auto"/>
        </w:rPr>
        <w:t xml:space="preserve"> and </w:t>
      </w:r>
      <w:r w:rsidR="00B51F23" w:rsidRPr="00122B6E">
        <w:rPr>
          <w:color w:val="auto"/>
        </w:rPr>
        <w:t>problem-solving</w:t>
      </w:r>
      <w:r w:rsidR="003D5496" w:rsidRPr="00122B6E">
        <w:rPr>
          <w:color w:val="auto"/>
        </w:rPr>
        <w:t xml:space="preserve"> barriers </w:t>
      </w:r>
      <w:r w:rsidR="00643953" w:rsidRPr="00122B6E">
        <w:rPr>
          <w:color w:val="auto"/>
        </w:rPr>
        <w:t>by advocating</w:t>
      </w:r>
      <w:r w:rsidR="003D5496" w:rsidRPr="00122B6E">
        <w:rPr>
          <w:color w:val="auto"/>
        </w:rPr>
        <w:t xml:space="preserve"> </w:t>
      </w:r>
      <w:r w:rsidR="00643953" w:rsidRPr="00122B6E">
        <w:rPr>
          <w:color w:val="auto"/>
        </w:rPr>
        <w:t>for</w:t>
      </w:r>
      <w:r w:rsidR="003D5496" w:rsidRPr="00122B6E">
        <w:rPr>
          <w:color w:val="auto"/>
        </w:rPr>
        <w:t xml:space="preserve"> more resources within </w:t>
      </w:r>
      <w:r w:rsidR="00D66970" w:rsidRPr="00122B6E">
        <w:rPr>
          <w:color w:val="auto"/>
        </w:rPr>
        <w:t xml:space="preserve">long-term care </w:t>
      </w:r>
      <w:r w:rsidR="003D5496" w:rsidRPr="00122B6E">
        <w:rPr>
          <w:color w:val="auto"/>
        </w:rPr>
        <w:t>homes</w:t>
      </w:r>
      <w:r w:rsidR="00BB7EED" w:rsidRPr="00122B6E">
        <w:rPr>
          <w:color w:val="auto"/>
        </w:rPr>
        <w:t xml:space="preserve"> (</w:t>
      </w:r>
      <w:hyperlink w:anchor="Zmora_et_al__2021" w:tooltip="Zmora, R., Statz, T. L., Birkeland, R. W., McCarron, H. R., Finlay, J. M., Rosebush, C. E., &amp; Gaugler, J. E. (2021). Transitioning to long-term care: Family caregiver experiences of dementia, communities, and counseling. Journal of Aging and Health, 33(1–" w:history="1">
        <w:r w:rsidR="00BB7EED" w:rsidRPr="00122B6E">
          <w:rPr>
            <w:rStyle w:val="Hyperlink"/>
          </w:rPr>
          <w:t xml:space="preserve">Zmora </w:t>
        </w:r>
        <w:r w:rsidR="00BB7EED" w:rsidRPr="00122B6E">
          <w:rPr>
            <w:rStyle w:val="Hyperlink"/>
            <w:i/>
          </w:rPr>
          <w:t>et al</w:t>
        </w:r>
        <w:r w:rsidR="00BB7EED" w:rsidRPr="00122B6E">
          <w:rPr>
            <w:rStyle w:val="Hyperlink"/>
          </w:rPr>
          <w:t>., 202</w:t>
        </w:r>
        <w:r w:rsidR="004C7AF9" w:rsidRPr="00122B6E">
          <w:rPr>
            <w:rStyle w:val="Hyperlink"/>
          </w:rPr>
          <w:t>1</w:t>
        </w:r>
      </w:hyperlink>
      <w:r w:rsidR="00BB7EED" w:rsidRPr="00122B6E">
        <w:rPr>
          <w:color w:val="auto"/>
        </w:rPr>
        <w:t>).</w:t>
      </w:r>
      <w:r w:rsidR="00BD3D9B" w:rsidRPr="00122B6E">
        <w:rPr>
          <w:color w:val="auto"/>
        </w:rPr>
        <w:t xml:space="preserve"> </w:t>
      </w:r>
      <w:r w:rsidR="00BB7EED" w:rsidRPr="00122B6E">
        <w:rPr>
          <w:color w:val="auto"/>
        </w:rPr>
        <w:t>When family caregivers and staff communicate well, they can creatively problem-solve, such as staggering medication dispensing times so that there is always a nurse in the dining room (</w:t>
      </w:r>
      <w:hyperlink w:anchor="Doornebosch_et_al__2022" w:tooltip="Doornebosch, A. J., Smaling, H. J. A., &amp; Achterberg, W. P. (2022). Interprofessional collaboration in long-term care and rehabilitation: A systematic review. Journal of the American Medical Directors Association, 23(5), 764–777.e2. https://doi.org/10.1016" w:history="1">
        <w:r w:rsidR="00517BD7" w:rsidRPr="00122B6E">
          <w:rPr>
            <w:rStyle w:val="Hyperlink"/>
          </w:rPr>
          <w:t>Doornebosch, Smaling and Achterberg</w:t>
        </w:r>
        <w:r w:rsidR="00BB7EED" w:rsidRPr="00122B6E">
          <w:rPr>
            <w:rStyle w:val="Hyperlink"/>
          </w:rPr>
          <w:t>, 2022</w:t>
        </w:r>
      </w:hyperlink>
      <w:r w:rsidR="00BB7EED" w:rsidRPr="00122B6E">
        <w:rPr>
          <w:color w:val="auto"/>
        </w:rPr>
        <w:t xml:space="preserve">). </w:t>
      </w:r>
      <w:r w:rsidRPr="00122B6E">
        <w:rPr>
          <w:color w:val="auto"/>
        </w:rPr>
        <w:t xml:space="preserve">Establishing collaborative relationships will require systemic change in long-term care to ensure adequate staffing and resources to offset the challenges presented by the rural context. </w:t>
      </w:r>
      <w:r w:rsidR="003D5496" w:rsidRPr="00122B6E">
        <w:rPr>
          <w:color w:val="auto"/>
        </w:rPr>
        <w:t xml:space="preserve">If increasing staffing and funding is not achievable immediately, then </w:t>
      </w:r>
      <w:r w:rsidR="008A06E2" w:rsidRPr="00122B6E">
        <w:rPr>
          <w:color w:val="auto"/>
        </w:rPr>
        <w:t>creating</w:t>
      </w:r>
      <w:r w:rsidR="003D5496" w:rsidRPr="00122B6E">
        <w:rPr>
          <w:color w:val="auto"/>
        </w:rPr>
        <w:t xml:space="preserve"> collaborative relationships c</w:t>
      </w:r>
      <w:r w:rsidRPr="00122B6E">
        <w:rPr>
          <w:color w:val="auto"/>
        </w:rPr>
        <w:t xml:space="preserve">an </w:t>
      </w:r>
      <w:r w:rsidR="003D5496" w:rsidRPr="00122B6E">
        <w:rPr>
          <w:color w:val="auto"/>
        </w:rPr>
        <w:t xml:space="preserve">help by relieving stress for </w:t>
      </w:r>
      <w:r w:rsidR="00474F28" w:rsidRPr="00122B6E">
        <w:rPr>
          <w:color w:val="auto"/>
        </w:rPr>
        <w:t>family caregivers</w:t>
      </w:r>
      <w:r w:rsidR="005E31ED" w:rsidRPr="00122B6E">
        <w:rPr>
          <w:color w:val="auto"/>
        </w:rPr>
        <w:t xml:space="preserve"> and staff</w:t>
      </w:r>
      <w:r w:rsidR="00474F28" w:rsidRPr="00122B6E">
        <w:rPr>
          <w:color w:val="auto"/>
        </w:rPr>
        <w:t xml:space="preserve"> </w:t>
      </w:r>
      <w:r w:rsidR="003D5496" w:rsidRPr="00122B6E">
        <w:rPr>
          <w:color w:val="auto"/>
        </w:rPr>
        <w:t>and improving communication</w:t>
      </w:r>
      <w:r w:rsidR="008A06E2" w:rsidRPr="00122B6E">
        <w:rPr>
          <w:color w:val="auto"/>
        </w:rPr>
        <w:t>,</w:t>
      </w:r>
      <w:r w:rsidR="003D5496" w:rsidRPr="00122B6E">
        <w:rPr>
          <w:color w:val="auto"/>
        </w:rPr>
        <w:t xml:space="preserve"> </w:t>
      </w:r>
      <w:r w:rsidR="008B6FC4" w:rsidRPr="00122B6E">
        <w:rPr>
          <w:color w:val="auto"/>
        </w:rPr>
        <w:t xml:space="preserve">which </w:t>
      </w:r>
      <w:r w:rsidR="003D5496" w:rsidRPr="00122B6E">
        <w:rPr>
          <w:color w:val="auto"/>
        </w:rPr>
        <w:t xml:space="preserve">could lead to these barriers being </w:t>
      </w:r>
      <w:r w:rsidR="00474F28" w:rsidRPr="00122B6E">
        <w:rPr>
          <w:color w:val="auto"/>
        </w:rPr>
        <w:t>re</w:t>
      </w:r>
      <w:r w:rsidR="003D5496" w:rsidRPr="00122B6E">
        <w:rPr>
          <w:color w:val="auto"/>
        </w:rPr>
        <w:t xml:space="preserve">solved in </w:t>
      </w:r>
      <w:r w:rsidR="00D86A2D" w:rsidRPr="00122B6E">
        <w:rPr>
          <w:color w:val="auto"/>
        </w:rPr>
        <w:t>long-term care</w:t>
      </w:r>
      <w:r w:rsidR="005E31ED" w:rsidRPr="00122B6E">
        <w:rPr>
          <w:color w:val="auto"/>
        </w:rPr>
        <w:t xml:space="preserve"> </w:t>
      </w:r>
      <w:r w:rsidR="008A06E2" w:rsidRPr="00122B6E">
        <w:rPr>
          <w:color w:val="auto"/>
        </w:rPr>
        <w:t xml:space="preserve">homes </w:t>
      </w:r>
      <w:r w:rsidR="005E31ED" w:rsidRPr="00122B6E">
        <w:rPr>
          <w:color w:val="auto"/>
        </w:rPr>
        <w:t>(</w:t>
      </w:r>
      <w:hyperlink w:anchor="Jang_2020" w:tooltip="Jang, H. Y. (2020). Partnership between staff and family in long-term care facility: A hybrid concept analysis. International Journal of Qualitative Studies on Health and Well-being, 15(1), 1801179. https://doi.org/10.1080/17482631.2020.1801179&#10;" w:history="1">
        <w:r w:rsidR="005E31ED" w:rsidRPr="00122B6E">
          <w:rPr>
            <w:rStyle w:val="Hyperlink"/>
          </w:rPr>
          <w:t>Jang, 2020</w:t>
        </w:r>
      </w:hyperlink>
      <w:r w:rsidR="005E31ED" w:rsidRPr="00122B6E">
        <w:rPr>
          <w:color w:val="auto"/>
        </w:rPr>
        <w:t>)</w:t>
      </w:r>
      <w:r w:rsidR="003D5496" w:rsidRPr="00122B6E">
        <w:rPr>
          <w:color w:val="auto"/>
        </w:rPr>
        <w:t>.</w:t>
      </w:r>
    </w:p>
    <w:p w14:paraId="4C0981F1" w14:textId="13DA9C9A" w:rsidR="00BD3D9B" w:rsidRPr="00122B6E" w:rsidRDefault="00BD3D9B" w:rsidP="00122B6E">
      <w:pPr>
        <w:pStyle w:val="H1"/>
        <w:shd w:val="clear" w:color="000000" w:fill="auto"/>
        <w:rPr>
          <w:lang w:val="en-GB"/>
        </w:rPr>
      </w:pPr>
      <w:r w:rsidRPr="00122B6E">
        <w:rPr>
          <w:lang w:val="en-GB"/>
        </w:rPr>
        <w:t>Limitations and Future Research</w:t>
      </w:r>
    </w:p>
    <w:p w14:paraId="36E9B603" w14:textId="4359EC46" w:rsidR="00BD3D9B" w:rsidRPr="00122B6E" w:rsidRDefault="0080400A" w:rsidP="00122B6E">
      <w:pPr>
        <w:pStyle w:val="TXF"/>
        <w:shd w:val="clear" w:color="000000" w:fill="auto"/>
        <w:rPr>
          <w:color w:val="auto"/>
        </w:rPr>
      </w:pPr>
      <w:r w:rsidRPr="00122B6E">
        <w:rPr>
          <w:color w:val="auto"/>
        </w:rPr>
        <w:t xml:space="preserve">The first limitation of this study </w:t>
      </w:r>
      <w:r w:rsidR="003D5496" w:rsidRPr="00122B6E">
        <w:rPr>
          <w:color w:val="auto"/>
        </w:rPr>
        <w:t>w</w:t>
      </w:r>
      <w:r w:rsidR="0029742D" w:rsidRPr="00122B6E">
        <w:rPr>
          <w:color w:val="auto"/>
        </w:rPr>
        <w:t>as</w:t>
      </w:r>
      <w:r w:rsidR="003D5496" w:rsidRPr="00122B6E">
        <w:rPr>
          <w:color w:val="auto"/>
        </w:rPr>
        <w:t xml:space="preserve"> </w:t>
      </w:r>
      <w:r w:rsidR="008A06E2" w:rsidRPr="00122B6E">
        <w:rPr>
          <w:color w:val="auto"/>
        </w:rPr>
        <w:t>the</w:t>
      </w:r>
      <w:r w:rsidR="003D5496" w:rsidRPr="00122B6E">
        <w:rPr>
          <w:color w:val="auto"/>
        </w:rPr>
        <w:t xml:space="preserve"> small number of participants.</w:t>
      </w:r>
      <w:r w:rsidR="007725BF" w:rsidRPr="00122B6E">
        <w:rPr>
          <w:color w:val="auto"/>
        </w:rPr>
        <w:t xml:space="preserve"> However</w:t>
      </w:r>
      <w:r w:rsidR="007A6E86" w:rsidRPr="00122B6E">
        <w:rPr>
          <w:color w:val="auto"/>
        </w:rPr>
        <w:t>, findings from the literature indicate</w:t>
      </w:r>
      <w:r w:rsidR="008C2921" w:rsidRPr="00122B6E">
        <w:rPr>
          <w:color w:val="auto"/>
        </w:rPr>
        <w:t xml:space="preserve"> that between </w:t>
      </w:r>
      <w:r w:rsidR="00BD3D9B" w:rsidRPr="00122B6E">
        <w:rPr>
          <w:color w:val="auto"/>
        </w:rPr>
        <w:t>9</w:t>
      </w:r>
      <w:del w:id="222" w:author="Raja Pari" w:date="2026-04-01T13:26:00Z" w16du:dateUtc="2026-04-01T07:56:00Z">
        <w:r w:rsidR="00BD3D9B" w:rsidRPr="00122B6E" w:rsidDel="00D807D0">
          <w:rPr>
            <w:color w:val="auto"/>
          </w:rPr>
          <w:delText>–</w:delText>
        </w:r>
      </w:del>
      <w:ins w:id="223" w:author="Raja Pari" w:date="2026-04-01T13:26:00Z" w16du:dateUtc="2026-04-01T07:56:00Z">
        <w:r w:rsidR="00D807D0" w:rsidRPr="00122B6E">
          <w:rPr>
            <w:color w:val="auto"/>
          </w:rPr>
          <w:t xml:space="preserve"> and </w:t>
        </w:r>
      </w:ins>
      <w:r w:rsidR="00BD3D9B" w:rsidRPr="00122B6E">
        <w:rPr>
          <w:color w:val="auto"/>
        </w:rPr>
        <w:t>17 in</w:t>
      </w:r>
      <w:r w:rsidR="008C2921" w:rsidRPr="00122B6E">
        <w:rPr>
          <w:color w:val="auto"/>
        </w:rPr>
        <w:t xml:space="preserve">terviews is often </w:t>
      </w:r>
      <w:r w:rsidR="00F01E1D" w:rsidRPr="00122B6E">
        <w:rPr>
          <w:color w:val="auto"/>
        </w:rPr>
        <w:t>adequate for saturation</w:t>
      </w:r>
      <w:r w:rsidR="00215A94" w:rsidRPr="00122B6E">
        <w:rPr>
          <w:color w:val="auto"/>
        </w:rPr>
        <w:t>, indicating that our sample size was within an acceptable range</w:t>
      </w:r>
      <w:r w:rsidR="00F01E1D" w:rsidRPr="00122B6E">
        <w:rPr>
          <w:color w:val="auto"/>
        </w:rPr>
        <w:t xml:space="preserve"> (</w:t>
      </w:r>
      <w:hyperlink w:anchor="Hennink_et_al__2022" w:tooltip="Hennink, M., &amp; Kaiser, B. N. (2022). Sample sizes for saturation in qualitative research: A systematic review of empirical tests. Social Science &amp; Medicine, 292, 114523. H ttps://doi.org/10.1016/j.socscimed.2021.114523.&#10;" w:history="1">
        <w:r w:rsidR="00EB6914" w:rsidRPr="00122B6E">
          <w:rPr>
            <w:rStyle w:val="Hyperlink"/>
          </w:rPr>
          <w:t>Hennink</w:t>
        </w:r>
        <w:r w:rsidR="00517BD7" w:rsidRPr="00122B6E">
          <w:rPr>
            <w:rStyle w:val="Hyperlink"/>
          </w:rPr>
          <w:t xml:space="preserve"> and </w:t>
        </w:r>
        <w:r w:rsidR="00EB6914" w:rsidRPr="00122B6E">
          <w:rPr>
            <w:rStyle w:val="Hyperlink"/>
          </w:rPr>
          <w:t>Kaiser, 2022</w:t>
        </w:r>
      </w:hyperlink>
      <w:r w:rsidR="00EB6914" w:rsidRPr="00122B6E">
        <w:rPr>
          <w:color w:val="auto"/>
        </w:rPr>
        <w:t xml:space="preserve">; </w:t>
      </w:r>
      <w:hyperlink w:anchor="Malterud_et_al__2016" w:tooltip="Malterud, K., Siersma, V. D., &amp; Guassora, A. D. (2016). Sample size in qualitative interview studies: Guided by information power. Qualitative Health Research, 26(13), 1753–1760. https://doi.org/10.1177/1049732315617444&#10;" w:history="1">
        <w:r w:rsidR="00517BD7" w:rsidRPr="00122B6E">
          <w:rPr>
            <w:rStyle w:val="Hyperlink"/>
          </w:rPr>
          <w:t>Malterud, Siersma and Guassora</w:t>
        </w:r>
        <w:r w:rsidR="00EB6914" w:rsidRPr="00122B6E">
          <w:rPr>
            <w:rStyle w:val="Hyperlink"/>
          </w:rPr>
          <w:t>, 2016</w:t>
        </w:r>
      </w:hyperlink>
      <w:r w:rsidR="00F01E1D" w:rsidRPr="00122B6E">
        <w:rPr>
          <w:color w:val="auto"/>
        </w:rPr>
        <w:t>).</w:t>
      </w:r>
      <w:r w:rsidR="003D5496" w:rsidRPr="00122B6E">
        <w:rPr>
          <w:color w:val="auto"/>
        </w:rPr>
        <w:t xml:space="preserve"> Another</w:t>
      </w:r>
      <w:r w:rsidR="00FB2903" w:rsidRPr="00122B6E">
        <w:rPr>
          <w:color w:val="auto"/>
        </w:rPr>
        <w:t xml:space="preserve"> potential</w:t>
      </w:r>
      <w:r w:rsidR="003D5496" w:rsidRPr="00122B6E">
        <w:rPr>
          <w:color w:val="auto"/>
        </w:rPr>
        <w:t xml:space="preserve"> limitation </w:t>
      </w:r>
      <w:r w:rsidR="0029742D" w:rsidRPr="00122B6E">
        <w:rPr>
          <w:color w:val="auto"/>
        </w:rPr>
        <w:t>was that</w:t>
      </w:r>
      <w:r w:rsidR="008A06E2" w:rsidRPr="00122B6E">
        <w:rPr>
          <w:color w:val="auto"/>
        </w:rPr>
        <w:t xml:space="preserve"> the</w:t>
      </w:r>
      <w:r w:rsidR="003D5496" w:rsidRPr="00122B6E">
        <w:rPr>
          <w:color w:val="auto"/>
        </w:rPr>
        <w:t xml:space="preserve"> interviews were conducted by family partner</w:t>
      </w:r>
      <w:r w:rsidR="008A06E2" w:rsidRPr="00122B6E">
        <w:rPr>
          <w:color w:val="auto"/>
        </w:rPr>
        <w:t>s</w:t>
      </w:r>
      <w:r w:rsidR="003D5496" w:rsidRPr="00122B6E">
        <w:rPr>
          <w:color w:val="auto"/>
        </w:rPr>
        <w:t xml:space="preserve"> </w:t>
      </w:r>
      <w:r w:rsidR="0000535A" w:rsidRPr="00122B6E">
        <w:rPr>
          <w:color w:val="auto"/>
        </w:rPr>
        <w:t xml:space="preserve">who </w:t>
      </w:r>
      <w:r w:rsidR="004360A6" w:rsidRPr="00122B6E">
        <w:rPr>
          <w:color w:val="auto"/>
        </w:rPr>
        <w:t xml:space="preserve">were </w:t>
      </w:r>
      <w:r w:rsidR="003D5496" w:rsidRPr="00122B6E">
        <w:rPr>
          <w:color w:val="auto"/>
        </w:rPr>
        <w:t>very engaged with the study participants and less engaged with the interview guide, meaning the interview</w:t>
      </w:r>
      <w:r w:rsidR="00775590" w:rsidRPr="00122B6E">
        <w:rPr>
          <w:color w:val="auto"/>
        </w:rPr>
        <w:t>s</w:t>
      </w:r>
      <w:r w:rsidR="003D5496" w:rsidRPr="00122B6E">
        <w:rPr>
          <w:color w:val="auto"/>
        </w:rPr>
        <w:t xml:space="preserve"> </w:t>
      </w:r>
      <w:r w:rsidR="00775590" w:rsidRPr="00122B6E">
        <w:rPr>
          <w:color w:val="auto"/>
        </w:rPr>
        <w:t xml:space="preserve">were </w:t>
      </w:r>
      <w:r w:rsidR="0000535A" w:rsidRPr="00122B6E">
        <w:rPr>
          <w:color w:val="auto"/>
        </w:rPr>
        <w:t>un</w:t>
      </w:r>
      <w:r w:rsidR="003D5496" w:rsidRPr="00122B6E">
        <w:rPr>
          <w:color w:val="auto"/>
        </w:rPr>
        <w:t>structured and conversational. This led to rich conversations where not every topic may have been mentioned to every participant, and the participants steered the conversation.</w:t>
      </w:r>
    </w:p>
    <w:p w14:paraId="573FCB44" w14:textId="39AE07BC" w:rsidR="00BD3D9B" w:rsidRPr="00122B6E" w:rsidRDefault="000A68C5" w:rsidP="00122B6E">
      <w:pPr>
        <w:pStyle w:val="TX"/>
        <w:shd w:val="clear" w:color="000000" w:fill="auto"/>
        <w:rPr>
          <w:rFonts w:ascii="Quattrocento Sans" w:eastAsia="Quattrocento Sans" w:hAnsi="Quattrocento Sans" w:cs="Quattrocento Sans"/>
          <w:color w:val="auto"/>
          <w:sz w:val="18"/>
          <w:szCs w:val="18"/>
        </w:rPr>
      </w:pPr>
      <w:r w:rsidRPr="00122B6E">
        <w:rPr>
          <w:color w:val="auto"/>
        </w:rPr>
        <w:t xml:space="preserve">Strengths of this study included two family partners conducting and transcribing the </w:t>
      </w:r>
      <w:r w:rsidR="003D5496" w:rsidRPr="00122B6E">
        <w:rPr>
          <w:color w:val="auto"/>
        </w:rPr>
        <w:t xml:space="preserve">interviews. </w:t>
      </w:r>
      <w:r w:rsidR="004A492A" w:rsidRPr="00122B6E">
        <w:rPr>
          <w:color w:val="auto"/>
        </w:rPr>
        <w:t>M</w:t>
      </w:r>
      <w:r w:rsidR="003D5496" w:rsidRPr="00122B6E">
        <w:rPr>
          <w:color w:val="auto"/>
        </w:rPr>
        <w:t>ember checking was done</w:t>
      </w:r>
      <w:r w:rsidR="004A492A" w:rsidRPr="00122B6E">
        <w:rPr>
          <w:color w:val="auto"/>
        </w:rPr>
        <w:t xml:space="preserve"> by the family partners to verify the validity of the interview transcripts and coding of themes (</w:t>
      </w:r>
      <w:hyperlink w:anchor="Stahl_et_al__2020" w:tooltip="Stahl, N., &amp; King, J. (2020). Expanding approaches for research: Understanding and using trustworthiness in qualitative research. Journal of Developmental Education, 44(1), 26–28.&#10;" w:history="1">
        <w:r w:rsidR="00950DD0" w:rsidRPr="00122B6E">
          <w:rPr>
            <w:rStyle w:val="Hyperlink"/>
          </w:rPr>
          <w:t>Stahl</w:t>
        </w:r>
        <w:r w:rsidR="00517BD7" w:rsidRPr="00122B6E">
          <w:rPr>
            <w:rStyle w:val="Hyperlink"/>
          </w:rPr>
          <w:t xml:space="preserve"> and </w:t>
        </w:r>
        <w:r w:rsidR="00950DD0" w:rsidRPr="00122B6E">
          <w:rPr>
            <w:rStyle w:val="Hyperlink"/>
          </w:rPr>
          <w:t>King, 2020</w:t>
        </w:r>
      </w:hyperlink>
      <w:r w:rsidR="00950DD0" w:rsidRPr="00122B6E">
        <w:rPr>
          <w:color w:val="auto"/>
        </w:rPr>
        <w:t>).</w:t>
      </w:r>
      <w:r w:rsidR="003D5496" w:rsidRPr="00122B6E">
        <w:rPr>
          <w:color w:val="auto"/>
        </w:rPr>
        <w:t xml:space="preserve"> Another strength is </w:t>
      </w:r>
      <w:ins w:id="224" w:author="Raja Pari" w:date="2026-04-01T22:17:00Z" w16du:dateUtc="2026-04-01T16:47:00Z">
        <w:r w:rsidR="00B715AD">
          <w:rPr>
            <w:color w:val="auto"/>
          </w:rPr>
          <w:t xml:space="preserve">that </w:t>
        </w:r>
      </w:ins>
      <w:r w:rsidR="004360A6" w:rsidRPr="00122B6E">
        <w:rPr>
          <w:color w:val="auto"/>
        </w:rPr>
        <w:t xml:space="preserve">the </w:t>
      </w:r>
      <w:r w:rsidR="003D5496" w:rsidRPr="00122B6E">
        <w:rPr>
          <w:color w:val="auto"/>
        </w:rPr>
        <w:t>study portray</w:t>
      </w:r>
      <w:r w:rsidR="004360A6" w:rsidRPr="00122B6E">
        <w:rPr>
          <w:color w:val="auto"/>
        </w:rPr>
        <w:t>ed</w:t>
      </w:r>
      <w:r w:rsidR="003D5496" w:rsidRPr="00122B6E">
        <w:rPr>
          <w:color w:val="auto"/>
        </w:rPr>
        <w:t xml:space="preserve"> a mix of knowledge translation and integrated knowledge translation. Throughout the project</w:t>
      </w:r>
      <w:r w:rsidR="00463E6F" w:rsidRPr="00122B6E">
        <w:rPr>
          <w:color w:val="auto"/>
        </w:rPr>
        <w:t>,</w:t>
      </w:r>
      <w:r w:rsidR="003D5496" w:rsidRPr="00122B6E">
        <w:rPr>
          <w:color w:val="auto"/>
        </w:rPr>
        <w:t xml:space="preserve"> the interviewer </w:t>
      </w:r>
      <w:r w:rsidR="00463E6F" w:rsidRPr="00122B6E">
        <w:rPr>
          <w:color w:val="auto"/>
        </w:rPr>
        <w:t xml:space="preserve">who </w:t>
      </w:r>
      <w:r w:rsidR="003D5496" w:rsidRPr="00122B6E">
        <w:rPr>
          <w:color w:val="auto"/>
        </w:rPr>
        <w:t xml:space="preserve">discussed stressful or negative events collaborated with the healthcare teams and </w:t>
      </w:r>
      <w:r w:rsidR="00463E6F" w:rsidRPr="00122B6E">
        <w:rPr>
          <w:color w:val="auto"/>
        </w:rPr>
        <w:t xml:space="preserve">family caregivers </w:t>
      </w:r>
      <w:r w:rsidR="003D5496" w:rsidRPr="00122B6E">
        <w:rPr>
          <w:color w:val="auto"/>
        </w:rPr>
        <w:t xml:space="preserve">to facilitate conversations and solutions to problems that occurred. </w:t>
      </w:r>
      <w:r w:rsidR="003A1B6D" w:rsidRPr="00122B6E">
        <w:rPr>
          <w:color w:val="auto"/>
        </w:rPr>
        <w:t xml:space="preserve">Interviewers reported general findings from the study to staff about immediately actionable items </w:t>
      </w:r>
      <w:r w:rsidR="00643953" w:rsidRPr="00122B6E">
        <w:rPr>
          <w:color w:val="auto"/>
        </w:rPr>
        <w:t>shared</w:t>
      </w:r>
      <w:r w:rsidR="003A1B6D" w:rsidRPr="00122B6E">
        <w:rPr>
          <w:color w:val="auto"/>
        </w:rPr>
        <w:t xml:space="preserve"> by family caregivers. The family partners who conducted the interviews were retired nurses, and thus well</w:t>
      </w:r>
      <w:del w:id="225" w:author="Raja Pari" w:date="2026-04-01T22:17:00Z" w16du:dateUtc="2026-04-01T16:47:00Z">
        <w:r w:rsidR="003A1B6D" w:rsidRPr="00122B6E" w:rsidDel="00B715AD">
          <w:rPr>
            <w:color w:val="auto"/>
          </w:rPr>
          <w:delText xml:space="preserve"> </w:delText>
        </w:r>
      </w:del>
      <w:ins w:id="226" w:author="Raja Pari" w:date="2026-04-01T22:17:00Z" w16du:dateUtc="2026-04-01T16:47:00Z">
        <w:r w:rsidR="00B715AD">
          <w:rPr>
            <w:color w:val="auto"/>
          </w:rPr>
          <w:t>-</w:t>
        </w:r>
      </w:ins>
      <w:r w:rsidR="003A1B6D" w:rsidRPr="00122B6E">
        <w:rPr>
          <w:color w:val="auto"/>
        </w:rPr>
        <w:t>positioned to have conversations with other healthcare staff, and were able to bring these items to staff in a way that did not single out a resident or family caregiver.</w:t>
      </w:r>
    </w:p>
    <w:p w14:paraId="6FB1EB7B" w14:textId="02CF1133" w:rsidR="00BD3D9B" w:rsidRPr="00122B6E" w:rsidRDefault="003D5496" w:rsidP="00122B6E">
      <w:pPr>
        <w:pStyle w:val="TX"/>
        <w:shd w:val="clear" w:color="000000" w:fill="auto"/>
        <w:rPr>
          <w:color w:val="auto"/>
        </w:rPr>
      </w:pPr>
      <w:r w:rsidRPr="00122B6E">
        <w:rPr>
          <w:color w:val="auto"/>
        </w:rPr>
        <w:t xml:space="preserve">For future research, the results of this study will contribute to the larger study </w:t>
      </w:r>
      <w:r w:rsidR="0080400A" w:rsidRPr="00122B6E">
        <w:rPr>
          <w:color w:val="auto"/>
        </w:rPr>
        <w:t>[blinded for review]</w:t>
      </w:r>
      <w:ins w:id="227" w:author="Raja Pari" w:date="2026-04-01T22:17:00Z" w16du:dateUtc="2026-04-01T16:47:00Z">
        <w:r w:rsidR="00B715AD">
          <w:rPr>
            <w:color w:val="auto"/>
          </w:rPr>
          <w:t>,</w:t>
        </w:r>
      </w:ins>
      <w:r w:rsidRPr="00122B6E">
        <w:rPr>
          <w:color w:val="auto"/>
        </w:rPr>
        <w:t xml:space="preserve"> which is examining the quality of life for older adults living in </w:t>
      </w:r>
      <w:r w:rsidR="0008723E" w:rsidRPr="00122B6E">
        <w:rPr>
          <w:color w:val="auto"/>
        </w:rPr>
        <w:t xml:space="preserve">long-term care </w:t>
      </w:r>
      <w:r w:rsidRPr="00122B6E">
        <w:rPr>
          <w:color w:val="auto"/>
        </w:rPr>
        <w:t xml:space="preserve">homes. Further studies could also </w:t>
      </w:r>
      <w:r w:rsidR="0008723E" w:rsidRPr="00122B6E">
        <w:rPr>
          <w:color w:val="auto"/>
        </w:rPr>
        <w:t xml:space="preserve">explore </w:t>
      </w:r>
      <w:r w:rsidRPr="00122B6E">
        <w:rPr>
          <w:color w:val="auto"/>
        </w:rPr>
        <w:t xml:space="preserve">the engagement of </w:t>
      </w:r>
      <w:r w:rsidR="0008723E" w:rsidRPr="00122B6E">
        <w:rPr>
          <w:color w:val="auto"/>
        </w:rPr>
        <w:t xml:space="preserve">family caregivers </w:t>
      </w:r>
      <w:r w:rsidRPr="00122B6E">
        <w:rPr>
          <w:color w:val="auto"/>
        </w:rPr>
        <w:t>and their education and inclusion into healthcare teams, specifically the best methods for education and inclusion. Investigating who will lead this education is an important step in creating these collaborative relationships</w:t>
      </w:r>
      <w:ins w:id="228" w:author="Raja Pari" w:date="2026-04-01T22:17:00Z" w16du:dateUtc="2026-04-01T16:47:00Z">
        <w:r w:rsidR="00B715AD">
          <w:rPr>
            <w:color w:val="auto"/>
          </w:rPr>
          <w:t>,</w:t>
        </w:r>
      </w:ins>
      <w:r w:rsidRPr="00122B6E">
        <w:rPr>
          <w:color w:val="auto"/>
        </w:rPr>
        <w:t xml:space="preserve"> as we do not want the responsibility to fall mainly on </w:t>
      </w:r>
      <w:r w:rsidR="00AA2898" w:rsidRPr="00122B6E">
        <w:rPr>
          <w:color w:val="auto"/>
        </w:rPr>
        <w:t xml:space="preserve">long-term care </w:t>
      </w:r>
      <w:r w:rsidRPr="00122B6E">
        <w:rPr>
          <w:color w:val="auto"/>
        </w:rPr>
        <w:t xml:space="preserve">staff </w:t>
      </w:r>
      <w:r w:rsidR="000A68C5" w:rsidRPr="00122B6E">
        <w:rPr>
          <w:color w:val="auto"/>
        </w:rPr>
        <w:t xml:space="preserve">who </w:t>
      </w:r>
      <w:r w:rsidRPr="00122B6E">
        <w:rPr>
          <w:color w:val="auto"/>
        </w:rPr>
        <w:t xml:space="preserve">are </w:t>
      </w:r>
      <w:r w:rsidRPr="00122B6E">
        <w:rPr>
          <w:color w:val="auto"/>
        </w:rPr>
        <w:lastRenderedPageBreak/>
        <w:t>already overwhelmed with their duties (</w:t>
      </w:r>
      <w:hyperlink w:anchor="Boscart_et_al__2019" w:tooltip="Boscart, V., d’Avernas, J., van der Horst, M. L., Garbutt, K., Sheiban Taucar, L., &amp; Raasok, M. (2019). Shared learning environments for unregulated care provider education in long-term care: Innovative approaches and key considerations. Gerontology &amp; Ger" w:history="1">
        <w:r w:rsidRPr="00122B6E">
          <w:rPr>
            <w:rStyle w:val="Hyperlink"/>
          </w:rPr>
          <w:t xml:space="preserve">Boscart </w:t>
        </w:r>
        <w:r w:rsidRPr="00122B6E">
          <w:rPr>
            <w:rStyle w:val="Hyperlink"/>
            <w:i/>
          </w:rPr>
          <w:t>et al</w:t>
        </w:r>
        <w:r w:rsidRPr="00122B6E">
          <w:rPr>
            <w:rStyle w:val="Hyperlink"/>
          </w:rPr>
          <w:t>., 2019</w:t>
        </w:r>
      </w:hyperlink>
      <w:r w:rsidRPr="00122B6E">
        <w:rPr>
          <w:color w:val="auto"/>
        </w:rPr>
        <w:t xml:space="preserve">). Since </w:t>
      </w:r>
      <w:r w:rsidR="00AA2898" w:rsidRPr="00122B6E">
        <w:rPr>
          <w:color w:val="auto"/>
        </w:rPr>
        <w:t xml:space="preserve">family caregivers </w:t>
      </w:r>
      <w:r w:rsidRPr="00122B6E">
        <w:rPr>
          <w:color w:val="auto"/>
        </w:rPr>
        <w:t xml:space="preserve">also report high distress and an acknowledgement that care was beyond their capabilities, the creation of a collaborative relationship could be better investigated to create a plan that reduces negative outcomes for both </w:t>
      </w:r>
      <w:r w:rsidR="00AA2898" w:rsidRPr="00122B6E">
        <w:rPr>
          <w:color w:val="auto"/>
        </w:rPr>
        <w:t xml:space="preserve">family caregivers </w:t>
      </w:r>
      <w:r w:rsidRPr="00122B6E">
        <w:rPr>
          <w:color w:val="auto"/>
        </w:rPr>
        <w:t>and staff.</w:t>
      </w:r>
    </w:p>
    <w:p w14:paraId="00388526" w14:textId="2AA3B0F3" w:rsidR="00BD3D9B" w:rsidRPr="00122B6E" w:rsidRDefault="00BD3D9B" w:rsidP="00122B6E">
      <w:pPr>
        <w:pStyle w:val="H1"/>
        <w:shd w:val="clear" w:color="000000" w:fill="auto"/>
        <w:rPr>
          <w:lang w:val="en-GB"/>
        </w:rPr>
      </w:pPr>
      <w:r w:rsidRPr="00122B6E">
        <w:rPr>
          <w:lang w:val="en-GB"/>
        </w:rPr>
        <w:t>Implications for Practice</w:t>
      </w:r>
    </w:p>
    <w:p w14:paraId="4A7E7A8C" w14:textId="564998C0" w:rsidR="00BD3D9B" w:rsidRPr="00122B6E" w:rsidRDefault="003D5496" w:rsidP="00122B6E">
      <w:pPr>
        <w:pStyle w:val="TXF"/>
        <w:shd w:val="clear" w:color="000000" w:fill="auto"/>
        <w:rPr>
          <w:color w:val="auto"/>
        </w:rPr>
      </w:pPr>
      <w:r w:rsidRPr="00122B6E">
        <w:rPr>
          <w:color w:val="auto"/>
        </w:rPr>
        <w:t xml:space="preserve">Within </w:t>
      </w:r>
      <w:r w:rsidR="00AA2898" w:rsidRPr="00122B6E">
        <w:rPr>
          <w:color w:val="auto"/>
        </w:rPr>
        <w:t xml:space="preserve">long-term care </w:t>
      </w:r>
      <w:r w:rsidRPr="00122B6E">
        <w:rPr>
          <w:color w:val="auto"/>
        </w:rPr>
        <w:t>homes, staff are experiencing high rates of stress and burnout (</w:t>
      </w:r>
      <w:hyperlink w:anchor="Boscart_et_al__2019" w:tooltip="Boscart, V., d’Avernas, J., van der Horst, M. L., Garbutt, K., Sheiban Taucar, L., &amp; Raasok, M. (2019). Shared learning environments for unregulated care provider education in long-term care: Innovative approaches and key considerations. Gerontology &amp; Ger" w:history="1">
        <w:r w:rsidRPr="00122B6E">
          <w:rPr>
            <w:rStyle w:val="Hyperlink"/>
          </w:rPr>
          <w:t xml:space="preserve">Boscart </w:t>
        </w:r>
        <w:r w:rsidRPr="00122B6E">
          <w:rPr>
            <w:rStyle w:val="Hyperlink"/>
            <w:i/>
          </w:rPr>
          <w:t>et al</w:t>
        </w:r>
        <w:r w:rsidRPr="00122B6E">
          <w:rPr>
            <w:rStyle w:val="Hyperlink"/>
          </w:rPr>
          <w:t>., 2019</w:t>
        </w:r>
      </w:hyperlink>
      <w:r w:rsidRPr="00122B6E">
        <w:rPr>
          <w:color w:val="auto"/>
        </w:rPr>
        <w:t>)</w:t>
      </w:r>
      <w:r w:rsidR="00643953" w:rsidRPr="00122B6E">
        <w:rPr>
          <w:color w:val="auto"/>
        </w:rPr>
        <w:t>,</w:t>
      </w:r>
      <w:r w:rsidRPr="00122B6E">
        <w:rPr>
          <w:color w:val="auto"/>
        </w:rPr>
        <w:t xml:space="preserve"> and </w:t>
      </w:r>
      <w:r w:rsidR="00AA2898" w:rsidRPr="00122B6E">
        <w:rPr>
          <w:color w:val="auto"/>
        </w:rPr>
        <w:t xml:space="preserve">family caregivers </w:t>
      </w:r>
      <w:r w:rsidRPr="00122B6E">
        <w:rPr>
          <w:color w:val="auto"/>
        </w:rPr>
        <w:t xml:space="preserve">experience </w:t>
      </w:r>
      <w:r w:rsidR="00523A7E" w:rsidRPr="00122B6E">
        <w:rPr>
          <w:color w:val="auto"/>
        </w:rPr>
        <w:t xml:space="preserve">increased </w:t>
      </w:r>
      <w:r w:rsidRPr="00122B6E">
        <w:rPr>
          <w:color w:val="auto"/>
        </w:rPr>
        <w:t>rates of high blood pressure, depression</w:t>
      </w:r>
      <w:r w:rsidR="00643953" w:rsidRPr="00122B6E">
        <w:rPr>
          <w:color w:val="auto"/>
        </w:rPr>
        <w:t xml:space="preserve">, </w:t>
      </w:r>
      <w:r w:rsidRPr="00122B6E">
        <w:rPr>
          <w:color w:val="auto"/>
        </w:rPr>
        <w:t>distress</w:t>
      </w:r>
      <w:del w:id="229" w:author="Raja Pari" w:date="2026-04-01T22:05:00Z" w16du:dateUtc="2026-04-01T16:35:00Z">
        <w:r w:rsidRPr="00122B6E" w:rsidDel="008918F4">
          <w:rPr>
            <w:color w:val="auto"/>
          </w:rPr>
          <w:delText>,</w:delText>
        </w:r>
      </w:del>
      <w:r w:rsidRPr="00122B6E">
        <w:rPr>
          <w:color w:val="auto"/>
        </w:rPr>
        <w:t xml:space="preserve"> and mortality rates (</w:t>
      </w:r>
      <w:hyperlink w:anchor="Parmar_et_al__2021b" w:tooltip="Parmar, J., Bremault-Phillips, S., Duggleby, W., Holroyd-Leduc, J., &amp; Pot, M. A. (2021b). Caregiver-centered care competency framework. Canadian Institute for Health Information: University of Alberta. https://assets.website-files.com/60105a5edd88603ee79d" w:history="1">
        <w:r w:rsidRPr="00122B6E">
          <w:rPr>
            <w:rStyle w:val="Hyperlink"/>
          </w:rPr>
          <w:t xml:space="preserve">Parmar </w:t>
        </w:r>
        <w:r w:rsidRPr="00122B6E">
          <w:rPr>
            <w:rStyle w:val="Hyperlink"/>
            <w:i/>
          </w:rPr>
          <w:t>et al</w:t>
        </w:r>
        <w:r w:rsidRPr="00122B6E">
          <w:rPr>
            <w:rStyle w:val="Hyperlink"/>
          </w:rPr>
          <w:t>., 2021</w:t>
        </w:r>
        <w:r w:rsidR="001C541D" w:rsidRPr="00122B6E">
          <w:rPr>
            <w:rStyle w:val="Hyperlink"/>
          </w:rPr>
          <w:t>b</w:t>
        </w:r>
      </w:hyperlink>
      <w:r w:rsidRPr="00122B6E">
        <w:rPr>
          <w:color w:val="auto"/>
        </w:rPr>
        <w:t xml:space="preserve">). The creation of a collaborative team between staff and </w:t>
      </w:r>
      <w:r w:rsidR="00AA2898" w:rsidRPr="00122B6E">
        <w:rPr>
          <w:color w:val="auto"/>
        </w:rPr>
        <w:t xml:space="preserve">family caregivers </w:t>
      </w:r>
      <w:r w:rsidRPr="00122B6E">
        <w:rPr>
          <w:color w:val="auto"/>
        </w:rPr>
        <w:t>could create new support and reduce these negative outcomes for both groups. Support, capacity building</w:t>
      </w:r>
      <w:del w:id="230" w:author="Raja Pari" w:date="2026-04-01T22:05:00Z" w16du:dateUtc="2026-04-01T16:35:00Z">
        <w:r w:rsidRPr="00122B6E" w:rsidDel="008918F4">
          <w:rPr>
            <w:color w:val="auto"/>
          </w:rPr>
          <w:delText>,</w:delText>
        </w:r>
      </w:del>
      <w:r w:rsidRPr="00122B6E">
        <w:rPr>
          <w:color w:val="auto"/>
        </w:rPr>
        <w:t xml:space="preserve"> and promoting </w:t>
      </w:r>
      <w:r w:rsidR="00AA2898" w:rsidRPr="00122B6E">
        <w:rPr>
          <w:color w:val="auto"/>
        </w:rPr>
        <w:t xml:space="preserve">family </w:t>
      </w:r>
      <w:r w:rsidR="002812D0" w:rsidRPr="00122B6E">
        <w:rPr>
          <w:color w:val="auto"/>
        </w:rPr>
        <w:t>caregivers</w:t>
      </w:r>
      <w:r w:rsidR="00BD3D9B" w:rsidRPr="00122B6E">
        <w:rPr>
          <w:color w:val="auto"/>
        </w:rPr>
        <w:t>’</w:t>
      </w:r>
      <w:r w:rsidR="00AA2898" w:rsidRPr="00122B6E">
        <w:rPr>
          <w:color w:val="auto"/>
        </w:rPr>
        <w:t xml:space="preserve"> </w:t>
      </w:r>
      <w:r w:rsidRPr="00122B6E">
        <w:rPr>
          <w:color w:val="auto"/>
        </w:rPr>
        <w:t xml:space="preserve">resilience should be part of </w:t>
      </w:r>
      <w:r w:rsidR="00EC2DE3" w:rsidRPr="00122B6E">
        <w:rPr>
          <w:color w:val="auto"/>
        </w:rPr>
        <w:t xml:space="preserve">the </w:t>
      </w:r>
      <w:r w:rsidRPr="00122B6E">
        <w:rPr>
          <w:color w:val="auto"/>
        </w:rPr>
        <w:t>staff mandate.</w:t>
      </w:r>
    </w:p>
    <w:p w14:paraId="6264F6ED" w14:textId="63574A9C" w:rsidR="00BD3D9B" w:rsidRPr="00122B6E" w:rsidRDefault="00AA2898" w:rsidP="00122B6E">
      <w:pPr>
        <w:pStyle w:val="TX"/>
        <w:shd w:val="clear" w:color="000000" w:fill="auto"/>
        <w:rPr>
          <w:color w:val="auto"/>
        </w:rPr>
      </w:pPr>
      <w:r w:rsidRPr="00122B6E">
        <w:rPr>
          <w:color w:val="auto"/>
        </w:rPr>
        <w:t xml:space="preserve">Long-term care </w:t>
      </w:r>
      <w:r w:rsidR="003D5496" w:rsidRPr="00122B6E">
        <w:rPr>
          <w:color w:val="auto"/>
        </w:rPr>
        <w:t xml:space="preserve">staff must </w:t>
      </w:r>
      <w:del w:id="231" w:author="Raja Pari" w:date="2026-03-31T22:38:00Z" w16du:dateUtc="2026-03-31T17:08:00Z">
        <w:r w:rsidR="003D5496" w:rsidRPr="00122B6E" w:rsidDel="004A4FB0">
          <w:rPr>
            <w:color w:val="auto"/>
          </w:rPr>
          <w:delText>recognize</w:delText>
        </w:r>
      </w:del>
      <w:ins w:id="232" w:author="Raja Pari" w:date="2026-03-31T22:38:00Z" w16du:dateUtc="2026-03-31T17:08:00Z">
        <w:r w:rsidR="004A4FB0" w:rsidRPr="00122B6E">
          <w:rPr>
            <w:color w:val="auto"/>
          </w:rPr>
          <w:t>recognise</w:t>
        </w:r>
      </w:ins>
      <w:r w:rsidR="003D5496" w:rsidRPr="00122B6E">
        <w:rPr>
          <w:color w:val="auto"/>
        </w:rPr>
        <w:t xml:space="preserve"> that family caregiving is embedded in the relationships between </w:t>
      </w:r>
      <w:r w:rsidRPr="00122B6E">
        <w:rPr>
          <w:color w:val="auto"/>
        </w:rPr>
        <w:t xml:space="preserve">family caregivers </w:t>
      </w:r>
      <w:r w:rsidR="003D5496" w:rsidRPr="00122B6E">
        <w:rPr>
          <w:color w:val="auto"/>
        </w:rPr>
        <w:t xml:space="preserve">and their family members in </w:t>
      </w:r>
      <w:r w:rsidRPr="00122B6E">
        <w:rPr>
          <w:color w:val="auto"/>
        </w:rPr>
        <w:t>long-term care</w:t>
      </w:r>
      <w:r w:rsidR="003D5496" w:rsidRPr="00122B6E">
        <w:rPr>
          <w:color w:val="auto"/>
        </w:rPr>
        <w:t xml:space="preserve">. </w:t>
      </w:r>
      <w:r w:rsidRPr="00122B6E">
        <w:rPr>
          <w:color w:val="auto"/>
        </w:rPr>
        <w:t xml:space="preserve">Long-term care </w:t>
      </w:r>
      <w:r w:rsidR="003D5496" w:rsidRPr="00122B6E">
        <w:rPr>
          <w:color w:val="auto"/>
        </w:rPr>
        <w:t xml:space="preserve">staff attitudes and beliefs must convey that </w:t>
      </w:r>
      <w:r w:rsidRPr="00122B6E">
        <w:rPr>
          <w:color w:val="auto"/>
        </w:rPr>
        <w:t xml:space="preserve">family caregivers </w:t>
      </w:r>
      <w:r w:rsidR="003D5496" w:rsidRPr="00122B6E">
        <w:rPr>
          <w:color w:val="auto"/>
        </w:rPr>
        <w:t xml:space="preserve">are not additional helpers who can be relied on to provide the extra care needed and </w:t>
      </w:r>
      <w:r w:rsidRPr="00122B6E">
        <w:rPr>
          <w:color w:val="auto"/>
        </w:rPr>
        <w:t xml:space="preserve">family caregivers </w:t>
      </w:r>
      <w:r w:rsidR="003D5496" w:rsidRPr="00122B6E">
        <w:rPr>
          <w:color w:val="auto"/>
        </w:rPr>
        <w:t xml:space="preserve">must be </w:t>
      </w:r>
      <w:del w:id="233" w:author="Raja Pari" w:date="2026-03-31T22:38:00Z" w16du:dateUtc="2026-03-31T17:08:00Z">
        <w:r w:rsidR="003D5496" w:rsidRPr="00122B6E" w:rsidDel="004A4FB0">
          <w:rPr>
            <w:color w:val="auto"/>
          </w:rPr>
          <w:delText>recognized</w:delText>
        </w:r>
      </w:del>
      <w:ins w:id="234" w:author="Raja Pari" w:date="2026-03-31T22:38:00Z" w16du:dateUtc="2026-03-31T17:08:00Z">
        <w:r w:rsidR="004A4FB0" w:rsidRPr="00122B6E">
          <w:rPr>
            <w:color w:val="auto"/>
          </w:rPr>
          <w:t>recognised</w:t>
        </w:r>
      </w:ins>
      <w:r w:rsidR="003D5496" w:rsidRPr="00122B6E">
        <w:rPr>
          <w:color w:val="auto"/>
        </w:rPr>
        <w:t xml:space="preserve"> as partners in all aspects of care (</w:t>
      </w:r>
      <w:hyperlink w:anchor="Parmar_et_al__2021b" w:tooltip="Parmar, J., Bremault-Phillips, S., Duggleby, W., Holroyd-Leduc, J., &amp; Pot, M. A. (2021b). Caregiver-centered care competency framework. Canadian Institute for Health Information: University of Alberta. https://assets.website-files.com/60105a5edd88603ee79d" w:history="1">
        <w:r w:rsidR="003D5496" w:rsidRPr="00122B6E">
          <w:rPr>
            <w:rStyle w:val="Hyperlink"/>
          </w:rPr>
          <w:t xml:space="preserve">Parmar </w:t>
        </w:r>
        <w:r w:rsidR="003D5496" w:rsidRPr="00122B6E">
          <w:rPr>
            <w:rStyle w:val="Hyperlink"/>
            <w:i/>
          </w:rPr>
          <w:t>et al</w:t>
        </w:r>
        <w:r w:rsidR="003D5496" w:rsidRPr="00122B6E">
          <w:rPr>
            <w:rStyle w:val="Hyperlink"/>
          </w:rPr>
          <w:t>.,</w:t>
        </w:r>
        <w:r w:rsidR="00EC2DE3" w:rsidRPr="00122B6E">
          <w:rPr>
            <w:rStyle w:val="Hyperlink"/>
          </w:rPr>
          <w:t xml:space="preserve"> </w:t>
        </w:r>
        <w:r w:rsidR="003D5496" w:rsidRPr="00122B6E">
          <w:rPr>
            <w:rStyle w:val="Hyperlink"/>
          </w:rPr>
          <w:t>2021</w:t>
        </w:r>
        <w:r w:rsidR="001C541D" w:rsidRPr="00122B6E">
          <w:rPr>
            <w:rStyle w:val="Hyperlink"/>
          </w:rPr>
          <w:t>b</w:t>
        </w:r>
      </w:hyperlink>
      <w:r w:rsidR="003D5496" w:rsidRPr="00122B6E">
        <w:rPr>
          <w:color w:val="auto"/>
        </w:rPr>
        <w:t xml:space="preserve">). Staff are reminded that even though they are now involved in the care, </w:t>
      </w:r>
      <w:r w:rsidRPr="00122B6E">
        <w:rPr>
          <w:color w:val="auto"/>
        </w:rPr>
        <w:t xml:space="preserve">family caregivers </w:t>
      </w:r>
      <w:r w:rsidR="003D5496" w:rsidRPr="00122B6E">
        <w:rPr>
          <w:color w:val="auto"/>
        </w:rPr>
        <w:t>continue in their work of caring because of their relationship with and emotional commitment to the person, particularly persons living with cognitive impairment.</w:t>
      </w:r>
    </w:p>
    <w:p w14:paraId="003423B0" w14:textId="1668F522" w:rsidR="00BD3D9B" w:rsidRPr="00122B6E" w:rsidRDefault="00AA2898" w:rsidP="00122B6E">
      <w:pPr>
        <w:pStyle w:val="TX"/>
        <w:shd w:val="clear" w:color="000000" w:fill="auto"/>
        <w:rPr>
          <w:color w:val="auto"/>
        </w:rPr>
      </w:pPr>
      <w:r w:rsidRPr="00122B6E">
        <w:rPr>
          <w:color w:val="auto"/>
        </w:rPr>
        <w:t xml:space="preserve">Family caregivers </w:t>
      </w:r>
      <w:r w:rsidR="00794A11" w:rsidRPr="00122B6E">
        <w:rPr>
          <w:color w:val="auto"/>
        </w:rPr>
        <w:t>continue</w:t>
      </w:r>
      <w:r w:rsidR="003D5496" w:rsidRPr="00122B6E">
        <w:rPr>
          <w:color w:val="auto"/>
        </w:rPr>
        <w:t xml:space="preserve"> </w:t>
      </w:r>
      <w:r w:rsidR="00794A11" w:rsidRPr="00122B6E">
        <w:rPr>
          <w:color w:val="auto"/>
        </w:rPr>
        <w:t xml:space="preserve">many of </w:t>
      </w:r>
      <w:r w:rsidR="003D5496" w:rsidRPr="00122B6E">
        <w:rPr>
          <w:color w:val="auto"/>
        </w:rPr>
        <w:t xml:space="preserve">their </w:t>
      </w:r>
      <w:r w:rsidR="00794A11" w:rsidRPr="00122B6E">
        <w:rPr>
          <w:color w:val="auto"/>
        </w:rPr>
        <w:t xml:space="preserve">care </w:t>
      </w:r>
      <w:r w:rsidR="003D5496" w:rsidRPr="00122B6E">
        <w:rPr>
          <w:color w:val="auto"/>
        </w:rPr>
        <w:t xml:space="preserve">responsibilities </w:t>
      </w:r>
      <w:r w:rsidR="00794A11" w:rsidRPr="00122B6E">
        <w:rPr>
          <w:color w:val="auto"/>
        </w:rPr>
        <w:t>even after their family member transitions to a long-term care home</w:t>
      </w:r>
      <w:r w:rsidR="00950DD0" w:rsidRPr="00122B6E">
        <w:rPr>
          <w:color w:val="auto"/>
        </w:rPr>
        <w:t xml:space="preserve"> (</w:t>
      </w:r>
      <w:hyperlink w:anchor="Kusmaul_et_al__2022" w:tooltip="Kusmaul, N., Miller, V. J., &amp; Cheon, J. H. (2022). Family member roles in long term care: Lessons for the future from COVID-19. Journal of Aging Studies, 62, 101060. https://doi.org/10.1016/j.jaging.2022.101060&#10;" w:history="1">
        <w:r w:rsidR="00517BD7" w:rsidRPr="00122B6E">
          <w:rPr>
            <w:rStyle w:val="Hyperlink"/>
          </w:rPr>
          <w:t>Kusmaul, Miller and Cheon</w:t>
        </w:r>
        <w:r w:rsidR="00950DD0" w:rsidRPr="00122B6E">
          <w:rPr>
            <w:rStyle w:val="Hyperlink"/>
          </w:rPr>
          <w:t>, 2022</w:t>
        </w:r>
      </w:hyperlink>
      <w:r w:rsidR="00950DD0" w:rsidRPr="00122B6E">
        <w:rPr>
          <w:color w:val="auto"/>
        </w:rPr>
        <w:t>)</w:t>
      </w:r>
      <w:r w:rsidR="003D5496" w:rsidRPr="00122B6E">
        <w:rPr>
          <w:color w:val="auto"/>
        </w:rPr>
        <w:t xml:space="preserve">. Staff in </w:t>
      </w:r>
      <w:r w:rsidRPr="00122B6E">
        <w:rPr>
          <w:color w:val="auto"/>
        </w:rPr>
        <w:t xml:space="preserve">long-term care </w:t>
      </w:r>
      <w:r w:rsidR="003D5496" w:rsidRPr="00122B6E">
        <w:rPr>
          <w:color w:val="auto"/>
        </w:rPr>
        <w:t xml:space="preserve">must, therefore, affirm the work of </w:t>
      </w:r>
      <w:r w:rsidRPr="00122B6E">
        <w:rPr>
          <w:color w:val="auto"/>
        </w:rPr>
        <w:t xml:space="preserve">family caregivers </w:t>
      </w:r>
      <w:r w:rsidR="003D5496" w:rsidRPr="00122B6E">
        <w:rPr>
          <w:color w:val="auto"/>
        </w:rPr>
        <w:t xml:space="preserve">in the context of the </w:t>
      </w:r>
      <w:r w:rsidRPr="00122B6E">
        <w:rPr>
          <w:color w:val="auto"/>
        </w:rPr>
        <w:t xml:space="preserve">long-term care </w:t>
      </w:r>
      <w:r w:rsidR="003D5496" w:rsidRPr="00122B6E">
        <w:rPr>
          <w:color w:val="auto"/>
        </w:rPr>
        <w:t xml:space="preserve">home. </w:t>
      </w:r>
      <w:r w:rsidRPr="00122B6E">
        <w:rPr>
          <w:color w:val="auto"/>
        </w:rPr>
        <w:t xml:space="preserve">Family </w:t>
      </w:r>
      <w:r w:rsidR="002812D0" w:rsidRPr="00122B6E">
        <w:rPr>
          <w:color w:val="auto"/>
        </w:rPr>
        <w:t>caregivers</w:t>
      </w:r>
      <w:r w:rsidR="00BD3D9B" w:rsidRPr="00122B6E">
        <w:rPr>
          <w:color w:val="auto"/>
        </w:rPr>
        <w:t>’</w:t>
      </w:r>
      <w:r w:rsidRPr="00122B6E">
        <w:rPr>
          <w:color w:val="auto"/>
        </w:rPr>
        <w:t xml:space="preserve"> </w:t>
      </w:r>
      <w:r w:rsidR="003D5496" w:rsidRPr="00122B6E">
        <w:rPr>
          <w:color w:val="auto"/>
        </w:rPr>
        <w:t xml:space="preserve">expertise must be </w:t>
      </w:r>
      <w:del w:id="235" w:author="Raja Pari" w:date="2026-03-31T22:38:00Z" w16du:dateUtc="2026-03-31T17:08:00Z">
        <w:r w:rsidR="003D5496" w:rsidRPr="00122B6E" w:rsidDel="004A4FB0">
          <w:rPr>
            <w:color w:val="auto"/>
          </w:rPr>
          <w:delText>recognized</w:delText>
        </w:r>
      </w:del>
      <w:ins w:id="236" w:author="Raja Pari" w:date="2026-03-31T22:38:00Z" w16du:dateUtc="2026-03-31T17:08:00Z">
        <w:r w:rsidR="004A4FB0" w:rsidRPr="00122B6E">
          <w:rPr>
            <w:color w:val="auto"/>
          </w:rPr>
          <w:t>recognised</w:t>
        </w:r>
      </w:ins>
      <w:r w:rsidR="003D5496" w:rsidRPr="00122B6E">
        <w:rPr>
          <w:color w:val="auto"/>
        </w:rPr>
        <w:t xml:space="preserve"> and </w:t>
      </w:r>
      <w:del w:id="237" w:author="Raja Pari" w:date="2026-03-31T22:38:00Z" w16du:dateUtc="2026-03-31T17:08:00Z">
        <w:r w:rsidR="003D5496" w:rsidRPr="00122B6E" w:rsidDel="004A4FB0">
          <w:rPr>
            <w:color w:val="auto"/>
          </w:rPr>
          <w:delText>honored</w:delText>
        </w:r>
      </w:del>
      <w:ins w:id="238" w:author="Raja Pari" w:date="2026-03-31T22:38:00Z" w16du:dateUtc="2026-03-31T17:08:00Z">
        <w:r w:rsidR="004A4FB0" w:rsidRPr="00122B6E">
          <w:rPr>
            <w:color w:val="auto"/>
          </w:rPr>
          <w:t>honoured</w:t>
        </w:r>
      </w:ins>
      <w:r w:rsidR="003D5496" w:rsidRPr="00122B6E">
        <w:rPr>
          <w:color w:val="auto"/>
        </w:rPr>
        <w:t xml:space="preserve"> by staff. </w:t>
      </w:r>
      <w:r w:rsidRPr="00122B6E">
        <w:rPr>
          <w:color w:val="auto"/>
        </w:rPr>
        <w:t xml:space="preserve">Family caregivers </w:t>
      </w:r>
      <w:r w:rsidR="003D5496" w:rsidRPr="00122B6E">
        <w:rPr>
          <w:color w:val="auto"/>
        </w:rPr>
        <w:t xml:space="preserve">must be listened to and heard on matters related to the unique care of their family </w:t>
      </w:r>
      <w:r w:rsidRPr="00122B6E">
        <w:rPr>
          <w:color w:val="auto"/>
        </w:rPr>
        <w:t xml:space="preserve">members </w:t>
      </w:r>
      <w:r w:rsidR="003D5496" w:rsidRPr="00122B6E">
        <w:rPr>
          <w:color w:val="auto"/>
        </w:rPr>
        <w:t xml:space="preserve">in </w:t>
      </w:r>
      <w:r w:rsidRPr="00122B6E">
        <w:rPr>
          <w:color w:val="auto"/>
        </w:rPr>
        <w:t xml:space="preserve">long-term care </w:t>
      </w:r>
      <w:r w:rsidR="003D5496" w:rsidRPr="00122B6E">
        <w:rPr>
          <w:color w:val="auto"/>
        </w:rPr>
        <w:t xml:space="preserve">(Canadian Institute </w:t>
      </w:r>
      <w:del w:id="239" w:author="Raja Pari" w:date="2026-04-01T13:16:00Z" w16du:dateUtc="2026-04-01T07:46:00Z">
        <w:r w:rsidR="003D5496" w:rsidRPr="00122B6E" w:rsidDel="00BD21F0">
          <w:rPr>
            <w:color w:val="auto"/>
          </w:rPr>
          <w:delText xml:space="preserve">of </w:delText>
        </w:r>
      </w:del>
      <w:ins w:id="240" w:author="Raja Pari" w:date="2026-04-01T13:16:00Z" w16du:dateUtc="2026-04-01T07:46:00Z">
        <w:r w:rsidR="00BD21F0" w:rsidRPr="00122B6E">
          <w:rPr>
            <w:color w:val="auto"/>
          </w:rPr>
          <w:t xml:space="preserve">for </w:t>
        </w:r>
      </w:ins>
      <w:r w:rsidR="003D5496" w:rsidRPr="00122B6E">
        <w:rPr>
          <w:color w:val="auto"/>
        </w:rPr>
        <w:t xml:space="preserve">Health Information, 2018). Incorporating the </w:t>
      </w:r>
      <w:r w:rsidRPr="00122B6E">
        <w:rPr>
          <w:color w:val="auto"/>
        </w:rPr>
        <w:t>family caregiver</w:t>
      </w:r>
      <w:r w:rsidR="00BD3D9B" w:rsidRPr="00122B6E">
        <w:rPr>
          <w:color w:val="auto"/>
        </w:rPr>
        <w:t>’</w:t>
      </w:r>
      <w:r w:rsidRPr="00122B6E">
        <w:rPr>
          <w:color w:val="auto"/>
        </w:rPr>
        <w:t xml:space="preserve">s </w:t>
      </w:r>
      <w:r w:rsidR="003D5496" w:rsidRPr="00122B6E">
        <w:rPr>
          <w:color w:val="auto"/>
        </w:rPr>
        <w:t xml:space="preserve">approach to a specific aspect of care into the plan of care for their family member provides strong evidence that the </w:t>
      </w:r>
      <w:r w:rsidRPr="00122B6E">
        <w:rPr>
          <w:color w:val="auto"/>
        </w:rPr>
        <w:t>family caregiver</w:t>
      </w:r>
      <w:r w:rsidR="00BD3D9B" w:rsidRPr="00122B6E">
        <w:rPr>
          <w:color w:val="auto"/>
        </w:rPr>
        <w:t>’</w:t>
      </w:r>
      <w:r w:rsidRPr="00122B6E">
        <w:rPr>
          <w:color w:val="auto"/>
        </w:rPr>
        <w:t xml:space="preserve">s </w:t>
      </w:r>
      <w:r w:rsidR="003D5496" w:rsidRPr="00122B6E">
        <w:rPr>
          <w:color w:val="auto"/>
        </w:rPr>
        <w:t xml:space="preserve">expertise is being </w:t>
      </w:r>
      <w:del w:id="241" w:author="Raja Pari" w:date="2026-03-31T22:38:00Z" w16du:dateUtc="2026-03-31T17:08:00Z">
        <w:r w:rsidR="003D5496" w:rsidRPr="00122B6E" w:rsidDel="004A4FB0">
          <w:rPr>
            <w:color w:val="auto"/>
          </w:rPr>
          <w:delText>recognized</w:delText>
        </w:r>
      </w:del>
      <w:ins w:id="242" w:author="Raja Pari" w:date="2026-03-31T22:38:00Z" w16du:dateUtc="2026-03-31T17:08:00Z">
        <w:r w:rsidR="004A4FB0" w:rsidRPr="00122B6E">
          <w:rPr>
            <w:color w:val="auto"/>
          </w:rPr>
          <w:t>recognised</w:t>
        </w:r>
      </w:ins>
      <w:r w:rsidRPr="00122B6E">
        <w:rPr>
          <w:color w:val="auto"/>
        </w:rPr>
        <w:t xml:space="preserve"> (</w:t>
      </w:r>
      <w:hyperlink w:anchor="Cranley_et_al__2020" w:tooltip="Cranley, L. A., Slaughter, S. E., Caspar, S., Heisey, M., Huang, M., Killackey, T., &amp; McGilton, K. S. (2020). Strategies to facilitate shared decision-making in long-term care. International Journal of Older People Nursing, 15(3), e12314. https://doi.org/" w:history="1">
        <w:r w:rsidR="00D861DD" w:rsidRPr="00122B6E">
          <w:rPr>
            <w:rStyle w:val="Hyperlink"/>
          </w:rPr>
          <w:t xml:space="preserve">Cranley </w:t>
        </w:r>
        <w:r w:rsidR="00D861DD" w:rsidRPr="00122B6E">
          <w:rPr>
            <w:rStyle w:val="Hyperlink"/>
            <w:i/>
          </w:rPr>
          <w:t>et al</w:t>
        </w:r>
        <w:r w:rsidR="00D861DD" w:rsidRPr="00122B6E">
          <w:rPr>
            <w:rStyle w:val="Hyperlink"/>
          </w:rPr>
          <w:t>., 2020</w:t>
        </w:r>
      </w:hyperlink>
      <w:r w:rsidRPr="00122B6E">
        <w:rPr>
          <w:color w:val="auto"/>
        </w:rPr>
        <w:t>)</w:t>
      </w:r>
      <w:r w:rsidR="003D5496" w:rsidRPr="00122B6E">
        <w:rPr>
          <w:color w:val="auto"/>
        </w:rPr>
        <w:t xml:space="preserve">. </w:t>
      </w:r>
      <w:r w:rsidRPr="00122B6E">
        <w:rPr>
          <w:color w:val="auto"/>
        </w:rPr>
        <w:t xml:space="preserve">Family caregivers </w:t>
      </w:r>
      <w:r w:rsidR="003D5496" w:rsidRPr="00122B6E">
        <w:rPr>
          <w:color w:val="auto"/>
        </w:rPr>
        <w:t>must have the opportunity to be integral in the negotiated decision making within the care team and influence the direction of the care being provided</w:t>
      </w:r>
      <w:r w:rsidR="00D861DD" w:rsidRPr="00122B6E">
        <w:rPr>
          <w:color w:val="auto"/>
        </w:rPr>
        <w:t xml:space="preserve"> (</w:t>
      </w:r>
      <w:hyperlink w:anchor="Cranley_et_al__2020" w:tooltip="Cranley, L. A., Slaughter, S. E., Caspar, S., Heisey, M., Huang, M., Killackey, T., &amp; McGilton, K. S. (2020). Strategies to facilitate shared decision-making in long-term care. International Journal of Older People Nursing, 15(3), e12314. https://doi.org/" w:history="1">
        <w:r w:rsidR="00D861DD" w:rsidRPr="00122B6E">
          <w:rPr>
            <w:rStyle w:val="Hyperlink"/>
          </w:rPr>
          <w:t xml:space="preserve">Cranley </w:t>
        </w:r>
        <w:r w:rsidR="00D861DD" w:rsidRPr="00122B6E">
          <w:rPr>
            <w:rStyle w:val="Hyperlink"/>
            <w:i/>
          </w:rPr>
          <w:t>et al</w:t>
        </w:r>
        <w:r w:rsidR="00D861DD" w:rsidRPr="00122B6E">
          <w:rPr>
            <w:rStyle w:val="Hyperlink"/>
          </w:rPr>
          <w:t>., 2020</w:t>
        </w:r>
      </w:hyperlink>
      <w:r w:rsidR="00D861DD" w:rsidRPr="00122B6E">
        <w:rPr>
          <w:color w:val="auto"/>
        </w:rPr>
        <w:t>)</w:t>
      </w:r>
      <w:r w:rsidR="003D5496" w:rsidRPr="00122B6E">
        <w:rPr>
          <w:color w:val="auto"/>
        </w:rPr>
        <w:t>.</w:t>
      </w:r>
    </w:p>
    <w:p w14:paraId="0A3A46ED" w14:textId="4AF8CBCD" w:rsidR="00BD3D9B" w:rsidRPr="00122B6E" w:rsidRDefault="00BD3D9B" w:rsidP="00122B6E">
      <w:pPr>
        <w:pStyle w:val="H1"/>
        <w:shd w:val="clear" w:color="000000" w:fill="auto"/>
        <w:rPr>
          <w:lang w:val="en-GB"/>
        </w:rPr>
      </w:pPr>
      <w:r w:rsidRPr="00122B6E">
        <w:rPr>
          <w:lang w:val="en-GB"/>
        </w:rPr>
        <w:t>Conclusion</w:t>
      </w:r>
    </w:p>
    <w:p w14:paraId="6973DEC4" w14:textId="7678E3B5" w:rsidR="00BD3D9B" w:rsidRPr="00122B6E" w:rsidRDefault="003D5496" w:rsidP="00122B6E">
      <w:pPr>
        <w:pStyle w:val="TXF"/>
        <w:shd w:val="clear" w:color="000000" w:fill="auto"/>
        <w:rPr>
          <w:rFonts w:ascii="Quattrocento Sans" w:eastAsia="Quattrocento Sans" w:hAnsi="Quattrocento Sans" w:cs="Quattrocento Sans"/>
          <w:color w:val="auto"/>
          <w:sz w:val="18"/>
          <w:szCs w:val="18"/>
        </w:rPr>
      </w:pPr>
      <w:r w:rsidRPr="00122B6E">
        <w:rPr>
          <w:color w:val="auto"/>
        </w:rPr>
        <w:t xml:space="preserve">This study examined the </w:t>
      </w:r>
      <w:r w:rsidR="00AA2898" w:rsidRPr="00122B6E">
        <w:rPr>
          <w:color w:val="auto"/>
        </w:rPr>
        <w:t>family caregiver</w:t>
      </w:r>
      <w:r w:rsidR="00BD3D9B" w:rsidRPr="00122B6E">
        <w:rPr>
          <w:color w:val="auto"/>
        </w:rPr>
        <w:t>’</w:t>
      </w:r>
      <w:r w:rsidR="00AA2898" w:rsidRPr="00122B6E">
        <w:rPr>
          <w:color w:val="auto"/>
        </w:rPr>
        <w:t xml:space="preserve">s </w:t>
      </w:r>
      <w:r w:rsidRPr="00122B6E">
        <w:rPr>
          <w:color w:val="auto"/>
        </w:rPr>
        <w:t>experience when a resident bec</w:t>
      </w:r>
      <w:r w:rsidR="00643953" w:rsidRPr="00122B6E">
        <w:rPr>
          <w:color w:val="auto"/>
        </w:rPr>
        <w:t>a</w:t>
      </w:r>
      <w:r w:rsidRPr="00122B6E">
        <w:rPr>
          <w:color w:val="auto"/>
        </w:rPr>
        <w:t xml:space="preserve">me unwell in a rural </w:t>
      </w:r>
      <w:r w:rsidR="00AA2898" w:rsidRPr="00122B6E">
        <w:rPr>
          <w:color w:val="auto"/>
        </w:rPr>
        <w:t xml:space="preserve">long-term care </w:t>
      </w:r>
      <w:r w:rsidRPr="00122B6E">
        <w:rPr>
          <w:color w:val="auto"/>
        </w:rPr>
        <w:t xml:space="preserve">home. Themes showed that </w:t>
      </w:r>
      <w:r w:rsidR="00AA2898" w:rsidRPr="00122B6E">
        <w:rPr>
          <w:color w:val="auto"/>
        </w:rPr>
        <w:t>family caregivers</w:t>
      </w:r>
      <w:r w:rsidR="00762033" w:rsidRPr="00122B6E">
        <w:rPr>
          <w:color w:val="auto"/>
        </w:rPr>
        <w:t xml:space="preserve"> were concerned with a range of challenges, including transitions and adverse events faced by residents, and interactions with staff, all of which were shaped by the impact of the rural context.</w:t>
      </w:r>
    </w:p>
    <w:p w14:paraId="37C2EEC5" w14:textId="0F9F3808" w:rsidR="00BD3D9B" w:rsidRPr="00122B6E" w:rsidRDefault="003D5496" w:rsidP="00122B6E">
      <w:pPr>
        <w:pStyle w:val="TX"/>
        <w:shd w:val="clear" w:color="000000" w:fill="auto"/>
        <w:rPr>
          <w:color w:val="auto"/>
        </w:rPr>
      </w:pPr>
      <w:r w:rsidRPr="00122B6E">
        <w:rPr>
          <w:color w:val="auto"/>
        </w:rPr>
        <w:lastRenderedPageBreak/>
        <w:t xml:space="preserve">Within the analysis, themes signified the importance of improving communication. Lack of clarity that </w:t>
      </w:r>
      <w:r w:rsidR="00F774E9" w:rsidRPr="00122B6E">
        <w:rPr>
          <w:color w:val="auto"/>
        </w:rPr>
        <w:t xml:space="preserve">family caregivers </w:t>
      </w:r>
      <w:r w:rsidRPr="00122B6E">
        <w:rPr>
          <w:color w:val="auto"/>
        </w:rPr>
        <w:t xml:space="preserve">reported for medical procedures and decisions caused stress and conflict between </w:t>
      </w:r>
      <w:r w:rsidR="00F774E9" w:rsidRPr="00122B6E">
        <w:rPr>
          <w:color w:val="auto"/>
        </w:rPr>
        <w:t>family caregivers</w:t>
      </w:r>
      <w:del w:id="243" w:author="Raja Pari" w:date="2026-04-01T22:05:00Z" w16du:dateUtc="2026-04-01T16:35:00Z">
        <w:r w:rsidRPr="00122B6E" w:rsidDel="008918F4">
          <w:rPr>
            <w:color w:val="auto"/>
          </w:rPr>
          <w:delText>,</w:delText>
        </w:r>
      </w:del>
      <w:r w:rsidRPr="00122B6E">
        <w:rPr>
          <w:color w:val="auto"/>
        </w:rPr>
        <w:t xml:space="preserve"> and staff. The </w:t>
      </w:r>
      <w:r w:rsidR="00F774E9" w:rsidRPr="00122B6E">
        <w:rPr>
          <w:color w:val="auto"/>
        </w:rPr>
        <w:t xml:space="preserve">family </w:t>
      </w:r>
      <w:r w:rsidR="002812D0" w:rsidRPr="00122B6E">
        <w:rPr>
          <w:color w:val="auto"/>
        </w:rPr>
        <w:t>caregivers</w:t>
      </w:r>
      <w:r w:rsidR="00F774E9" w:rsidRPr="00122B6E">
        <w:rPr>
          <w:color w:val="auto"/>
        </w:rPr>
        <w:t xml:space="preserve"> </w:t>
      </w:r>
      <w:r w:rsidRPr="00122B6E">
        <w:rPr>
          <w:color w:val="auto"/>
        </w:rPr>
        <w:t xml:space="preserve">suggested that rural </w:t>
      </w:r>
      <w:r w:rsidR="00F774E9" w:rsidRPr="00122B6E">
        <w:rPr>
          <w:color w:val="auto"/>
        </w:rPr>
        <w:t xml:space="preserve">long-term care </w:t>
      </w:r>
      <w:r w:rsidRPr="00122B6E">
        <w:rPr>
          <w:color w:val="auto"/>
        </w:rPr>
        <w:t xml:space="preserve">homes in this study experienced a lack of resources </w:t>
      </w:r>
      <w:del w:id="244" w:author="Raja Pari" w:date="2026-04-01T22:18:00Z" w16du:dateUtc="2026-04-01T16:48:00Z">
        <w:r w:rsidRPr="00122B6E" w:rsidDel="00B715AD">
          <w:rPr>
            <w:color w:val="auto"/>
          </w:rPr>
          <w:delText xml:space="preserve">that </w:delText>
        </w:r>
      </w:del>
      <w:ins w:id="245" w:author="Raja Pari" w:date="2026-04-01T22:18:00Z" w16du:dateUtc="2026-04-01T16:48:00Z">
        <w:r w:rsidR="00B715AD">
          <w:rPr>
            <w:color w:val="auto"/>
          </w:rPr>
          <w:t>and</w:t>
        </w:r>
        <w:r w:rsidR="00B715AD" w:rsidRPr="00122B6E">
          <w:rPr>
            <w:color w:val="auto"/>
          </w:rPr>
          <w:t xml:space="preserve"> </w:t>
        </w:r>
      </w:ins>
      <w:r w:rsidRPr="00122B6E">
        <w:rPr>
          <w:color w:val="auto"/>
        </w:rPr>
        <w:t xml:space="preserve">highlighted the need for more support for rural </w:t>
      </w:r>
      <w:r w:rsidR="00F774E9" w:rsidRPr="00122B6E">
        <w:rPr>
          <w:color w:val="auto"/>
        </w:rPr>
        <w:t xml:space="preserve">long-term care </w:t>
      </w:r>
      <w:r w:rsidRPr="00122B6E">
        <w:rPr>
          <w:color w:val="auto"/>
        </w:rPr>
        <w:t xml:space="preserve">homes in Saskatchewan. </w:t>
      </w:r>
      <w:r w:rsidR="00F774E9" w:rsidRPr="00122B6E">
        <w:rPr>
          <w:color w:val="auto"/>
        </w:rPr>
        <w:t xml:space="preserve">Family caregivers </w:t>
      </w:r>
      <w:r w:rsidRPr="00122B6E">
        <w:rPr>
          <w:color w:val="auto"/>
        </w:rPr>
        <w:t xml:space="preserve">believed this lack of resources contributed to residents losing independence when they moved into </w:t>
      </w:r>
      <w:r w:rsidR="00F774E9" w:rsidRPr="00122B6E">
        <w:rPr>
          <w:color w:val="auto"/>
        </w:rPr>
        <w:t xml:space="preserve">long-term care and </w:t>
      </w:r>
      <w:ins w:id="246" w:author="Raja Pari" w:date="2026-04-01T22:18:00Z" w16du:dateUtc="2026-04-01T16:48:00Z">
        <w:r w:rsidR="00B715AD">
          <w:rPr>
            <w:color w:val="auto"/>
          </w:rPr>
          <w:t xml:space="preserve">to </w:t>
        </w:r>
      </w:ins>
      <w:r w:rsidR="00F774E9" w:rsidRPr="00122B6E">
        <w:rPr>
          <w:color w:val="auto"/>
        </w:rPr>
        <w:t>adverse events</w:t>
      </w:r>
      <w:r w:rsidRPr="00122B6E">
        <w:rPr>
          <w:color w:val="auto"/>
        </w:rPr>
        <w:t>.</w:t>
      </w:r>
    </w:p>
    <w:p w14:paraId="07F90179" w14:textId="75A3D8DF" w:rsidR="00BD3D9B" w:rsidRPr="00122B6E" w:rsidRDefault="003D5496" w:rsidP="00122B6E">
      <w:pPr>
        <w:pStyle w:val="TX"/>
        <w:shd w:val="clear" w:color="000000" w:fill="auto"/>
        <w:rPr>
          <w:color w:val="auto"/>
        </w:rPr>
      </w:pPr>
      <w:r w:rsidRPr="00122B6E">
        <w:rPr>
          <w:color w:val="auto"/>
        </w:rPr>
        <w:t xml:space="preserve">There is a need to </w:t>
      </w:r>
      <w:del w:id="247" w:author="Raja Pari" w:date="2026-03-31T22:38:00Z" w16du:dateUtc="2026-03-31T17:08:00Z">
        <w:r w:rsidRPr="00122B6E" w:rsidDel="004A4FB0">
          <w:rPr>
            <w:color w:val="auto"/>
          </w:rPr>
          <w:delText>recognize</w:delText>
        </w:r>
      </w:del>
      <w:ins w:id="248" w:author="Raja Pari" w:date="2026-03-31T22:38:00Z" w16du:dateUtc="2026-03-31T17:08:00Z">
        <w:r w:rsidR="004A4FB0" w:rsidRPr="00122B6E">
          <w:rPr>
            <w:color w:val="auto"/>
          </w:rPr>
          <w:t>recognise</w:t>
        </w:r>
      </w:ins>
      <w:r w:rsidRPr="00122B6E">
        <w:rPr>
          <w:color w:val="auto"/>
        </w:rPr>
        <w:t xml:space="preserve"> the essential role of </w:t>
      </w:r>
      <w:r w:rsidR="00F774E9" w:rsidRPr="00122B6E">
        <w:rPr>
          <w:color w:val="auto"/>
        </w:rPr>
        <w:t xml:space="preserve">family caregivers </w:t>
      </w:r>
      <w:r w:rsidRPr="00122B6E">
        <w:rPr>
          <w:color w:val="auto"/>
        </w:rPr>
        <w:t>in older adults</w:t>
      </w:r>
      <w:r w:rsidR="00BD3D9B" w:rsidRPr="00122B6E">
        <w:rPr>
          <w:color w:val="auto"/>
        </w:rPr>
        <w:t>’</w:t>
      </w:r>
      <w:r w:rsidRPr="00122B6E">
        <w:rPr>
          <w:color w:val="auto"/>
        </w:rPr>
        <w:t xml:space="preserve"> health and well-being and to take on a more comprehensive approach to resident care. Developing and implementing such solutions in rural </w:t>
      </w:r>
      <w:r w:rsidR="00F774E9" w:rsidRPr="00122B6E">
        <w:rPr>
          <w:color w:val="auto"/>
        </w:rPr>
        <w:t xml:space="preserve">long-term care </w:t>
      </w:r>
      <w:r w:rsidRPr="00122B6E">
        <w:rPr>
          <w:color w:val="auto"/>
        </w:rPr>
        <w:t>settings that are overly stretched to sustain the quality of life for residents, staff</w:t>
      </w:r>
      <w:del w:id="249" w:author="Raja Pari" w:date="2026-04-01T22:05:00Z" w16du:dateUtc="2026-04-01T16:35:00Z">
        <w:r w:rsidRPr="00122B6E" w:rsidDel="008918F4">
          <w:rPr>
            <w:color w:val="auto"/>
          </w:rPr>
          <w:delText>,</w:delText>
        </w:r>
      </w:del>
      <w:r w:rsidRPr="00122B6E">
        <w:rPr>
          <w:color w:val="auto"/>
        </w:rPr>
        <w:t xml:space="preserve"> and </w:t>
      </w:r>
      <w:r w:rsidR="00F774E9" w:rsidRPr="00122B6E">
        <w:rPr>
          <w:color w:val="auto"/>
        </w:rPr>
        <w:t xml:space="preserve">family caregivers </w:t>
      </w:r>
      <w:r w:rsidRPr="00122B6E">
        <w:rPr>
          <w:color w:val="auto"/>
        </w:rPr>
        <w:t xml:space="preserve">will require engagement at multiple levels, including among individuals, </w:t>
      </w:r>
      <w:del w:id="250" w:author="Raja Pari" w:date="2026-03-31T22:38:00Z" w16du:dateUtc="2026-03-31T17:08:00Z">
        <w:r w:rsidRPr="00122B6E" w:rsidDel="004A4FB0">
          <w:rPr>
            <w:color w:val="auto"/>
          </w:rPr>
          <w:delText>organi</w:delText>
        </w:r>
        <w:r w:rsidR="00F774E9" w:rsidRPr="00122B6E" w:rsidDel="004A4FB0">
          <w:rPr>
            <w:color w:val="auto"/>
          </w:rPr>
          <w:delText>z</w:delText>
        </w:r>
        <w:r w:rsidRPr="00122B6E" w:rsidDel="004A4FB0">
          <w:rPr>
            <w:color w:val="auto"/>
          </w:rPr>
          <w:delText>ations</w:delText>
        </w:r>
      </w:del>
      <w:ins w:id="251" w:author="Raja Pari" w:date="2026-03-31T22:38:00Z" w16du:dateUtc="2026-03-31T17:08:00Z">
        <w:r w:rsidR="004A4FB0" w:rsidRPr="00122B6E">
          <w:rPr>
            <w:color w:val="auto"/>
          </w:rPr>
          <w:t>organisations</w:t>
        </w:r>
      </w:ins>
      <w:del w:id="252" w:author="Raja Pari" w:date="2026-04-01T22:05:00Z" w16du:dateUtc="2026-04-01T16:35:00Z">
        <w:r w:rsidRPr="00122B6E" w:rsidDel="008918F4">
          <w:rPr>
            <w:color w:val="auto"/>
          </w:rPr>
          <w:delText>,</w:delText>
        </w:r>
      </w:del>
      <w:r w:rsidRPr="00122B6E">
        <w:rPr>
          <w:color w:val="auto"/>
        </w:rPr>
        <w:t xml:space="preserve"> and the broader </w:t>
      </w:r>
      <w:r w:rsidR="00F774E9" w:rsidRPr="00122B6E">
        <w:rPr>
          <w:color w:val="auto"/>
        </w:rPr>
        <w:t xml:space="preserve">long-term care </w:t>
      </w:r>
      <w:r w:rsidR="0076602B" w:rsidRPr="00122B6E">
        <w:rPr>
          <w:color w:val="auto"/>
        </w:rPr>
        <w:t>structures and processes</w:t>
      </w:r>
      <w:r w:rsidRPr="00122B6E">
        <w:rPr>
          <w:color w:val="auto"/>
        </w:rPr>
        <w:t>.</w:t>
      </w:r>
    </w:p>
    <w:p w14:paraId="61419194" w14:textId="56B9B0ED" w:rsidR="00BD3D9B" w:rsidRPr="00122B6E" w:rsidRDefault="00BD3D9B" w:rsidP="00122B6E">
      <w:pPr>
        <w:pStyle w:val="H1"/>
        <w:shd w:val="clear" w:color="000000" w:fill="auto"/>
        <w:rPr>
          <w:lang w:val="en-GB"/>
        </w:rPr>
      </w:pPr>
      <w:r w:rsidRPr="00122B6E">
        <w:rPr>
          <w:lang w:val="en-GB"/>
        </w:rPr>
        <w:t>Data Accessibility Statement</w:t>
      </w:r>
    </w:p>
    <w:p w14:paraId="2157C2FA" w14:textId="04AED5F0" w:rsidR="00BD3D9B" w:rsidRPr="00122B6E" w:rsidRDefault="00FC09C8" w:rsidP="00122B6E">
      <w:pPr>
        <w:pStyle w:val="TXF"/>
        <w:shd w:val="clear" w:color="000000" w:fill="auto"/>
        <w:rPr>
          <w:color w:val="auto"/>
        </w:rPr>
      </w:pPr>
      <w:r w:rsidRPr="00122B6E">
        <w:rPr>
          <w:color w:val="auto"/>
        </w:rPr>
        <w:t>The data that supports the findings of this study are not publicly available to protect the privacy of participating residents, caregivers</w:t>
      </w:r>
      <w:del w:id="253" w:author="Raja Pari" w:date="2026-04-01T22:05:00Z" w16du:dateUtc="2026-04-01T16:35:00Z">
        <w:r w:rsidRPr="00122B6E" w:rsidDel="008918F4">
          <w:rPr>
            <w:color w:val="auto"/>
          </w:rPr>
          <w:delText>,</w:delText>
        </w:r>
      </w:del>
      <w:r w:rsidRPr="00122B6E">
        <w:rPr>
          <w:color w:val="auto"/>
        </w:rPr>
        <w:t xml:space="preserve"> and long-term care homes.</w:t>
      </w:r>
    </w:p>
    <w:p w14:paraId="2829E131" w14:textId="37351E81" w:rsidR="00BD3D9B" w:rsidRPr="00122B6E" w:rsidRDefault="00BD3D9B" w:rsidP="00122B6E">
      <w:pPr>
        <w:pStyle w:val="H1"/>
        <w:shd w:val="clear" w:color="000000" w:fill="auto"/>
        <w:rPr>
          <w:lang w:val="en-GB"/>
        </w:rPr>
      </w:pPr>
      <w:r w:rsidRPr="00122B6E">
        <w:rPr>
          <w:lang w:val="en-GB"/>
        </w:rPr>
        <w:t>Funding Statement</w:t>
      </w:r>
    </w:p>
    <w:p w14:paraId="41F3EFF1" w14:textId="77777777" w:rsidR="00BD3D9B" w:rsidRPr="00122B6E" w:rsidRDefault="00AF2677" w:rsidP="00122B6E">
      <w:pPr>
        <w:pStyle w:val="TXF"/>
        <w:shd w:val="clear" w:color="000000" w:fill="auto"/>
        <w:rPr>
          <w:bCs/>
          <w:color w:val="auto"/>
        </w:rPr>
      </w:pPr>
      <w:r w:rsidRPr="00122B6E">
        <w:rPr>
          <w:color w:val="auto"/>
        </w:rPr>
        <w:t>This project was funded jointly by the Saskatchewan Health Research Foundation (SHRF 421339) and the Saskatchewan Centre for Patient-Oriented Research (SCPOR 421891), via a SPROUT grant. The funders were not involved in the conceptualization or execution of this research or manuscript.</w:t>
      </w:r>
    </w:p>
    <w:p w14:paraId="728BE45C" w14:textId="33D443F2" w:rsidR="00BD3D9B" w:rsidRPr="00122B6E" w:rsidRDefault="00BD3D9B" w:rsidP="00122B6E">
      <w:pPr>
        <w:pStyle w:val="H1"/>
        <w:shd w:val="clear" w:color="000000" w:fill="auto"/>
        <w:rPr>
          <w:lang w:val="en-GB"/>
        </w:rPr>
      </w:pPr>
      <w:r w:rsidRPr="00122B6E">
        <w:rPr>
          <w:lang w:val="en-GB"/>
        </w:rPr>
        <w:t>Ethics and Consent</w:t>
      </w:r>
    </w:p>
    <w:p w14:paraId="3CF781E1" w14:textId="6EA0B579" w:rsidR="00BD3D9B" w:rsidRPr="00122B6E" w:rsidRDefault="00AF2677" w:rsidP="00122B6E">
      <w:pPr>
        <w:pStyle w:val="TXF"/>
        <w:shd w:val="clear" w:color="000000" w:fill="auto"/>
        <w:rPr>
          <w:color w:val="auto"/>
        </w:rPr>
      </w:pPr>
      <w:r w:rsidRPr="00122B6E">
        <w:rPr>
          <w:color w:val="auto"/>
        </w:rPr>
        <w:t>This study was approved by the University of Saskatchewan Research Board (Beh</w:t>
      </w:r>
      <w:r w:rsidR="00517BD7" w:rsidRPr="00122B6E">
        <w:rPr>
          <w:color w:val="auto"/>
        </w:rPr>
        <w:t>,</w:t>
      </w:r>
      <w:r w:rsidRPr="00122B6E">
        <w:rPr>
          <w:color w:val="auto"/>
        </w:rPr>
        <w:t xml:space="preserve"> 1139).</w:t>
      </w:r>
    </w:p>
    <w:p w14:paraId="399592ED" w14:textId="037BBDCF" w:rsidR="00BD3D9B" w:rsidRPr="00122B6E" w:rsidRDefault="00AF2677" w:rsidP="00122B6E">
      <w:pPr>
        <w:pStyle w:val="TX"/>
        <w:shd w:val="clear" w:color="000000" w:fill="auto"/>
        <w:rPr>
          <w:bCs/>
          <w:color w:val="auto"/>
        </w:rPr>
      </w:pPr>
      <w:r w:rsidRPr="00122B6E">
        <w:rPr>
          <w:color w:val="auto"/>
        </w:rPr>
        <w:t>Participants provided written informed consent. One interview was conducted with a resident present at the family caregiver</w:t>
      </w:r>
      <w:r w:rsidR="00BD3D9B" w:rsidRPr="00122B6E">
        <w:rPr>
          <w:color w:val="auto"/>
        </w:rPr>
        <w:t>’</w:t>
      </w:r>
      <w:r w:rsidRPr="00122B6E">
        <w:rPr>
          <w:color w:val="auto"/>
        </w:rPr>
        <w:t>s request. This resident provided assent to participate in the interview process.</w:t>
      </w:r>
    </w:p>
    <w:p w14:paraId="37D35601" w14:textId="7DCD5CA8" w:rsidR="00BD3D9B" w:rsidRPr="00122B6E" w:rsidRDefault="00BD3D9B" w:rsidP="00122B6E">
      <w:pPr>
        <w:pStyle w:val="H1"/>
        <w:shd w:val="clear" w:color="000000" w:fill="auto"/>
        <w:rPr>
          <w:lang w:val="en-GB"/>
        </w:rPr>
      </w:pPr>
      <w:r w:rsidRPr="00122B6E">
        <w:rPr>
          <w:lang w:val="en-GB"/>
        </w:rPr>
        <w:t>Competing Interests</w:t>
      </w:r>
    </w:p>
    <w:p w14:paraId="5E7A0DC1" w14:textId="77777777" w:rsidR="00BD3D9B" w:rsidRPr="00122B6E" w:rsidRDefault="00F82273" w:rsidP="00122B6E">
      <w:pPr>
        <w:pStyle w:val="TXF"/>
        <w:shd w:val="clear" w:color="000000" w:fill="auto"/>
        <w:rPr>
          <w:color w:val="auto"/>
        </w:rPr>
      </w:pPr>
      <w:r w:rsidRPr="00122B6E">
        <w:rPr>
          <w:color w:val="auto"/>
        </w:rPr>
        <w:t>The authors have no competing interests to declare.</w:t>
      </w:r>
    </w:p>
    <w:p w14:paraId="2E056EE5" w14:textId="46C6B77F" w:rsidR="00BD3D9B" w:rsidRPr="00122B6E" w:rsidRDefault="00BD3D9B" w:rsidP="00122B6E">
      <w:pPr>
        <w:pStyle w:val="H1"/>
        <w:shd w:val="clear" w:color="000000" w:fill="auto"/>
        <w:rPr>
          <w:lang w:val="en-GB"/>
        </w:rPr>
      </w:pPr>
      <w:r w:rsidRPr="00122B6E">
        <w:rPr>
          <w:lang w:val="en-GB"/>
        </w:rPr>
        <w:t>Author Contributions</w:t>
      </w:r>
    </w:p>
    <w:p w14:paraId="2DFB7065" w14:textId="50F965D0" w:rsidR="00BD3D9B" w:rsidRPr="00122B6E" w:rsidRDefault="00F82273" w:rsidP="00122B6E">
      <w:pPr>
        <w:pStyle w:val="TXF"/>
        <w:shd w:val="clear" w:color="000000" w:fill="auto"/>
        <w:rPr>
          <w:color w:val="auto"/>
        </w:rPr>
      </w:pPr>
      <w:r w:rsidRPr="00122B6E">
        <w:rPr>
          <w:color w:val="auto"/>
        </w:rPr>
        <w:lastRenderedPageBreak/>
        <w:t>All authors contributed to the conceptualization of this manuscript. All authors contributed to the writing of this manuscript, with [1</w:t>
      </w:r>
      <w:r w:rsidR="00BD3D9B" w:rsidRPr="00122B6E">
        <w:rPr>
          <w:color w:val="auto"/>
          <w:vertAlign w:val="superscript"/>
        </w:rPr>
        <w:t>st</w:t>
      </w:r>
      <w:r w:rsidRPr="00122B6E">
        <w:rPr>
          <w:color w:val="auto"/>
        </w:rPr>
        <w:t xml:space="preserve"> and 2</w:t>
      </w:r>
      <w:r w:rsidR="00BD3D9B" w:rsidRPr="00122B6E">
        <w:rPr>
          <w:color w:val="auto"/>
          <w:vertAlign w:val="superscript"/>
        </w:rPr>
        <w:t>nd</w:t>
      </w:r>
      <w:r w:rsidRPr="00122B6E">
        <w:rPr>
          <w:color w:val="auto"/>
        </w:rPr>
        <w:t xml:space="preserve"> authors] leading the writing and editing. All authors read and approved the final manuscript.</w:t>
      </w:r>
    </w:p>
    <w:p w14:paraId="6716B75A" w14:textId="59367C19" w:rsidR="00BD3D9B" w:rsidRPr="00122B6E" w:rsidRDefault="00BD3D9B" w:rsidP="00122B6E">
      <w:pPr>
        <w:pStyle w:val="H1"/>
        <w:shd w:val="clear" w:color="000000" w:fill="auto"/>
        <w:rPr>
          <w:lang w:val="en-GB"/>
        </w:rPr>
      </w:pPr>
      <w:r w:rsidRPr="00122B6E">
        <w:rPr>
          <w:lang w:val="en-GB"/>
        </w:rPr>
        <w:t>References</w:t>
      </w:r>
    </w:p>
    <w:p w14:paraId="0F25D4E7" w14:textId="2F9DBED2" w:rsidR="00BD3D9B" w:rsidRPr="00122B6E" w:rsidRDefault="00FA0862" w:rsidP="009D2D8E">
      <w:pPr>
        <w:pStyle w:val="ReferencesJN"/>
        <w:shd w:val="clear" w:color="000000" w:fill="auto"/>
        <w:rPr>
          <w:lang w:val="en-GB"/>
        </w:rPr>
      </w:pPr>
      <w:bookmarkStart w:id="254" w:name="Berta_et_al__2022"/>
      <w:r w:rsidRPr="00122B6E">
        <w:rPr>
          <w:rStyle w:val="SurName"/>
          <w:shd w:val="clear" w:color="auto" w:fill="auto"/>
          <w:lang w:val="en-GB"/>
        </w:rPr>
        <w:t>Berta</w:t>
      </w:r>
      <w:r w:rsidRPr="00122B6E">
        <w:rPr>
          <w:rStyle w:val="Author"/>
          <w:shd w:val="clear" w:color="auto" w:fill="auto"/>
          <w:lang w:val="en-GB"/>
        </w:rPr>
        <w:t xml:space="preserve">, </w:t>
      </w:r>
      <w:r w:rsidRPr="00122B6E">
        <w:rPr>
          <w:rStyle w:val="GivenName"/>
          <w:shd w:val="clear" w:color="auto" w:fill="auto"/>
          <w:lang w:val="en-GB"/>
        </w:rPr>
        <w:t>W.B.</w:t>
      </w:r>
      <w:r w:rsidRPr="00122B6E">
        <w:rPr>
          <w:rStyle w:val="Author"/>
          <w:shd w:val="clear" w:color="auto" w:fill="auto"/>
          <w:lang w:val="en-GB"/>
        </w:rPr>
        <w:t xml:space="preserve">, </w:t>
      </w:r>
      <w:r w:rsidRPr="00122B6E">
        <w:rPr>
          <w:rStyle w:val="SurName"/>
          <w:shd w:val="clear" w:color="auto" w:fill="auto"/>
          <w:lang w:val="en-GB"/>
        </w:rPr>
        <w:t>Stewart</w:t>
      </w:r>
      <w:r w:rsidRPr="00122B6E">
        <w:rPr>
          <w:rStyle w:val="Author"/>
          <w:shd w:val="clear" w:color="auto" w:fill="auto"/>
          <w:lang w:val="en-GB"/>
        </w:rPr>
        <w:t xml:space="preserve">, </w:t>
      </w:r>
      <w:r w:rsidRPr="00122B6E">
        <w:rPr>
          <w:rStyle w:val="GivenName"/>
          <w:shd w:val="clear" w:color="auto" w:fill="auto"/>
          <w:lang w:val="en-GB"/>
        </w:rPr>
        <w:t>C.</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Baumann</w:t>
      </w:r>
      <w:r w:rsidRPr="00122B6E">
        <w:rPr>
          <w:rStyle w:val="Author"/>
          <w:shd w:val="clear" w:color="auto" w:fill="auto"/>
          <w:lang w:val="en-GB"/>
        </w:rPr>
        <w:t xml:space="preserve">, </w:t>
      </w:r>
      <w:r w:rsidRPr="00122B6E">
        <w:rPr>
          <w:rStyle w:val="GivenName"/>
          <w:shd w:val="clear" w:color="auto" w:fill="auto"/>
          <w:lang w:val="en-GB"/>
        </w:rPr>
        <w:t>A</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(2022)</w:t>
      </w:r>
      <w:r w:rsidRPr="00122B6E">
        <w:rPr>
          <w:lang w:val="en-GB"/>
        </w:rPr>
        <w:t>.</w:t>
      </w:r>
      <w:r w:rsidRPr="00122B6E">
        <w:rPr>
          <w:rStyle w:val="ArtlTitle"/>
          <w:shd w:val="clear" w:color="auto" w:fill="auto"/>
          <w:lang w:val="en-GB"/>
        </w:rPr>
        <w:t xml:space="preserve"> </w:t>
      </w:r>
      <w:r w:rsidR="001A3195">
        <w:rPr>
          <w:rStyle w:val="ArtlTitle"/>
          <w:shd w:val="clear" w:color="auto" w:fill="auto"/>
          <w:lang w:val="en-GB"/>
        </w:rPr>
        <w:t>‘</w:t>
      </w:r>
      <w:r w:rsidRPr="00122B6E">
        <w:rPr>
          <w:rStyle w:val="ArtlTitle"/>
          <w:shd w:val="clear" w:color="auto" w:fill="auto"/>
          <w:lang w:val="en-GB"/>
        </w:rPr>
        <w:t>What is old is new again: Global issues</w:t>
      </w:r>
      <w:r w:rsidR="00907458" w:rsidRPr="00122B6E">
        <w:rPr>
          <w:rStyle w:val="ArtlTitle"/>
          <w:shd w:val="clear" w:color="auto" w:fill="auto"/>
          <w:lang w:val="en-GB"/>
        </w:rPr>
        <w:t xml:space="preserve"> </w:t>
      </w:r>
      <w:r w:rsidRPr="00122B6E">
        <w:rPr>
          <w:rStyle w:val="ArtlTitle"/>
          <w:shd w:val="clear" w:color="auto" w:fill="auto"/>
          <w:lang w:val="en-GB"/>
        </w:rPr>
        <w:t>influencing workers and their work in long-term care</w:t>
      </w:r>
      <w:r w:rsidR="001A3195">
        <w:rPr>
          <w:rStyle w:val="ArtlTitle"/>
          <w:shd w:val="clear" w:color="auto" w:fill="auto"/>
          <w:lang w:val="en-GB"/>
        </w:rPr>
        <w:t>’,</w:t>
      </w:r>
      <w:r w:rsidRPr="00122B6E">
        <w:rPr>
          <w:lang w:val="en-GB"/>
        </w:rPr>
        <w:t xml:space="preserve"> </w:t>
      </w:r>
      <w:r w:rsidR="00BD3D9B" w:rsidRPr="00122B6E">
        <w:rPr>
          <w:rStyle w:val="JournalTitle"/>
          <w:i/>
          <w:shd w:val="clear" w:color="auto" w:fill="auto"/>
          <w:lang w:val="en-GB"/>
        </w:rPr>
        <w:t>Healthcare Policy</w:t>
      </w:r>
      <w:r w:rsidR="00BD3D9B" w:rsidRPr="00212084">
        <w:rPr>
          <w:rStyle w:val="JournalTitle"/>
          <w:iCs/>
          <w:shd w:val="clear" w:color="auto" w:fill="auto"/>
          <w:lang w:val="en-GB"/>
        </w:rPr>
        <w:t xml:space="preserve">, </w:t>
      </w:r>
      <w:r w:rsidR="00BD3D9B" w:rsidRPr="00212084">
        <w:rPr>
          <w:rStyle w:val="Volume"/>
          <w:iCs/>
          <w:shd w:val="clear" w:color="auto" w:fill="auto"/>
          <w:lang w:val="en-GB"/>
        </w:rPr>
        <w:t>17</w:t>
      </w:r>
      <w:r w:rsidRPr="00122B6E">
        <w:rPr>
          <w:lang w:val="en-GB"/>
        </w:rPr>
        <w:t xml:space="preserve">, </w:t>
      </w:r>
      <w:r w:rsidR="00123ABA">
        <w:rPr>
          <w:lang w:val="en-GB"/>
        </w:rPr>
        <w:t xml:space="preserve">pp. </w:t>
      </w:r>
      <w:r w:rsidRPr="00122B6E">
        <w:rPr>
          <w:rStyle w:val="FirstPage"/>
          <w:shd w:val="clear" w:color="auto" w:fill="auto"/>
          <w:lang w:val="en-GB"/>
        </w:rPr>
        <w:t>66</w:t>
      </w:r>
      <w:r w:rsidRPr="00122B6E">
        <w:rPr>
          <w:lang w:val="en-GB"/>
        </w:rPr>
        <w:t>–</w:t>
      </w:r>
      <w:r w:rsidRPr="00122B6E">
        <w:rPr>
          <w:rStyle w:val="LastPage"/>
          <w:shd w:val="clear" w:color="auto" w:fill="auto"/>
          <w:lang w:val="en-GB"/>
        </w:rPr>
        <w:t>90</w:t>
      </w:r>
      <w:r w:rsidRPr="00122B6E">
        <w:rPr>
          <w:lang w:val="en-GB"/>
        </w:rPr>
        <w:t xml:space="preserve">. </w:t>
      </w:r>
      <w:r w:rsidR="009D2D8E">
        <w:rPr>
          <w:lang w:val="en-GB"/>
        </w:rPr>
        <w:t xml:space="preserve">Available at: </w:t>
      </w:r>
      <w:r w:rsidRPr="00122B6E">
        <w:rPr>
          <w:rStyle w:val="DOI"/>
          <w:shd w:val="clear" w:color="auto" w:fill="auto"/>
          <w:lang w:val="en-GB"/>
        </w:rPr>
        <w:t>https://doi.org/10.12927/hcpol.2022.26853</w:t>
      </w:r>
    </w:p>
    <w:p w14:paraId="210F34BC" w14:textId="69E32653" w:rsidR="00BD3D9B" w:rsidRPr="00122B6E" w:rsidRDefault="008E1A28" w:rsidP="00122B6E">
      <w:pPr>
        <w:pStyle w:val="ReferencesJN"/>
        <w:shd w:val="clear" w:color="000000" w:fill="auto"/>
        <w:rPr>
          <w:lang w:val="en-GB"/>
        </w:rPr>
      </w:pPr>
      <w:bookmarkStart w:id="255" w:name="Blatter_et_al__2024"/>
      <w:bookmarkEnd w:id="254"/>
      <w:r w:rsidRPr="00122B6E">
        <w:rPr>
          <w:rStyle w:val="SurName"/>
          <w:shd w:val="clear" w:color="auto" w:fill="auto"/>
          <w:lang w:val="en-GB"/>
        </w:rPr>
        <w:t>Blatter</w:t>
      </w:r>
      <w:r w:rsidRPr="00122B6E">
        <w:rPr>
          <w:rStyle w:val="Author"/>
          <w:shd w:val="clear" w:color="auto" w:fill="auto"/>
          <w:lang w:val="en-GB"/>
        </w:rPr>
        <w:t xml:space="preserve">, </w:t>
      </w:r>
      <w:r w:rsidRPr="00122B6E">
        <w:rPr>
          <w:rStyle w:val="GivenName"/>
          <w:shd w:val="clear" w:color="auto" w:fill="auto"/>
          <w:lang w:val="en-GB"/>
        </w:rPr>
        <w:t>C.</w:t>
      </w:r>
      <w:r w:rsidRPr="00122B6E">
        <w:rPr>
          <w:rStyle w:val="Author"/>
          <w:shd w:val="clear" w:color="auto" w:fill="auto"/>
          <w:lang w:val="en-GB"/>
        </w:rPr>
        <w:t xml:space="preserve">, </w:t>
      </w:r>
      <w:r w:rsidRPr="00122B6E">
        <w:rPr>
          <w:rStyle w:val="SurName"/>
          <w:shd w:val="clear" w:color="auto" w:fill="auto"/>
          <w:lang w:val="en-GB"/>
        </w:rPr>
        <w:t>Osińska</w:t>
      </w:r>
      <w:r w:rsidRPr="00122B6E">
        <w:rPr>
          <w:rStyle w:val="Author"/>
          <w:shd w:val="clear" w:color="auto" w:fill="auto"/>
          <w:lang w:val="en-GB"/>
        </w:rPr>
        <w:t xml:space="preserve">, </w:t>
      </w:r>
      <w:r w:rsidRPr="00122B6E">
        <w:rPr>
          <w:rStyle w:val="GivenName"/>
          <w:shd w:val="clear" w:color="auto" w:fill="auto"/>
          <w:lang w:val="en-GB"/>
        </w:rPr>
        <w:t>M.</w:t>
      </w:r>
      <w:r w:rsidRPr="00122B6E">
        <w:rPr>
          <w:rStyle w:val="Author"/>
          <w:shd w:val="clear" w:color="auto" w:fill="auto"/>
          <w:lang w:val="en-GB"/>
        </w:rPr>
        <w:t xml:space="preserve">, </w:t>
      </w:r>
      <w:r w:rsidRPr="00122B6E">
        <w:rPr>
          <w:rStyle w:val="SurName"/>
          <w:shd w:val="clear" w:color="auto" w:fill="auto"/>
          <w:lang w:val="en-GB"/>
        </w:rPr>
        <w:t>Simon</w:t>
      </w:r>
      <w:r w:rsidRPr="00122B6E">
        <w:rPr>
          <w:rStyle w:val="Author"/>
          <w:shd w:val="clear" w:color="auto" w:fill="auto"/>
          <w:lang w:val="en-GB"/>
        </w:rPr>
        <w:t xml:space="preserve">, </w:t>
      </w:r>
      <w:r w:rsidRPr="00122B6E">
        <w:rPr>
          <w:rStyle w:val="GivenName"/>
          <w:shd w:val="clear" w:color="auto" w:fill="auto"/>
          <w:lang w:val="en-GB"/>
        </w:rPr>
        <w:t>M.</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Zúñiga</w:t>
      </w:r>
      <w:r w:rsidRPr="00122B6E">
        <w:rPr>
          <w:rStyle w:val="Author"/>
          <w:shd w:val="clear" w:color="auto" w:fill="auto"/>
          <w:lang w:val="en-GB"/>
        </w:rPr>
        <w:t xml:space="preserve">, </w:t>
      </w:r>
      <w:r w:rsidRPr="00122B6E">
        <w:rPr>
          <w:rStyle w:val="GivenName"/>
          <w:shd w:val="clear" w:color="auto" w:fill="auto"/>
          <w:lang w:val="en-GB"/>
        </w:rPr>
        <w:t>F</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(2024</w:t>
      </w:r>
      <w:r w:rsidR="00B61238">
        <w:rPr>
          <w:rStyle w:val="Year"/>
          <w:shd w:val="clear" w:color="auto" w:fill="auto"/>
          <w:lang w:val="en-GB"/>
        </w:rPr>
        <w:t>) ‘</w:t>
      </w:r>
      <w:r w:rsidRPr="00122B6E">
        <w:rPr>
          <w:rStyle w:val="ArtlTitle"/>
          <w:shd w:val="clear" w:color="auto" w:fill="auto"/>
          <w:lang w:val="en-GB"/>
        </w:rPr>
        <w:t>The relationship between nursing</w:t>
      </w:r>
      <w:r w:rsidR="00907458" w:rsidRPr="00122B6E">
        <w:rPr>
          <w:rStyle w:val="ArtlTitle"/>
          <w:shd w:val="clear" w:color="auto" w:fill="auto"/>
          <w:lang w:val="en-GB"/>
        </w:rPr>
        <w:t xml:space="preserve"> </w:t>
      </w:r>
      <w:r w:rsidRPr="00122B6E">
        <w:rPr>
          <w:rStyle w:val="ArtlTitle"/>
          <w:shd w:val="clear" w:color="auto" w:fill="auto"/>
          <w:lang w:val="en-GB"/>
        </w:rPr>
        <w:t>home staffing and resident safety outcomes: A systematic review of reviews</w:t>
      </w:r>
      <w:r w:rsidR="00657DB0">
        <w:rPr>
          <w:lang w:val="en-GB"/>
        </w:rPr>
        <w:t xml:space="preserve">’, </w:t>
      </w:r>
      <w:r w:rsidR="00BD3D9B" w:rsidRPr="00122B6E">
        <w:rPr>
          <w:rStyle w:val="JournalTitle"/>
          <w:i/>
          <w:shd w:val="clear" w:color="auto" w:fill="auto"/>
          <w:lang w:val="en-GB"/>
        </w:rPr>
        <w:t xml:space="preserve">International </w:t>
      </w:r>
      <w:r w:rsidR="00212084">
        <w:rPr>
          <w:rStyle w:val="JournalTitle"/>
          <w:i/>
          <w:shd w:val="clear" w:color="auto" w:fill="auto"/>
          <w:lang w:val="en-GB"/>
        </w:rPr>
        <w:t>J</w:t>
      </w:r>
      <w:r w:rsidR="00BD3D9B" w:rsidRPr="00122B6E">
        <w:rPr>
          <w:rStyle w:val="JournalTitle"/>
          <w:i/>
          <w:shd w:val="clear" w:color="auto" w:fill="auto"/>
          <w:lang w:val="en-GB"/>
        </w:rPr>
        <w:t xml:space="preserve">ournal of </w:t>
      </w:r>
      <w:r w:rsidR="00212084">
        <w:rPr>
          <w:rStyle w:val="JournalTitle"/>
          <w:i/>
          <w:shd w:val="clear" w:color="auto" w:fill="auto"/>
          <w:lang w:val="en-GB"/>
        </w:rPr>
        <w:t>N</w:t>
      </w:r>
      <w:r w:rsidR="00BD3D9B" w:rsidRPr="00122B6E">
        <w:rPr>
          <w:rStyle w:val="JournalTitle"/>
          <w:i/>
          <w:shd w:val="clear" w:color="auto" w:fill="auto"/>
          <w:lang w:val="en-GB"/>
        </w:rPr>
        <w:t xml:space="preserve">ursing </w:t>
      </w:r>
      <w:r w:rsidR="00212084">
        <w:rPr>
          <w:rStyle w:val="JournalTitle"/>
          <w:i/>
          <w:shd w:val="clear" w:color="auto" w:fill="auto"/>
          <w:lang w:val="en-GB"/>
        </w:rPr>
        <w:t>S</w:t>
      </w:r>
      <w:r w:rsidR="00BD3D9B" w:rsidRPr="00122B6E">
        <w:rPr>
          <w:rStyle w:val="JournalTitle"/>
          <w:i/>
          <w:shd w:val="clear" w:color="auto" w:fill="auto"/>
          <w:lang w:val="en-GB"/>
        </w:rPr>
        <w:t>tudies</w:t>
      </w:r>
      <w:r w:rsidR="00BD3D9B" w:rsidRPr="00212084">
        <w:rPr>
          <w:rStyle w:val="JournalTitle"/>
          <w:iCs/>
          <w:shd w:val="clear" w:color="auto" w:fill="auto"/>
          <w:lang w:val="en-GB"/>
        </w:rPr>
        <w:t xml:space="preserve">, </w:t>
      </w:r>
      <w:r w:rsidR="00BD3D9B" w:rsidRPr="00212084">
        <w:rPr>
          <w:rStyle w:val="Volume"/>
          <w:iCs/>
          <w:shd w:val="clear" w:color="auto" w:fill="auto"/>
          <w:lang w:val="en-GB"/>
        </w:rPr>
        <w:t>150</w:t>
      </w:r>
      <w:r w:rsidRPr="00122B6E">
        <w:rPr>
          <w:lang w:val="en-GB"/>
        </w:rPr>
        <w:t xml:space="preserve">, </w:t>
      </w:r>
      <w:r w:rsidRPr="00122B6E">
        <w:rPr>
          <w:rStyle w:val="ArtlID"/>
          <w:shd w:val="clear" w:color="auto" w:fill="auto"/>
          <w:lang w:val="en-GB"/>
        </w:rPr>
        <w:t>104641</w:t>
      </w:r>
      <w:r w:rsidRPr="00122B6E">
        <w:rPr>
          <w:lang w:val="en-GB"/>
        </w:rPr>
        <w:t xml:space="preserve">. </w:t>
      </w:r>
      <w:r w:rsidR="009D2D8E">
        <w:rPr>
          <w:lang w:val="en-GB"/>
        </w:rPr>
        <w:t xml:space="preserve">Available at: </w:t>
      </w:r>
      <w:r w:rsidRPr="00122B6E">
        <w:rPr>
          <w:rStyle w:val="DOI"/>
          <w:shd w:val="clear" w:color="auto" w:fill="auto"/>
          <w:lang w:val="en-GB"/>
        </w:rPr>
        <w:t>https://doi.org/10.1016/j.ijnurstu.2023.104641</w:t>
      </w:r>
    </w:p>
    <w:p w14:paraId="069174C2" w14:textId="2FC566B6" w:rsidR="00BD3D9B" w:rsidRPr="00122B6E" w:rsidRDefault="003D5496" w:rsidP="00122B6E">
      <w:pPr>
        <w:pStyle w:val="ReferencesJN"/>
        <w:shd w:val="clear" w:color="000000" w:fill="auto"/>
        <w:rPr>
          <w:lang w:val="en-GB"/>
        </w:rPr>
      </w:pPr>
      <w:bookmarkStart w:id="256" w:name="Boscart_et_al__2019"/>
      <w:bookmarkEnd w:id="255"/>
      <w:r w:rsidRPr="00122B6E">
        <w:rPr>
          <w:rStyle w:val="SurName"/>
          <w:shd w:val="clear" w:color="auto" w:fill="auto"/>
          <w:lang w:val="en-GB"/>
        </w:rPr>
        <w:t>Boscart</w:t>
      </w:r>
      <w:r w:rsidRPr="00122B6E">
        <w:rPr>
          <w:rStyle w:val="Author"/>
          <w:shd w:val="clear" w:color="auto" w:fill="auto"/>
          <w:lang w:val="en-GB"/>
        </w:rPr>
        <w:t xml:space="preserve">, </w:t>
      </w:r>
      <w:r w:rsidRPr="00122B6E">
        <w:rPr>
          <w:rStyle w:val="GivenName"/>
          <w:shd w:val="clear" w:color="auto" w:fill="auto"/>
          <w:lang w:val="en-GB"/>
        </w:rPr>
        <w:t>V.</w:t>
      </w:r>
      <w:r w:rsidRPr="00122B6E">
        <w:rPr>
          <w:rStyle w:val="Author"/>
          <w:shd w:val="clear" w:color="auto" w:fill="auto"/>
          <w:lang w:val="en-GB"/>
        </w:rPr>
        <w:t xml:space="preserve">, </w:t>
      </w:r>
      <w:r w:rsidRPr="00122B6E">
        <w:rPr>
          <w:rStyle w:val="SurName"/>
          <w:shd w:val="clear" w:color="auto" w:fill="auto"/>
          <w:lang w:val="en-GB"/>
        </w:rPr>
        <w:t>d</w:t>
      </w:r>
      <w:r w:rsidR="00BD3D9B" w:rsidRPr="00122B6E">
        <w:rPr>
          <w:rStyle w:val="SurName"/>
          <w:shd w:val="clear" w:color="auto" w:fill="auto"/>
          <w:lang w:val="en-GB"/>
        </w:rPr>
        <w:t>’</w:t>
      </w:r>
      <w:r w:rsidRPr="00122B6E">
        <w:rPr>
          <w:rStyle w:val="SurName"/>
          <w:shd w:val="clear" w:color="auto" w:fill="auto"/>
          <w:lang w:val="en-GB"/>
        </w:rPr>
        <w:t>Avernas</w:t>
      </w:r>
      <w:r w:rsidRPr="00122B6E">
        <w:rPr>
          <w:rStyle w:val="Author"/>
          <w:shd w:val="clear" w:color="auto" w:fill="auto"/>
          <w:lang w:val="en-GB"/>
        </w:rPr>
        <w:t xml:space="preserve">, </w:t>
      </w:r>
      <w:r w:rsidRPr="00122B6E">
        <w:rPr>
          <w:rStyle w:val="GivenName"/>
          <w:shd w:val="clear" w:color="auto" w:fill="auto"/>
          <w:lang w:val="en-GB"/>
        </w:rPr>
        <w:t>J.</w:t>
      </w:r>
      <w:r w:rsidRPr="00122B6E">
        <w:rPr>
          <w:rStyle w:val="Author"/>
          <w:shd w:val="clear" w:color="auto" w:fill="auto"/>
          <w:lang w:val="en-GB"/>
        </w:rPr>
        <w:t xml:space="preserve">, </w:t>
      </w:r>
      <w:r w:rsidRPr="00122B6E">
        <w:rPr>
          <w:rStyle w:val="SurName"/>
          <w:shd w:val="clear" w:color="auto" w:fill="auto"/>
          <w:lang w:val="en-GB"/>
        </w:rPr>
        <w:t>van der Horst</w:t>
      </w:r>
      <w:r w:rsidRPr="00122B6E">
        <w:rPr>
          <w:rStyle w:val="Author"/>
          <w:shd w:val="clear" w:color="auto" w:fill="auto"/>
          <w:lang w:val="en-GB"/>
        </w:rPr>
        <w:t xml:space="preserve">, </w:t>
      </w:r>
      <w:r w:rsidRPr="00122B6E">
        <w:rPr>
          <w:rStyle w:val="GivenName"/>
          <w:shd w:val="clear" w:color="auto" w:fill="auto"/>
          <w:lang w:val="en-GB"/>
        </w:rPr>
        <w:t>M.L.</w:t>
      </w:r>
      <w:r w:rsidRPr="00122B6E">
        <w:rPr>
          <w:rStyle w:val="Author"/>
          <w:shd w:val="clear" w:color="auto" w:fill="auto"/>
          <w:lang w:val="en-GB"/>
        </w:rPr>
        <w:t xml:space="preserve">, </w:t>
      </w:r>
      <w:r w:rsidRPr="00122B6E">
        <w:rPr>
          <w:rStyle w:val="SurName"/>
          <w:shd w:val="clear" w:color="auto" w:fill="auto"/>
          <w:lang w:val="en-GB"/>
        </w:rPr>
        <w:t>Garbutt</w:t>
      </w:r>
      <w:r w:rsidRPr="00122B6E">
        <w:rPr>
          <w:rStyle w:val="Author"/>
          <w:shd w:val="clear" w:color="auto" w:fill="auto"/>
          <w:lang w:val="en-GB"/>
        </w:rPr>
        <w:t xml:space="preserve">, </w:t>
      </w:r>
      <w:r w:rsidRPr="00122B6E">
        <w:rPr>
          <w:rStyle w:val="GivenName"/>
          <w:shd w:val="clear" w:color="auto" w:fill="auto"/>
          <w:lang w:val="en-GB"/>
        </w:rPr>
        <w:t>K.</w:t>
      </w:r>
      <w:r w:rsidRPr="00122B6E">
        <w:rPr>
          <w:rStyle w:val="Author"/>
          <w:shd w:val="clear" w:color="auto" w:fill="auto"/>
          <w:lang w:val="en-GB"/>
        </w:rPr>
        <w:t xml:space="preserve">, </w:t>
      </w:r>
      <w:r w:rsidRPr="00122B6E">
        <w:rPr>
          <w:rStyle w:val="SurName"/>
          <w:shd w:val="clear" w:color="auto" w:fill="auto"/>
          <w:lang w:val="en-GB"/>
        </w:rPr>
        <w:t>Sheiban Taucar</w:t>
      </w:r>
      <w:r w:rsidRPr="00122B6E">
        <w:rPr>
          <w:rStyle w:val="Author"/>
          <w:shd w:val="clear" w:color="auto" w:fill="auto"/>
          <w:lang w:val="en-GB"/>
        </w:rPr>
        <w:t xml:space="preserve">, </w:t>
      </w:r>
      <w:r w:rsidRPr="00122B6E">
        <w:rPr>
          <w:rStyle w:val="GivenName"/>
          <w:shd w:val="clear" w:color="auto" w:fill="auto"/>
          <w:lang w:val="en-GB"/>
        </w:rPr>
        <w:t>L.</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Raasok</w:t>
      </w:r>
      <w:r w:rsidRPr="00122B6E">
        <w:rPr>
          <w:rStyle w:val="Author"/>
          <w:shd w:val="clear" w:color="auto" w:fill="auto"/>
          <w:lang w:val="en-GB"/>
        </w:rPr>
        <w:t xml:space="preserve">, </w:t>
      </w:r>
      <w:r w:rsidRPr="00122B6E">
        <w:rPr>
          <w:rStyle w:val="GivenName"/>
          <w:shd w:val="clear" w:color="auto" w:fill="auto"/>
          <w:lang w:val="en-GB"/>
        </w:rPr>
        <w:t>M</w:t>
      </w:r>
      <w:r w:rsidRPr="00122B6E">
        <w:rPr>
          <w:rStyle w:val="Author"/>
          <w:shd w:val="clear" w:color="auto" w:fill="auto"/>
          <w:lang w:val="en-GB"/>
        </w:rPr>
        <w:t>.</w:t>
      </w:r>
      <w:r w:rsidR="00907458" w:rsidRPr="00122B6E">
        <w:rPr>
          <w:lang w:val="en-GB"/>
        </w:rPr>
        <w:t xml:space="preserve"> </w:t>
      </w:r>
      <w:r w:rsidRPr="00122B6E">
        <w:rPr>
          <w:rStyle w:val="Year"/>
          <w:shd w:val="clear" w:color="auto" w:fill="auto"/>
          <w:lang w:val="en-GB"/>
        </w:rPr>
        <w:t>(2019</w:t>
      </w:r>
      <w:r w:rsidR="00B61238">
        <w:rPr>
          <w:rStyle w:val="Year"/>
          <w:shd w:val="clear" w:color="auto" w:fill="auto"/>
          <w:lang w:val="en-GB"/>
        </w:rPr>
        <w:t>) ‘</w:t>
      </w:r>
      <w:r w:rsidRPr="00122B6E">
        <w:rPr>
          <w:rStyle w:val="ArtlTitle"/>
          <w:shd w:val="clear" w:color="auto" w:fill="auto"/>
          <w:lang w:val="en-GB"/>
        </w:rPr>
        <w:t>Shared learning environments for unregulated care provider education in long-term care: Innovative approaches and key considerations</w:t>
      </w:r>
      <w:r w:rsidR="00657DB0">
        <w:rPr>
          <w:lang w:val="en-GB"/>
        </w:rPr>
        <w:t xml:space="preserve">’, </w:t>
      </w:r>
      <w:r w:rsidR="00BD3D9B" w:rsidRPr="00122B6E">
        <w:rPr>
          <w:rStyle w:val="JournalTitle"/>
          <w:i/>
          <w:shd w:val="clear" w:color="auto" w:fill="auto"/>
          <w:lang w:val="en-GB"/>
        </w:rPr>
        <w:t>Gerontology &amp; Geriatrics Education</w:t>
      </w:r>
      <w:r w:rsidR="00BD3D9B" w:rsidRPr="00212084">
        <w:rPr>
          <w:rStyle w:val="JournalTitle"/>
          <w:iCs/>
          <w:shd w:val="clear" w:color="auto" w:fill="auto"/>
          <w:lang w:val="en-GB"/>
        </w:rPr>
        <w:t xml:space="preserve">, </w:t>
      </w:r>
      <w:r w:rsidR="00BD3D9B" w:rsidRPr="00212084">
        <w:rPr>
          <w:rStyle w:val="Volume"/>
          <w:iCs/>
          <w:shd w:val="clear" w:color="auto" w:fill="auto"/>
          <w:lang w:val="en-GB"/>
        </w:rPr>
        <w:t>18</w:t>
      </w:r>
      <w:r w:rsidRPr="00122B6E">
        <w:rPr>
          <w:lang w:val="en-GB"/>
        </w:rPr>
        <w:t xml:space="preserve">, </w:t>
      </w:r>
      <w:r w:rsidR="00123ABA">
        <w:rPr>
          <w:lang w:val="en-GB"/>
        </w:rPr>
        <w:t xml:space="preserve">pp. </w:t>
      </w:r>
      <w:r w:rsidRPr="00122B6E">
        <w:rPr>
          <w:rStyle w:val="FirstPage"/>
          <w:shd w:val="clear" w:color="auto" w:fill="auto"/>
          <w:lang w:val="en-GB"/>
        </w:rPr>
        <w:t>1</w:t>
      </w:r>
      <w:r w:rsidRPr="00122B6E">
        <w:rPr>
          <w:lang w:val="en-GB"/>
        </w:rPr>
        <w:t>–</w:t>
      </w:r>
      <w:r w:rsidRPr="00122B6E">
        <w:rPr>
          <w:rStyle w:val="LastPage"/>
          <w:shd w:val="clear" w:color="auto" w:fill="auto"/>
          <w:lang w:val="en-GB"/>
        </w:rPr>
        <w:t>9</w:t>
      </w:r>
      <w:r w:rsidRPr="00122B6E">
        <w:rPr>
          <w:lang w:val="en-GB"/>
        </w:rPr>
        <w:t xml:space="preserve">. </w:t>
      </w:r>
      <w:r w:rsidR="009D2D8E">
        <w:rPr>
          <w:lang w:val="en-GB"/>
        </w:rPr>
        <w:t xml:space="preserve">Available at: </w:t>
      </w:r>
      <w:r w:rsidRPr="00122B6E">
        <w:rPr>
          <w:rStyle w:val="DOI"/>
          <w:shd w:val="clear" w:color="auto" w:fill="auto"/>
          <w:lang w:val="en-GB"/>
        </w:rPr>
        <w:t>https://doi.org/10.1080/02701960.2019.1645015</w:t>
      </w:r>
      <w:del w:id="257" w:author="Raja Pari" w:date="2026-04-01T20:48:00Z" w16du:dateUtc="2026-04-01T15:18:00Z">
        <w:r w:rsidRPr="00122B6E" w:rsidDel="001D0208">
          <w:rPr>
            <w:lang w:val="en-GB"/>
          </w:rPr>
          <w:delText>.</w:delText>
        </w:r>
      </w:del>
    </w:p>
    <w:p w14:paraId="13AE4744" w14:textId="559CCD1F" w:rsidR="00BD3D9B" w:rsidRPr="00122B6E" w:rsidRDefault="003D5496" w:rsidP="00122B6E">
      <w:pPr>
        <w:pStyle w:val="ReferencesWE"/>
        <w:shd w:val="clear" w:color="000000" w:fill="auto"/>
        <w:rPr>
          <w:rFonts w:eastAsia="Times New Roman"/>
          <w:lang w:val="en-GB"/>
        </w:rPr>
      </w:pPr>
      <w:bookmarkStart w:id="258" w:name="Bradley_et_al__2019"/>
      <w:bookmarkEnd w:id="256"/>
      <w:r w:rsidRPr="00122B6E">
        <w:rPr>
          <w:rStyle w:val="SurName"/>
          <w:shd w:val="clear" w:color="auto" w:fill="auto"/>
          <w:lang w:val="en-GB"/>
        </w:rPr>
        <w:t>Bradley</w:t>
      </w:r>
      <w:r w:rsidRPr="00122B6E">
        <w:rPr>
          <w:rStyle w:val="Author"/>
          <w:shd w:val="clear" w:color="auto" w:fill="auto"/>
          <w:lang w:val="en-GB"/>
        </w:rPr>
        <w:t xml:space="preserve">, </w:t>
      </w:r>
      <w:r w:rsidRPr="00122B6E">
        <w:rPr>
          <w:rStyle w:val="GivenName"/>
          <w:shd w:val="clear" w:color="auto" w:fill="auto"/>
          <w:lang w:val="en-GB"/>
        </w:rPr>
        <w:t>S.</w:t>
      </w:r>
      <w:r w:rsidRPr="00122B6E">
        <w:rPr>
          <w:rStyle w:val="Author"/>
          <w:shd w:val="clear" w:color="auto" w:fill="auto"/>
          <w:lang w:val="en-GB"/>
        </w:rPr>
        <w:t xml:space="preserve">, </w:t>
      </w:r>
      <w:r w:rsidRPr="00122B6E">
        <w:rPr>
          <w:rStyle w:val="SurName"/>
          <w:shd w:val="clear" w:color="auto" w:fill="auto"/>
          <w:lang w:val="en-GB"/>
        </w:rPr>
        <w:t>McWhinney</w:t>
      </w:r>
      <w:r w:rsidRPr="00122B6E">
        <w:rPr>
          <w:rStyle w:val="Author"/>
          <w:shd w:val="clear" w:color="auto" w:fill="auto"/>
          <w:lang w:val="en-GB"/>
        </w:rPr>
        <w:t xml:space="preserve">, </w:t>
      </w:r>
      <w:r w:rsidRPr="00122B6E">
        <w:rPr>
          <w:rStyle w:val="GivenName"/>
          <w:shd w:val="clear" w:color="auto" w:fill="auto"/>
          <w:lang w:val="en-GB"/>
        </w:rPr>
        <w:t>T.</w:t>
      </w:r>
      <w:r w:rsidRPr="00122B6E">
        <w:rPr>
          <w:rStyle w:val="Author"/>
          <w:shd w:val="clear" w:color="auto" w:fill="auto"/>
          <w:lang w:val="en-GB"/>
        </w:rPr>
        <w:t xml:space="preserve">, </w:t>
      </w:r>
      <w:r w:rsidRPr="00122B6E">
        <w:rPr>
          <w:rStyle w:val="SurName"/>
          <w:shd w:val="clear" w:color="auto" w:fill="auto"/>
          <w:lang w:val="en-GB"/>
        </w:rPr>
        <w:t>Barclay</w:t>
      </w:r>
      <w:r w:rsidRPr="00122B6E">
        <w:rPr>
          <w:rStyle w:val="Author"/>
          <w:shd w:val="clear" w:color="auto" w:fill="auto"/>
          <w:lang w:val="en-GB"/>
        </w:rPr>
        <w:t xml:space="preserve">, </w:t>
      </w:r>
      <w:r w:rsidRPr="00122B6E">
        <w:rPr>
          <w:rStyle w:val="GivenName"/>
          <w:shd w:val="clear" w:color="auto" w:fill="auto"/>
          <w:lang w:val="en-GB"/>
        </w:rPr>
        <w:t>A.</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Jensen</w:t>
      </w:r>
      <w:r w:rsidRPr="00122B6E">
        <w:rPr>
          <w:rStyle w:val="Author"/>
          <w:shd w:val="clear" w:color="auto" w:fill="auto"/>
          <w:lang w:val="en-GB"/>
        </w:rPr>
        <w:t xml:space="preserve">, </w:t>
      </w:r>
      <w:r w:rsidRPr="00122B6E">
        <w:rPr>
          <w:rStyle w:val="GivenName"/>
          <w:shd w:val="clear" w:color="auto" w:fill="auto"/>
          <w:lang w:val="en-GB"/>
        </w:rPr>
        <w:t>K</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(2019</w:t>
      </w:r>
      <w:r w:rsidR="00B61238">
        <w:rPr>
          <w:rStyle w:val="Year"/>
          <w:shd w:val="clear" w:color="auto" w:fill="auto"/>
          <w:lang w:val="en-GB"/>
        </w:rPr>
        <w:t>) ‘</w:t>
      </w:r>
      <w:r w:rsidRPr="00122B6E">
        <w:rPr>
          <w:rStyle w:val="OtherTitle"/>
          <w:shd w:val="clear" w:color="auto" w:fill="auto"/>
          <w:lang w:val="en-GB"/>
        </w:rPr>
        <w:t>Crumbling away: Saskatchewan</w:t>
      </w:r>
      <w:r w:rsidR="00907458" w:rsidRPr="00122B6E">
        <w:rPr>
          <w:rStyle w:val="OtherTitle"/>
          <w:shd w:val="clear" w:color="auto" w:fill="auto"/>
          <w:lang w:val="en-GB"/>
        </w:rPr>
        <w:t xml:space="preserve"> </w:t>
      </w:r>
      <w:r w:rsidRPr="00122B6E">
        <w:rPr>
          <w:rStyle w:val="OtherTitle"/>
          <w:shd w:val="clear" w:color="auto" w:fill="auto"/>
          <w:lang w:val="en-GB"/>
        </w:rPr>
        <w:t>long-term residential care policy and its consequences</w:t>
      </w:r>
      <w:r w:rsidR="00657DB0">
        <w:rPr>
          <w:rStyle w:val="OtherTitle"/>
          <w:shd w:val="clear" w:color="auto" w:fill="auto"/>
          <w:lang w:val="en-GB"/>
        </w:rPr>
        <w:t xml:space="preserve">’, </w:t>
      </w:r>
      <w:r w:rsidR="00BD3D9B" w:rsidRPr="00122B6E">
        <w:rPr>
          <w:rStyle w:val="OtherTitle"/>
          <w:i/>
          <w:shd w:val="clear" w:color="auto" w:fill="auto"/>
          <w:lang w:val="en-GB"/>
        </w:rPr>
        <w:t>CUPE Saskatchewan.</w:t>
      </w:r>
      <w:r w:rsidR="00BD3D9B" w:rsidRPr="00122B6E">
        <w:rPr>
          <w:rFonts w:eastAsia="Times New Roman"/>
          <w:lang w:val="en-GB"/>
        </w:rPr>
        <w:t xml:space="preserve"> </w:t>
      </w:r>
      <w:r w:rsidR="009D2D8E">
        <w:rPr>
          <w:lang w:val="en-GB"/>
        </w:rPr>
        <w:t xml:space="preserve">Available at: </w:t>
      </w:r>
      <w:r w:rsidR="0033230E" w:rsidRPr="00122B6E">
        <w:rPr>
          <w:rStyle w:val="Web"/>
          <w:shd w:val="clear" w:color="auto" w:fill="auto"/>
          <w:lang w:val="en-GB"/>
        </w:rPr>
        <w:t>https://sk.cupe.ca/files/2019/12/Report_Crumbling_Away_SK_Long-term_Residential_Care_Policy_and_its_Consequences_CUPE_Local_5430_2019_11.pdf</w:t>
      </w:r>
    </w:p>
    <w:p w14:paraId="402109CE" w14:textId="728A47B9" w:rsidR="00BD3D9B" w:rsidRPr="00122B6E" w:rsidRDefault="0033230E" w:rsidP="00122B6E">
      <w:pPr>
        <w:pStyle w:val="ReferencesJN"/>
        <w:shd w:val="clear" w:color="000000" w:fill="auto"/>
        <w:rPr>
          <w:lang w:val="en-GB"/>
        </w:rPr>
      </w:pPr>
      <w:bookmarkStart w:id="259" w:name="Brassolotto_et_al__2020"/>
      <w:bookmarkEnd w:id="258"/>
      <w:r w:rsidRPr="00122B6E">
        <w:rPr>
          <w:rStyle w:val="SurName"/>
          <w:shd w:val="clear" w:color="auto" w:fill="auto"/>
          <w:lang w:val="en-GB"/>
        </w:rPr>
        <w:t>Brassolotto</w:t>
      </w:r>
      <w:r w:rsidRPr="00122B6E">
        <w:rPr>
          <w:rStyle w:val="Author"/>
          <w:shd w:val="clear" w:color="auto" w:fill="auto"/>
          <w:lang w:val="en-GB"/>
        </w:rPr>
        <w:t xml:space="preserve">, </w:t>
      </w:r>
      <w:r w:rsidRPr="00122B6E">
        <w:rPr>
          <w:rStyle w:val="GivenName"/>
          <w:shd w:val="clear" w:color="auto" w:fill="auto"/>
          <w:lang w:val="en-GB"/>
        </w:rPr>
        <w:t>J.</w:t>
      </w:r>
      <w:r w:rsidRPr="00122B6E">
        <w:rPr>
          <w:rStyle w:val="Author"/>
          <w:shd w:val="clear" w:color="auto" w:fill="auto"/>
          <w:lang w:val="en-GB"/>
        </w:rPr>
        <w:t xml:space="preserve">, </w:t>
      </w:r>
      <w:r w:rsidRPr="00122B6E">
        <w:rPr>
          <w:rStyle w:val="SurName"/>
          <w:shd w:val="clear" w:color="auto" w:fill="auto"/>
          <w:lang w:val="en-GB"/>
        </w:rPr>
        <w:t>Caspar</w:t>
      </w:r>
      <w:r w:rsidRPr="00122B6E">
        <w:rPr>
          <w:rStyle w:val="Author"/>
          <w:shd w:val="clear" w:color="auto" w:fill="auto"/>
          <w:lang w:val="en-GB"/>
        </w:rPr>
        <w:t xml:space="preserve">, </w:t>
      </w:r>
      <w:r w:rsidRPr="00122B6E">
        <w:rPr>
          <w:rStyle w:val="GivenName"/>
          <w:shd w:val="clear" w:color="auto" w:fill="auto"/>
          <w:lang w:val="en-GB"/>
        </w:rPr>
        <w:t>S.</w:t>
      </w:r>
      <w:r w:rsidRPr="00122B6E">
        <w:rPr>
          <w:rStyle w:val="Author"/>
          <w:shd w:val="clear" w:color="auto" w:fill="auto"/>
          <w:lang w:val="en-GB"/>
        </w:rPr>
        <w:t xml:space="preserve">, </w:t>
      </w:r>
      <w:r w:rsidRPr="00122B6E">
        <w:rPr>
          <w:rStyle w:val="SurName"/>
          <w:shd w:val="clear" w:color="auto" w:fill="auto"/>
          <w:lang w:val="en-GB"/>
        </w:rPr>
        <w:t>Spenceley</w:t>
      </w:r>
      <w:r w:rsidRPr="00122B6E">
        <w:rPr>
          <w:rStyle w:val="Author"/>
          <w:shd w:val="clear" w:color="auto" w:fill="auto"/>
          <w:lang w:val="en-GB"/>
        </w:rPr>
        <w:t xml:space="preserve">, </w:t>
      </w:r>
      <w:r w:rsidRPr="00122B6E">
        <w:rPr>
          <w:rStyle w:val="GivenName"/>
          <w:shd w:val="clear" w:color="auto" w:fill="auto"/>
          <w:lang w:val="en-GB"/>
        </w:rPr>
        <w:t>S.</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Haney</w:t>
      </w:r>
      <w:r w:rsidRPr="00122B6E">
        <w:rPr>
          <w:rStyle w:val="Author"/>
          <w:shd w:val="clear" w:color="auto" w:fill="auto"/>
          <w:lang w:val="en-GB"/>
        </w:rPr>
        <w:t xml:space="preserve">, </w:t>
      </w:r>
      <w:r w:rsidRPr="00122B6E">
        <w:rPr>
          <w:rStyle w:val="GivenName"/>
          <w:shd w:val="clear" w:color="auto" w:fill="auto"/>
          <w:lang w:val="en-GB"/>
        </w:rPr>
        <w:t>C.-A</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(2020</w:t>
      </w:r>
      <w:r w:rsidR="00B61238">
        <w:rPr>
          <w:rStyle w:val="Year"/>
          <w:shd w:val="clear" w:color="auto" w:fill="auto"/>
          <w:lang w:val="en-GB"/>
        </w:rPr>
        <w:t>) ‘</w:t>
      </w:r>
      <w:r w:rsidRPr="00122B6E">
        <w:rPr>
          <w:rStyle w:val="ArtlTitle"/>
          <w:shd w:val="clear" w:color="auto" w:fill="auto"/>
          <w:lang w:val="en-GB"/>
        </w:rPr>
        <w:t>Long-term care in rural</w:t>
      </w:r>
      <w:r w:rsidR="00907458" w:rsidRPr="00122B6E">
        <w:rPr>
          <w:rStyle w:val="ArtlTitle"/>
          <w:shd w:val="clear" w:color="auto" w:fill="auto"/>
          <w:lang w:val="en-GB"/>
        </w:rPr>
        <w:t xml:space="preserve"> </w:t>
      </w:r>
      <w:r w:rsidRPr="00122B6E">
        <w:rPr>
          <w:rStyle w:val="ArtlTitle"/>
          <w:shd w:val="clear" w:color="auto" w:fill="auto"/>
          <w:lang w:val="en-GB"/>
        </w:rPr>
        <w:t>Alberta: Exploring autonomy and capacity for action</w:t>
      </w:r>
      <w:r w:rsidR="00657DB0">
        <w:rPr>
          <w:rStyle w:val="ArtlTitle"/>
          <w:shd w:val="clear" w:color="auto" w:fill="auto"/>
          <w:lang w:val="en-GB"/>
        </w:rPr>
        <w:t xml:space="preserve">’, </w:t>
      </w:r>
      <w:r w:rsidR="00BD3D9B" w:rsidRPr="00122B6E">
        <w:rPr>
          <w:rStyle w:val="JournalTitle"/>
          <w:i/>
          <w:shd w:val="clear" w:color="auto" w:fill="auto"/>
          <w:lang w:val="en-GB"/>
        </w:rPr>
        <w:t>Journal of Long Term Care</w:t>
      </w:r>
      <w:r w:rsidRPr="00122B6E">
        <w:rPr>
          <w:lang w:val="en-GB"/>
        </w:rPr>
        <w:t xml:space="preserve">, </w:t>
      </w:r>
      <w:r w:rsidR="00123ABA">
        <w:rPr>
          <w:lang w:val="en-GB"/>
        </w:rPr>
        <w:t xml:space="preserve">pp. </w:t>
      </w:r>
      <w:r w:rsidRPr="00122B6E">
        <w:rPr>
          <w:rStyle w:val="FirstPage"/>
          <w:shd w:val="clear" w:color="auto" w:fill="auto"/>
          <w:lang w:val="en-GB"/>
        </w:rPr>
        <w:t>80</w:t>
      </w:r>
      <w:r w:rsidRPr="00122B6E">
        <w:rPr>
          <w:lang w:val="en-GB"/>
        </w:rPr>
        <w:t>–</w:t>
      </w:r>
      <w:r w:rsidRPr="00122B6E">
        <w:rPr>
          <w:rStyle w:val="LastPage"/>
          <w:shd w:val="clear" w:color="auto" w:fill="auto"/>
          <w:lang w:val="en-GB"/>
        </w:rPr>
        <w:t>90</w:t>
      </w:r>
      <w:r w:rsidRPr="00122B6E">
        <w:rPr>
          <w:lang w:val="en-GB"/>
        </w:rPr>
        <w:t xml:space="preserve">. </w:t>
      </w:r>
      <w:r w:rsidR="009D2D8E">
        <w:rPr>
          <w:lang w:val="en-GB"/>
        </w:rPr>
        <w:t xml:space="preserve">Available at: </w:t>
      </w:r>
      <w:r w:rsidRPr="00122B6E">
        <w:rPr>
          <w:rStyle w:val="DOI"/>
          <w:shd w:val="clear" w:color="auto" w:fill="auto"/>
          <w:lang w:val="en-GB"/>
        </w:rPr>
        <w:t>https://doi.org/10.31389/jltc.31</w:t>
      </w:r>
    </w:p>
    <w:p w14:paraId="14C3A009" w14:textId="38660C9A" w:rsidR="00BD3D9B" w:rsidRPr="00122B6E" w:rsidRDefault="003D5496" w:rsidP="00122B6E">
      <w:pPr>
        <w:pStyle w:val="ReferencesJN"/>
        <w:shd w:val="clear" w:color="000000" w:fill="auto"/>
        <w:rPr>
          <w:lang w:val="en-GB"/>
        </w:rPr>
      </w:pPr>
      <w:bookmarkStart w:id="260" w:name="Braun_et_al__2020"/>
      <w:bookmarkEnd w:id="259"/>
      <w:r w:rsidRPr="00122B6E">
        <w:rPr>
          <w:rStyle w:val="SurName"/>
          <w:shd w:val="clear" w:color="auto" w:fill="auto"/>
          <w:lang w:val="en-GB"/>
        </w:rPr>
        <w:t>Braun</w:t>
      </w:r>
      <w:r w:rsidRPr="00122B6E">
        <w:rPr>
          <w:rStyle w:val="Author"/>
          <w:shd w:val="clear" w:color="auto" w:fill="auto"/>
          <w:lang w:val="en-GB"/>
        </w:rPr>
        <w:t xml:space="preserve">, </w:t>
      </w:r>
      <w:r w:rsidRPr="00122B6E">
        <w:rPr>
          <w:rStyle w:val="GivenName"/>
          <w:shd w:val="clear" w:color="auto" w:fill="auto"/>
          <w:lang w:val="en-GB"/>
        </w:rPr>
        <w:t>V.</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Clarke</w:t>
      </w:r>
      <w:r w:rsidRPr="00122B6E">
        <w:rPr>
          <w:rStyle w:val="Author"/>
          <w:shd w:val="clear" w:color="auto" w:fill="auto"/>
          <w:lang w:val="en-GB"/>
        </w:rPr>
        <w:t xml:space="preserve">, </w:t>
      </w:r>
      <w:r w:rsidRPr="00122B6E">
        <w:rPr>
          <w:rStyle w:val="GivenName"/>
          <w:shd w:val="clear" w:color="auto" w:fill="auto"/>
          <w:lang w:val="en-GB"/>
        </w:rPr>
        <w:t>V</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(2020)</w:t>
      </w:r>
      <w:del w:id="261" w:author="Raja Pari" w:date="2026-04-01T20:49:00Z" w16du:dateUtc="2026-04-01T15:19:00Z">
        <w:r w:rsidRPr="00122B6E" w:rsidDel="001D0208">
          <w:rPr>
            <w:lang w:val="en-GB"/>
          </w:rPr>
          <w:delText>:</w:delText>
        </w:r>
      </w:del>
      <w:r w:rsidRPr="00122B6E">
        <w:rPr>
          <w:rStyle w:val="ArtlTitle"/>
          <w:shd w:val="clear" w:color="auto" w:fill="auto"/>
          <w:lang w:val="en-GB"/>
        </w:rPr>
        <w:t xml:space="preserve"> </w:t>
      </w:r>
      <w:ins w:id="262" w:author="Raja Pari" w:date="2026-04-01T20:49:00Z" w16du:dateUtc="2026-04-01T15:19:00Z">
        <w:r w:rsidR="001D0208">
          <w:rPr>
            <w:rStyle w:val="ArtlTitle"/>
            <w:shd w:val="clear" w:color="auto" w:fill="auto"/>
            <w:lang w:val="en-GB"/>
          </w:rPr>
          <w:t>‘</w:t>
        </w:r>
      </w:ins>
      <w:r w:rsidRPr="00122B6E">
        <w:rPr>
          <w:rStyle w:val="ArtlTitle"/>
          <w:shd w:val="clear" w:color="auto" w:fill="auto"/>
          <w:lang w:val="en-GB"/>
        </w:rPr>
        <w:t>One size fits all? What counts as quality practice in (reflexive)</w:t>
      </w:r>
      <w:r w:rsidR="00907458" w:rsidRPr="00122B6E">
        <w:rPr>
          <w:rStyle w:val="ArtlTitle"/>
          <w:shd w:val="clear" w:color="auto" w:fill="auto"/>
          <w:lang w:val="en-GB"/>
        </w:rPr>
        <w:t xml:space="preserve"> </w:t>
      </w:r>
      <w:r w:rsidRPr="00122B6E">
        <w:rPr>
          <w:rStyle w:val="ArtlTitle"/>
          <w:shd w:val="clear" w:color="auto" w:fill="auto"/>
          <w:lang w:val="en-GB"/>
        </w:rPr>
        <w:t>thematic analysis?</w:t>
      </w:r>
      <w:ins w:id="263" w:author="Raja Pari" w:date="2026-04-01T20:49:00Z" w16du:dateUtc="2026-04-01T15:19:00Z">
        <w:r w:rsidR="001D0208">
          <w:rPr>
            <w:rStyle w:val="ArtlTitle"/>
            <w:shd w:val="clear" w:color="auto" w:fill="auto"/>
            <w:lang w:val="en-GB"/>
          </w:rPr>
          <w:t>’</w:t>
        </w:r>
      </w:ins>
      <w:r w:rsidRPr="00122B6E">
        <w:rPr>
          <w:lang w:val="en-GB"/>
        </w:rPr>
        <w:t xml:space="preserve"> </w:t>
      </w:r>
      <w:r w:rsidR="00BD3D9B" w:rsidRPr="00122B6E">
        <w:rPr>
          <w:rStyle w:val="JournalTitle"/>
          <w:i/>
          <w:shd w:val="clear" w:color="auto" w:fill="auto"/>
          <w:lang w:val="en-GB"/>
        </w:rPr>
        <w:t>Qualitative Research in Psychology</w:t>
      </w:r>
      <w:del w:id="264" w:author="Raja Pari" w:date="2026-04-01T20:50:00Z" w16du:dateUtc="2026-04-01T15:20:00Z">
        <w:r w:rsidRPr="00122B6E" w:rsidDel="00D43ACD">
          <w:rPr>
            <w:lang w:val="en-GB"/>
          </w:rPr>
          <w:delText xml:space="preserve">. </w:delText>
        </w:r>
      </w:del>
      <w:ins w:id="265" w:author="Raja Pari" w:date="2026-04-01T20:50:00Z" w16du:dateUtc="2026-04-01T15:20:00Z">
        <w:r w:rsidR="00D43ACD">
          <w:rPr>
            <w:lang w:val="en-GB"/>
          </w:rPr>
          <w:t>,</w:t>
        </w:r>
        <w:r w:rsidR="00D43ACD" w:rsidRPr="00122B6E">
          <w:rPr>
            <w:lang w:val="en-GB"/>
          </w:rPr>
          <w:t xml:space="preserve"> </w:t>
        </w:r>
        <w:r w:rsidR="00D43ACD">
          <w:rPr>
            <w:lang w:val="en-GB"/>
          </w:rPr>
          <w:t>18(3), pp. 328</w:t>
        </w:r>
        <w:r w:rsidR="00D43ACD">
          <w:rPr>
            <w:rFonts w:cs="Times New Roman"/>
            <w:lang w:val="en-GB"/>
          </w:rPr>
          <w:t>–</w:t>
        </w:r>
        <w:r w:rsidR="00D43ACD">
          <w:rPr>
            <w:lang w:val="en-GB"/>
          </w:rPr>
          <w:t>3</w:t>
        </w:r>
      </w:ins>
      <w:ins w:id="266" w:author="Raja Pari" w:date="2026-04-01T20:51:00Z" w16du:dateUtc="2026-04-01T15:21:00Z">
        <w:r w:rsidR="00D43ACD">
          <w:rPr>
            <w:lang w:val="en-GB"/>
          </w:rPr>
          <w:t xml:space="preserve">52. </w:t>
        </w:r>
      </w:ins>
      <w:r w:rsidR="009D2D8E">
        <w:rPr>
          <w:lang w:val="en-GB"/>
        </w:rPr>
        <w:t xml:space="preserve">Available at: </w:t>
      </w:r>
      <w:r w:rsidRPr="00122B6E">
        <w:rPr>
          <w:rStyle w:val="DOI"/>
          <w:shd w:val="clear" w:color="auto" w:fill="auto"/>
          <w:lang w:val="en-GB"/>
        </w:rPr>
        <w:t>https://doi.org/10.1080/14780887.2020.1769238</w:t>
      </w:r>
    </w:p>
    <w:p w14:paraId="4740907E" w14:textId="32AC04F4" w:rsidR="00BD3D9B" w:rsidRPr="00122B6E" w:rsidRDefault="003D5496" w:rsidP="00122B6E">
      <w:pPr>
        <w:pStyle w:val="ReferencesWE"/>
        <w:shd w:val="clear" w:color="000000" w:fill="auto"/>
        <w:rPr>
          <w:lang w:val="en-GB"/>
        </w:rPr>
      </w:pPr>
      <w:bookmarkStart w:id="267" w:name="Canadian_et_al__2018"/>
      <w:bookmarkEnd w:id="260"/>
      <w:r w:rsidRPr="00122B6E">
        <w:rPr>
          <w:rStyle w:val="Collab"/>
          <w:shd w:val="clear" w:color="auto" w:fill="auto"/>
          <w:lang w:val="en-GB"/>
        </w:rPr>
        <w:t>Canadian Institutes for Health Information.</w:t>
      </w:r>
      <w:r w:rsidRPr="00122B6E">
        <w:rPr>
          <w:lang w:val="en-GB"/>
        </w:rPr>
        <w:t xml:space="preserve"> </w:t>
      </w:r>
      <w:r w:rsidRPr="00122B6E">
        <w:rPr>
          <w:rStyle w:val="Year"/>
          <w:shd w:val="clear" w:color="auto" w:fill="auto"/>
          <w:lang w:val="en-GB"/>
        </w:rPr>
        <w:t>(2018</w:t>
      </w:r>
      <w:r w:rsidR="00B61238">
        <w:rPr>
          <w:rStyle w:val="Year"/>
          <w:shd w:val="clear" w:color="auto" w:fill="auto"/>
          <w:lang w:val="en-GB"/>
        </w:rPr>
        <w:t>) ‘</w:t>
      </w:r>
      <w:r w:rsidR="00BD3D9B" w:rsidRPr="00122B6E">
        <w:rPr>
          <w:rStyle w:val="OtherTitle"/>
          <w:i/>
          <w:shd w:val="clear" w:color="auto" w:fill="auto"/>
          <w:lang w:val="en-GB"/>
        </w:rPr>
        <w:t>How Canada compares: Results from The</w:t>
      </w:r>
      <w:r w:rsidR="00907458" w:rsidRPr="00122B6E">
        <w:rPr>
          <w:rStyle w:val="OtherTitle"/>
          <w:i/>
          <w:shd w:val="clear" w:color="auto" w:fill="auto"/>
          <w:lang w:val="en-GB"/>
        </w:rPr>
        <w:t xml:space="preserve"> </w:t>
      </w:r>
      <w:r w:rsidR="00BD3D9B" w:rsidRPr="00122B6E">
        <w:rPr>
          <w:rStyle w:val="OtherTitle"/>
          <w:i/>
          <w:shd w:val="clear" w:color="auto" w:fill="auto"/>
          <w:lang w:val="en-GB"/>
        </w:rPr>
        <w:t>Commonwealth Fund’s 2017 International Health Policy Survey of Seniors</w:t>
      </w:r>
      <w:r w:rsidR="00657DB0">
        <w:rPr>
          <w:lang w:val="en-GB"/>
        </w:rPr>
        <w:t xml:space="preserve">’, </w:t>
      </w:r>
      <w:r w:rsidRPr="00122B6E">
        <w:rPr>
          <w:rStyle w:val="Pub-Name"/>
          <w:shd w:val="clear" w:color="auto" w:fill="auto"/>
          <w:lang w:val="en-GB"/>
        </w:rPr>
        <w:t xml:space="preserve">Canadian </w:t>
      </w:r>
      <w:r w:rsidR="00AF2677" w:rsidRPr="00122B6E">
        <w:rPr>
          <w:rStyle w:val="Pub-Name"/>
          <w:shd w:val="clear" w:color="auto" w:fill="auto"/>
          <w:lang w:val="en-GB"/>
        </w:rPr>
        <w:t>q</w:t>
      </w:r>
      <w:r w:rsidR="00BD3D9B" w:rsidRPr="00122B6E">
        <w:rPr>
          <w:rStyle w:val="Pub-Name"/>
          <w:shd w:val="clear" w:color="auto" w:fill="auto"/>
          <w:lang w:val="en-GB"/>
        </w:rPr>
        <w:t xml:space="preserve"> </w:t>
      </w:r>
      <w:r w:rsidRPr="00122B6E">
        <w:rPr>
          <w:rStyle w:val="Pub-Name"/>
          <w:shd w:val="clear" w:color="auto" w:fill="auto"/>
          <w:lang w:val="en-GB"/>
        </w:rPr>
        <w:t>Institute for Health Information, Ottawa</w:t>
      </w:r>
      <w:r w:rsidRPr="00122B6E">
        <w:rPr>
          <w:lang w:val="en-GB"/>
        </w:rPr>
        <w:t xml:space="preserve">. </w:t>
      </w:r>
      <w:r w:rsidR="009D2D8E">
        <w:rPr>
          <w:lang w:val="en-GB"/>
        </w:rPr>
        <w:t xml:space="preserve">Available at: </w:t>
      </w:r>
      <w:r w:rsidR="007D7BF9" w:rsidRPr="00122B6E">
        <w:rPr>
          <w:rStyle w:val="Web"/>
          <w:shd w:val="clear" w:color="auto" w:fill="auto"/>
          <w:lang w:val="en-GB"/>
        </w:rPr>
        <w:t>https://www.cihi.ca/sites/default/</w:t>
      </w:r>
      <w:r w:rsidRPr="00122B6E">
        <w:rPr>
          <w:rStyle w:val="Web"/>
          <w:shd w:val="clear" w:color="auto" w:fill="auto"/>
          <w:lang w:val="en-GB"/>
        </w:rPr>
        <w:t>files/document/cmwf-2017-text-alternative-report-en-web.pdf</w:t>
      </w:r>
    </w:p>
    <w:p w14:paraId="7B37B869" w14:textId="161D6E55" w:rsidR="00BD3D9B" w:rsidRPr="00122B6E" w:rsidRDefault="003D5496" w:rsidP="00122B6E">
      <w:pPr>
        <w:pStyle w:val="ReferencesJN"/>
        <w:shd w:val="clear" w:color="000000" w:fill="auto"/>
        <w:rPr>
          <w:lang w:val="en-GB"/>
        </w:rPr>
      </w:pPr>
      <w:bookmarkStart w:id="268" w:name="Canham_et_al__2017"/>
      <w:bookmarkEnd w:id="267"/>
      <w:r w:rsidRPr="00122B6E">
        <w:rPr>
          <w:rStyle w:val="SurName"/>
          <w:shd w:val="clear" w:color="auto" w:fill="auto"/>
          <w:lang w:val="en-GB"/>
        </w:rPr>
        <w:t>Canham</w:t>
      </w:r>
      <w:r w:rsidRPr="00122B6E">
        <w:rPr>
          <w:rStyle w:val="Author"/>
          <w:shd w:val="clear" w:color="auto" w:fill="auto"/>
          <w:lang w:val="en-GB"/>
        </w:rPr>
        <w:t xml:space="preserve">, </w:t>
      </w:r>
      <w:r w:rsidRPr="00122B6E">
        <w:rPr>
          <w:rStyle w:val="GivenName"/>
          <w:shd w:val="clear" w:color="auto" w:fill="auto"/>
          <w:lang w:val="en-GB"/>
        </w:rPr>
        <w:t>S.L.</w:t>
      </w:r>
      <w:r w:rsidRPr="00122B6E">
        <w:rPr>
          <w:rStyle w:val="Author"/>
          <w:shd w:val="clear" w:color="auto" w:fill="auto"/>
          <w:lang w:val="en-GB"/>
        </w:rPr>
        <w:t xml:space="preserve">, </w:t>
      </w:r>
      <w:r w:rsidRPr="00122B6E">
        <w:rPr>
          <w:rStyle w:val="SurName"/>
          <w:shd w:val="clear" w:color="auto" w:fill="auto"/>
          <w:lang w:val="en-GB"/>
        </w:rPr>
        <w:t>Battersby</w:t>
      </w:r>
      <w:r w:rsidRPr="00122B6E">
        <w:rPr>
          <w:rStyle w:val="Author"/>
          <w:shd w:val="clear" w:color="auto" w:fill="auto"/>
          <w:lang w:val="en-GB"/>
        </w:rPr>
        <w:t xml:space="preserve">, </w:t>
      </w:r>
      <w:r w:rsidRPr="00122B6E">
        <w:rPr>
          <w:rStyle w:val="GivenName"/>
          <w:shd w:val="clear" w:color="auto" w:fill="auto"/>
          <w:lang w:val="en-GB"/>
        </w:rPr>
        <w:t>L.</w:t>
      </w:r>
      <w:r w:rsidRPr="00122B6E">
        <w:rPr>
          <w:rStyle w:val="Author"/>
          <w:shd w:val="clear" w:color="auto" w:fill="auto"/>
          <w:lang w:val="en-GB"/>
        </w:rPr>
        <w:t xml:space="preserve">, </w:t>
      </w:r>
      <w:r w:rsidRPr="00122B6E">
        <w:rPr>
          <w:rStyle w:val="SurName"/>
          <w:shd w:val="clear" w:color="auto" w:fill="auto"/>
          <w:lang w:val="en-GB"/>
        </w:rPr>
        <w:t>Fang</w:t>
      </w:r>
      <w:r w:rsidRPr="00122B6E">
        <w:rPr>
          <w:rStyle w:val="Author"/>
          <w:shd w:val="clear" w:color="auto" w:fill="auto"/>
          <w:lang w:val="en-GB"/>
        </w:rPr>
        <w:t xml:space="preserve">, </w:t>
      </w:r>
      <w:r w:rsidRPr="00122B6E">
        <w:rPr>
          <w:rStyle w:val="GivenName"/>
          <w:shd w:val="clear" w:color="auto" w:fill="auto"/>
          <w:lang w:val="en-GB"/>
        </w:rPr>
        <w:t>M.L.</w:t>
      </w:r>
      <w:r w:rsidRPr="00122B6E">
        <w:rPr>
          <w:rStyle w:val="Author"/>
          <w:shd w:val="clear" w:color="auto" w:fill="auto"/>
          <w:lang w:val="en-GB"/>
        </w:rPr>
        <w:t xml:space="preserve">, </w:t>
      </w:r>
      <w:r w:rsidRPr="00122B6E">
        <w:rPr>
          <w:rStyle w:val="SurName"/>
          <w:shd w:val="clear" w:color="auto" w:fill="auto"/>
          <w:lang w:val="en-GB"/>
        </w:rPr>
        <w:t>Sixsmith</w:t>
      </w:r>
      <w:r w:rsidRPr="00122B6E">
        <w:rPr>
          <w:rStyle w:val="Author"/>
          <w:shd w:val="clear" w:color="auto" w:fill="auto"/>
          <w:lang w:val="en-GB"/>
        </w:rPr>
        <w:t xml:space="preserve">, </w:t>
      </w:r>
      <w:r w:rsidRPr="00122B6E">
        <w:rPr>
          <w:rStyle w:val="GivenName"/>
          <w:shd w:val="clear" w:color="auto" w:fill="auto"/>
          <w:lang w:val="en-GB"/>
        </w:rPr>
        <w:t>J.</w:t>
      </w:r>
      <w:r w:rsidRPr="00122B6E">
        <w:rPr>
          <w:rStyle w:val="Author"/>
          <w:shd w:val="clear" w:color="auto" w:fill="auto"/>
          <w:lang w:val="en-GB"/>
        </w:rPr>
        <w:t xml:space="preserve">, </w:t>
      </w:r>
      <w:r w:rsidRPr="00122B6E">
        <w:rPr>
          <w:rStyle w:val="SurName"/>
          <w:shd w:val="clear" w:color="auto" w:fill="auto"/>
          <w:lang w:val="en-GB"/>
        </w:rPr>
        <w:t>Woolrych</w:t>
      </w:r>
      <w:r w:rsidRPr="00122B6E">
        <w:rPr>
          <w:rStyle w:val="Author"/>
          <w:shd w:val="clear" w:color="auto" w:fill="auto"/>
          <w:lang w:val="en-GB"/>
        </w:rPr>
        <w:t xml:space="preserve">, </w:t>
      </w:r>
      <w:r w:rsidRPr="00122B6E">
        <w:rPr>
          <w:rStyle w:val="GivenName"/>
          <w:shd w:val="clear" w:color="auto" w:fill="auto"/>
          <w:lang w:val="en-GB"/>
        </w:rPr>
        <w:t>R.</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Sixsmith</w:t>
      </w:r>
      <w:r w:rsidRPr="00122B6E">
        <w:rPr>
          <w:rStyle w:val="Author"/>
          <w:shd w:val="clear" w:color="auto" w:fill="auto"/>
          <w:lang w:val="en-GB"/>
        </w:rPr>
        <w:t xml:space="preserve">, </w:t>
      </w:r>
      <w:r w:rsidRPr="00122B6E">
        <w:rPr>
          <w:rStyle w:val="GivenName"/>
          <w:shd w:val="clear" w:color="auto" w:fill="auto"/>
          <w:lang w:val="en-GB"/>
        </w:rPr>
        <w:t>A</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(2017</w:t>
      </w:r>
      <w:r w:rsidR="00B61238">
        <w:rPr>
          <w:rStyle w:val="Year"/>
          <w:shd w:val="clear" w:color="auto" w:fill="auto"/>
          <w:lang w:val="en-GB"/>
        </w:rPr>
        <w:t>) ‘</w:t>
      </w:r>
      <w:r w:rsidRPr="00122B6E">
        <w:rPr>
          <w:rStyle w:val="ArtlTitle"/>
          <w:shd w:val="clear" w:color="auto" w:fill="auto"/>
          <w:lang w:val="en-GB"/>
        </w:rPr>
        <w:t>From familiar faces to family: Staff and resident relationships in long-term care</w:t>
      </w:r>
      <w:r w:rsidR="00657DB0">
        <w:rPr>
          <w:rStyle w:val="ArtlTitle"/>
          <w:shd w:val="clear" w:color="auto" w:fill="auto"/>
          <w:lang w:val="en-GB"/>
        </w:rPr>
        <w:t xml:space="preserve">’, </w:t>
      </w:r>
      <w:r w:rsidR="00BD3D9B" w:rsidRPr="00122B6E">
        <w:rPr>
          <w:rStyle w:val="JournalTitle"/>
          <w:i/>
          <w:shd w:val="clear" w:color="auto" w:fill="auto"/>
          <w:lang w:val="en-GB"/>
        </w:rPr>
        <w:t>Journal of Aging and Health</w:t>
      </w:r>
      <w:r w:rsidR="00BD3D9B" w:rsidRPr="00212084">
        <w:rPr>
          <w:iCs/>
          <w:lang w:val="en-GB"/>
        </w:rPr>
        <w:t xml:space="preserve">, </w:t>
      </w:r>
      <w:r w:rsidR="00BD3D9B" w:rsidRPr="00212084">
        <w:rPr>
          <w:rStyle w:val="Volume"/>
          <w:iCs/>
          <w:shd w:val="clear" w:color="auto" w:fill="auto"/>
          <w:lang w:val="en-GB"/>
        </w:rPr>
        <w:t>29</w:t>
      </w:r>
      <w:r w:rsidRPr="00122B6E">
        <w:rPr>
          <w:lang w:val="en-GB"/>
        </w:rPr>
        <w:t>(</w:t>
      </w:r>
      <w:r w:rsidRPr="00122B6E">
        <w:rPr>
          <w:rStyle w:val="Issue"/>
          <w:shd w:val="clear" w:color="auto" w:fill="auto"/>
          <w:lang w:val="en-GB"/>
        </w:rPr>
        <w:t>5</w:t>
      </w:r>
      <w:r w:rsidRPr="00122B6E">
        <w:rPr>
          <w:lang w:val="en-GB"/>
        </w:rPr>
        <w:t xml:space="preserve">), </w:t>
      </w:r>
      <w:r w:rsidR="00123ABA">
        <w:rPr>
          <w:lang w:val="en-GB"/>
        </w:rPr>
        <w:t xml:space="preserve">pp. </w:t>
      </w:r>
      <w:r w:rsidRPr="00122B6E">
        <w:rPr>
          <w:rStyle w:val="FirstPage"/>
          <w:shd w:val="clear" w:color="auto" w:fill="auto"/>
          <w:lang w:val="en-GB"/>
        </w:rPr>
        <w:t>842</w:t>
      </w:r>
      <w:r w:rsidRPr="00122B6E">
        <w:rPr>
          <w:lang w:val="en-GB"/>
        </w:rPr>
        <w:t>–</w:t>
      </w:r>
      <w:r w:rsidRPr="00122B6E">
        <w:rPr>
          <w:rStyle w:val="LastPage"/>
          <w:shd w:val="clear" w:color="auto" w:fill="auto"/>
          <w:lang w:val="en-GB"/>
        </w:rPr>
        <w:t>857</w:t>
      </w:r>
      <w:r w:rsidRPr="00122B6E">
        <w:rPr>
          <w:lang w:val="en-GB"/>
        </w:rPr>
        <w:t xml:space="preserve">. </w:t>
      </w:r>
      <w:r w:rsidR="009D2D8E">
        <w:rPr>
          <w:lang w:val="en-GB"/>
        </w:rPr>
        <w:t xml:space="preserve">Available at: </w:t>
      </w:r>
      <w:r w:rsidRPr="00122B6E">
        <w:rPr>
          <w:rStyle w:val="DOI"/>
          <w:shd w:val="clear" w:color="auto" w:fill="auto"/>
          <w:lang w:val="en-GB"/>
        </w:rPr>
        <w:t>https://doi.org/10.1177/0898264316645550</w:t>
      </w:r>
      <w:del w:id="269" w:author="Raja Pari" w:date="2026-04-01T20:48:00Z" w16du:dateUtc="2026-04-01T15:18:00Z">
        <w:r w:rsidRPr="00122B6E" w:rsidDel="001D0208">
          <w:rPr>
            <w:lang w:val="en-GB"/>
          </w:rPr>
          <w:delText>.</w:delText>
        </w:r>
      </w:del>
    </w:p>
    <w:p w14:paraId="26DC1B4E" w14:textId="35AC53F9" w:rsidR="00BD3D9B" w:rsidRPr="00122B6E" w:rsidRDefault="00D861DD" w:rsidP="00122B6E">
      <w:pPr>
        <w:pStyle w:val="ReferencesJN"/>
        <w:shd w:val="clear" w:color="000000" w:fill="auto"/>
        <w:rPr>
          <w:lang w:val="en-GB"/>
        </w:rPr>
      </w:pPr>
      <w:bookmarkStart w:id="270" w:name="Cranley_et_al__2020"/>
      <w:bookmarkEnd w:id="268"/>
      <w:r w:rsidRPr="00122B6E">
        <w:rPr>
          <w:rStyle w:val="SurName"/>
          <w:shd w:val="clear" w:color="auto" w:fill="auto"/>
          <w:lang w:val="en-GB"/>
        </w:rPr>
        <w:t>Cranley</w:t>
      </w:r>
      <w:r w:rsidRPr="00122B6E">
        <w:rPr>
          <w:rStyle w:val="Author"/>
          <w:shd w:val="clear" w:color="auto" w:fill="auto"/>
          <w:lang w:val="en-GB"/>
        </w:rPr>
        <w:t xml:space="preserve">, </w:t>
      </w:r>
      <w:r w:rsidRPr="00122B6E">
        <w:rPr>
          <w:rStyle w:val="GivenName"/>
          <w:shd w:val="clear" w:color="auto" w:fill="auto"/>
          <w:lang w:val="en-GB"/>
        </w:rPr>
        <w:t>L.A.</w:t>
      </w:r>
      <w:r w:rsidRPr="00122B6E">
        <w:rPr>
          <w:rStyle w:val="Author"/>
          <w:shd w:val="clear" w:color="auto" w:fill="auto"/>
          <w:lang w:val="en-GB"/>
        </w:rPr>
        <w:t xml:space="preserve">, </w:t>
      </w:r>
      <w:r w:rsidRPr="00122B6E">
        <w:rPr>
          <w:rStyle w:val="SurName"/>
          <w:shd w:val="clear" w:color="auto" w:fill="auto"/>
          <w:lang w:val="en-GB"/>
        </w:rPr>
        <w:t>Slaughter</w:t>
      </w:r>
      <w:r w:rsidRPr="00122B6E">
        <w:rPr>
          <w:rStyle w:val="Author"/>
          <w:shd w:val="clear" w:color="auto" w:fill="auto"/>
          <w:lang w:val="en-GB"/>
        </w:rPr>
        <w:t xml:space="preserve">, </w:t>
      </w:r>
      <w:r w:rsidRPr="00122B6E">
        <w:rPr>
          <w:rStyle w:val="GivenName"/>
          <w:shd w:val="clear" w:color="auto" w:fill="auto"/>
          <w:lang w:val="en-GB"/>
        </w:rPr>
        <w:t>S.E.</w:t>
      </w:r>
      <w:r w:rsidRPr="00122B6E">
        <w:rPr>
          <w:rStyle w:val="Author"/>
          <w:shd w:val="clear" w:color="auto" w:fill="auto"/>
          <w:lang w:val="en-GB"/>
        </w:rPr>
        <w:t xml:space="preserve">, </w:t>
      </w:r>
      <w:r w:rsidRPr="00122B6E">
        <w:rPr>
          <w:rStyle w:val="SurName"/>
          <w:shd w:val="clear" w:color="auto" w:fill="auto"/>
          <w:lang w:val="en-GB"/>
        </w:rPr>
        <w:t>Caspar</w:t>
      </w:r>
      <w:r w:rsidRPr="00122B6E">
        <w:rPr>
          <w:rStyle w:val="Author"/>
          <w:shd w:val="clear" w:color="auto" w:fill="auto"/>
          <w:lang w:val="en-GB"/>
        </w:rPr>
        <w:t xml:space="preserve">, </w:t>
      </w:r>
      <w:r w:rsidRPr="00122B6E">
        <w:rPr>
          <w:rStyle w:val="GivenName"/>
          <w:shd w:val="clear" w:color="auto" w:fill="auto"/>
          <w:lang w:val="en-GB"/>
        </w:rPr>
        <w:t>S.</w:t>
      </w:r>
      <w:r w:rsidRPr="00122B6E">
        <w:rPr>
          <w:rStyle w:val="Author"/>
          <w:shd w:val="clear" w:color="auto" w:fill="auto"/>
          <w:lang w:val="en-GB"/>
        </w:rPr>
        <w:t xml:space="preserve">, </w:t>
      </w:r>
      <w:r w:rsidRPr="00122B6E">
        <w:rPr>
          <w:rStyle w:val="SurName"/>
          <w:shd w:val="clear" w:color="auto" w:fill="auto"/>
          <w:lang w:val="en-GB"/>
        </w:rPr>
        <w:t>Heisey</w:t>
      </w:r>
      <w:r w:rsidRPr="00122B6E">
        <w:rPr>
          <w:rStyle w:val="Author"/>
          <w:shd w:val="clear" w:color="auto" w:fill="auto"/>
          <w:lang w:val="en-GB"/>
        </w:rPr>
        <w:t xml:space="preserve">, </w:t>
      </w:r>
      <w:r w:rsidRPr="00122B6E">
        <w:rPr>
          <w:rStyle w:val="GivenName"/>
          <w:shd w:val="clear" w:color="auto" w:fill="auto"/>
          <w:lang w:val="en-GB"/>
        </w:rPr>
        <w:t>M.</w:t>
      </w:r>
      <w:r w:rsidRPr="00122B6E">
        <w:rPr>
          <w:rStyle w:val="Author"/>
          <w:shd w:val="clear" w:color="auto" w:fill="auto"/>
          <w:lang w:val="en-GB"/>
        </w:rPr>
        <w:t xml:space="preserve">, </w:t>
      </w:r>
      <w:r w:rsidRPr="00122B6E">
        <w:rPr>
          <w:rStyle w:val="SurName"/>
          <w:shd w:val="clear" w:color="auto" w:fill="auto"/>
          <w:lang w:val="en-GB"/>
        </w:rPr>
        <w:t>Huang</w:t>
      </w:r>
      <w:r w:rsidRPr="00122B6E">
        <w:rPr>
          <w:rStyle w:val="Author"/>
          <w:shd w:val="clear" w:color="auto" w:fill="auto"/>
          <w:lang w:val="en-GB"/>
        </w:rPr>
        <w:t xml:space="preserve">, </w:t>
      </w:r>
      <w:r w:rsidRPr="00122B6E">
        <w:rPr>
          <w:rStyle w:val="GivenName"/>
          <w:shd w:val="clear" w:color="auto" w:fill="auto"/>
          <w:lang w:val="en-GB"/>
        </w:rPr>
        <w:t>M.</w:t>
      </w:r>
      <w:r w:rsidRPr="00122B6E">
        <w:rPr>
          <w:rStyle w:val="Author"/>
          <w:shd w:val="clear" w:color="auto" w:fill="auto"/>
          <w:lang w:val="en-GB"/>
        </w:rPr>
        <w:t xml:space="preserve">, </w:t>
      </w:r>
      <w:r w:rsidRPr="00122B6E">
        <w:rPr>
          <w:rStyle w:val="SurName"/>
          <w:shd w:val="clear" w:color="auto" w:fill="auto"/>
          <w:lang w:val="en-GB"/>
        </w:rPr>
        <w:t>Killackey</w:t>
      </w:r>
      <w:r w:rsidRPr="00122B6E">
        <w:rPr>
          <w:rStyle w:val="Author"/>
          <w:shd w:val="clear" w:color="auto" w:fill="auto"/>
          <w:lang w:val="en-GB"/>
        </w:rPr>
        <w:t xml:space="preserve">, </w:t>
      </w:r>
      <w:r w:rsidRPr="00122B6E">
        <w:rPr>
          <w:rStyle w:val="GivenName"/>
          <w:shd w:val="clear" w:color="auto" w:fill="auto"/>
          <w:lang w:val="en-GB"/>
        </w:rPr>
        <w:t>T.</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McGilton</w:t>
      </w:r>
      <w:r w:rsidRPr="00122B6E">
        <w:rPr>
          <w:rStyle w:val="Author"/>
          <w:shd w:val="clear" w:color="auto" w:fill="auto"/>
          <w:lang w:val="en-GB"/>
        </w:rPr>
        <w:t>,</w:t>
      </w:r>
      <w:r w:rsidR="00907458" w:rsidRPr="00122B6E">
        <w:rPr>
          <w:rStyle w:val="Author"/>
          <w:shd w:val="clear" w:color="auto" w:fill="auto"/>
          <w:lang w:val="en-GB"/>
        </w:rPr>
        <w:t xml:space="preserve"> </w:t>
      </w:r>
      <w:r w:rsidRPr="00122B6E">
        <w:rPr>
          <w:rStyle w:val="GivenName"/>
          <w:shd w:val="clear" w:color="auto" w:fill="auto"/>
          <w:lang w:val="en-GB"/>
        </w:rPr>
        <w:t>K.S.</w:t>
      </w:r>
      <w:r w:rsidRPr="00122B6E">
        <w:rPr>
          <w:lang w:val="en-GB"/>
        </w:rPr>
        <w:t xml:space="preserve"> </w:t>
      </w:r>
      <w:r w:rsidRPr="00122B6E">
        <w:rPr>
          <w:rStyle w:val="Year"/>
          <w:shd w:val="clear" w:color="auto" w:fill="auto"/>
          <w:lang w:val="en-GB"/>
        </w:rPr>
        <w:t>(2020</w:t>
      </w:r>
      <w:r w:rsidR="00B61238">
        <w:rPr>
          <w:rStyle w:val="Year"/>
          <w:shd w:val="clear" w:color="auto" w:fill="auto"/>
          <w:lang w:val="en-GB"/>
        </w:rPr>
        <w:t>) ‘</w:t>
      </w:r>
      <w:r w:rsidRPr="00122B6E">
        <w:rPr>
          <w:rStyle w:val="ArtlTitle"/>
          <w:shd w:val="clear" w:color="auto" w:fill="auto"/>
          <w:lang w:val="en-GB"/>
        </w:rPr>
        <w:t>Strategies to facilitate shared decision-making in long-term care</w:t>
      </w:r>
      <w:r w:rsidR="00657DB0">
        <w:rPr>
          <w:lang w:val="en-GB"/>
        </w:rPr>
        <w:t xml:space="preserve">’, </w:t>
      </w:r>
      <w:r w:rsidR="00BD3D9B" w:rsidRPr="00122B6E">
        <w:rPr>
          <w:rStyle w:val="JournalTitle"/>
          <w:i/>
          <w:shd w:val="clear" w:color="auto" w:fill="auto"/>
          <w:lang w:val="en-GB"/>
        </w:rPr>
        <w:t>International Journal of Older People Nursing</w:t>
      </w:r>
      <w:r w:rsidR="00BD3D9B" w:rsidRPr="00212084">
        <w:rPr>
          <w:lang w:val="en-GB"/>
        </w:rPr>
        <w:t xml:space="preserve">, </w:t>
      </w:r>
      <w:r w:rsidR="00BD3D9B" w:rsidRPr="00212084">
        <w:rPr>
          <w:rStyle w:val="Volume"/>
          <w:shd w:val="clear" w:color="auto" w:fill="auto"/>
          <w:lang w:val="en-GB"/>
        </w:rPr>
        <w:t>15</w:t>
      </w:r>
      <w:r w:rsidRPr="00122B6E">
        <w:rPr>
          <w:lang w:val="en-GB"/>
        </w:rPr>
        <w:t>(</w:t>
      </w:r>
      <w:r w:rsidRPr="00122B6E">
        <w:rPr>
          <w:rStyle w:val="Issue"/>
          <w:shd w:val="clear" w:color="auto" w:fill="auto"/>
          <w:lang w:val="en-GB"/>
        </w:rPr>
        <w:t>3</w:t>
      </w:r>
      <w:r w:rsidRPr="00122B6E">
        <w:rPr>
          <w:lang w:val="en-GB"/>
        </w:rPr>
        <w:t xml:space="preserve">), </w:t>
      </w:r>
      <w:r w:rsidRPr="00122B6E">
        <w:rPr>
          <w:rStyle w:val="ePage"/>
          <w:shd w:val="clear" w:color="auto" w:fill="auto"/>
          <w:lang w:val="en-GB"/>
        </w:rPr>
        <w:t>e12314</w:t>
      </w:r>
      <w:r w:rsidRPr="00122B6E">
        <w:rPr>
          <w:lang w:val="en-GB"/>
        </w:rPr>
        <w:t xml:space="preserve">. </w:t>
      </w:r>
      <w:r w:rsidR="009D2D8E">
        <w:rPr>
          <w:lang w:val="en-GB"/>
        </w:rPr>
        <w:t xml:space="preserve">Available at: </w:t>
      </w:r>
      <w:r w:rsidR="005E1A37" w:rsidRPr="00122B6E">
        <w:rPr>
          <w:rStyle w:val="DOI"/>
          <w:shd w:val="clear" w:color="auto" w:fill="auto"/>
          <w:lang w:val="en-GB"/>
        </w:rPr>
        <w:t>https://doi.org/10.1111/opn.12314</w:t>
      </w:r>
    </w:p>
    <w:p w14:paraId="3A10DAF0" w14:textId="407A4DB6" w:rsidR="00BD3D9B" w:rsidRPr="00122B6E" w:rsidRDefault="005E1A37" w:rsidP="00122B6E">
      <w:pPr>
        <w:pStyle w:val="ReferencesJN"/>
        <w:shd w:val="clear" w:color="000000" w:fill="auto"/>
        <w:rPr>
          <w:lang w:val="en-GB"/>
        </w:rPr>
      </w:pPr>
      <w:bookmarkStart w:id="271" w:name="Cranley_et_al__2022"/>
      <w:bookmarkEnd w:id="270"/>
      <w:r w:rsidRPr="00122B6E">
        <w:rPr>
          <w:rStyle w:val="SurName"/>
          <w:shd w:val="clear" w:color="auto" w:fill="auto"/>
          <w:lang w:val="en-GB"/>
        </w:rPr>
        <w:t>Cranley</w:t>
      </w:r>
      <w:r w:rsidRPr="00122B6E">
        <w:rPr>
          <w:rStyle w:val="Author"/>
          <w:shd w:val="clear" w:color="auto" w:fill="auto"/>
          <w:lang w:val="en-GB"/>
        </w:rPr>
        <w:t xml:space="preserve">, </w:t>
      </w:r>
      <w:r w:rsidRPr="00122B6E">
        <w:rPr>
          <w:rStyle w:val="GivenName"/>
          <w:shd w:val="clear" w:color="auto" w:fill="auto"/>
          <w:lang w:val="en-GB"/>
        </w:rPr>
        <w:t>L.</w:t>
      </w:r>
      <w:r w:rsidRPr="00122B6E">
        <w:rPr>
          <w:rStyle w:val="Author"/>
          <w:shd w:val="clear" w:color="auto" w:fill="auto"/>
          <w:lang w:val="en-GB"/>
        </w:rPr>
        <w:t xml:space="preserve">, </w:t>
      </w:r>
      <w:r w:rsidRPr="00122B6E">
        <w:rPr>
          <w:rStyle w:val="SurName"/>
          <w:shd w:val="clear" w:color="auto" w:fill="auto"/>
          <w:lang w:val="en-GB"/>
        </w:rPr>
        <w:t>Sivakumaran</w:t>
      </w:r>
      <w:r w:rsidRPr="00122B6E">
        <w:rPr>
          <w:rStyle w:val="Author"/>
          <w:shd w:val="clear" w:color="auto" w:fill="auto"/>
          <w:lang w:val="en-GB"/>
        </w:rPr>
        <w:t xml:space="preserve">, </w:t>
      </w:r>
      <w:r w:rsidRPr="00122B6E">
        <w:rPr>
          <w:rStyle w:val="GivenName"/>
          <w:shd w:val="clear" w:color="auto" w:fill="auto"/>
          <w:lang w:val="en-GB"/>
        </w:rPr>
        <w:t>G.</w:t>
      </w:r>
      <w:r w:rsidRPr="00122B6E">
        <w:rPr>
          <w:rStyle w:val="Author"/>
          <w:shd w:val="clear" w:color="auto" w:fill="auto"/>
          <w:lang w:val="en-GB"/>
        </w:rPr>
        <w:t xml:space="preserve">, </w:t>
      </w:r>
      <w:r w:rsidRPr="00122B6E">
        <w:rPr>
          <w:rStyle w:val="SurName"/>
          <w:shd w:val="clear" w:color="auto" w:fill="auto"/>
          <w:lang w:val="en-GB"/>
        </w:rPr>
        <w:t>Helfenbaum</w:t>
      </w:r>
      <w:r w:rsidRPr="00122B6E">
        <w:rPr>
          <w:rStyle w:val="Author"/>
          <w:shd w:val="clear" w:color="auto" w:fill="auto"/>
          <w:lang w:val="en-GB"/>
        </w:rPr>
        <w:t xml:space="preserve">, </w:t>
      </w:r>
      <w:r w:rsidRPr="00122B6E">
        <w:rPr>
          <w:rStyle w:val="GivenName"/>
          <w:shd w:val="clear" w:color="auto" w:fill="auto"/>
          <w:lang w:val="en-GB"/>
        </w:rPr>
        <w:t>S.</w:t>
      </w:r>
      <w:r w:rsidRPr="00122B6E">
        <w:rPr>
          <w:rStyle w:val="Author"/>
          <w:shd w:val="clear" w:color="auto" w:fill="auto"/>
          <w:lang w:val="en-GB"/>
        </w:rPr>
        <w:t xml:space="preserve">, </w:t>
      </w:r>
      <w:r w:rsidRPr="00122B6E">
        <w:rPr>
          <w:rStyle w:val="SurName"/>
          <w:shd w:val="clear" w:color="auto" w:fill="auto"/>
          <w:lang w:val="en-GB"/>
        </w:rPr>
        <w:t>Galessiere</w:t>
      </w:r>
      <w:r w:rsidRPr="00122B6E">
        <w:rPr>
          <w:rStyle w:val="Author"/>
          <w:shd w:val="clear" w:color="auto" w:fill="auto"/>
          <w:lang w:val="en-GB"/>
        </w:rPr>
        <w:t xml:space="preserve">, </w:t>
      </w:r>
      <w:r w:rsidRPr="00122B6E">
        <w:rPr>
          <w:rStyle w:val="GivenName"/>
          <w:shd w:val="clear" w:color="auto" w:fill="auto"/>
          <w:lang w:val="en-GB"/>
        </w:rPr>
        <w:t>D.</w:t>
      </w:r>
      <w:r w:rsidRPr="00122B6E">
        <w:rPr>
          <w:rStyle w:val="Author"/>
          <w:shd w:val="clear" w:color="auto" w:fill="auto"/>
          <w:lang w:val="en-GB"/>
        </w:rPr>
        <w:t xml:space="preserve">, </w:t>
      </w:r>
      <w:r w:rsidRPr="00122B6E">
        <w:rPr>
          <w:rStyle w:val="SurName"/>
          <w:shd w:val="clear" w:color="auto" w:fill="auto"/>
          <w:lang w:val="en-GB"/>
        </w:rPr>
        <w:t>Meyer</w:t>
      </w:r>
      <w:r w:rsidRPr="00122B6E">
        <w:rPr>
          <w:rStyle w:val="Author"/>
          <w:shd w:val="clear" w:color="auto" w:fill="auto"/>
          <w:lang w:val="en-GB"/>
        </w:rPr>
        <w:t xml:space="preserve">, </w:t>
      </w:r>
      <w:r w:rsidRPr="00122B6E">
        <w:rPr>
          <w:rStyle w:val="GivenName"/>
          <w:shd w:val="clear" w:color="auto" w:fill="auto"/>
          <w:lang w:val="en-GB"/>
        </w:rPr>
        <w:t>R.</w:t>
      </w:r>
      <w:r w:rsidRPr="00122B6E">
        <w:rPr>
          <w:rStyle w:val="Author"/>
          <w:shd w:val="clear" w:color="auto" w:fill="auto"/>
          <w:lang w:val="en-GB"/>
        </w:rPr>
        <w:t xml:space="preserve">, </w:t>
      </w:r>
      <w:r w:rsidRPr="00122B6E">
        <w:rPr>
          <w:rStyle w:val="SurName"/>
          <w:shd w:val="clear" w:color="auto" w:fill="auto"/>
          <w:lang w:val="en-GB"/>
        </w:rPr>
        <w:t>Duggleby</w:t>
      </w:r>
      <w:r w:rsidRPr="00122B6E">
        <w:rPr>
          <w:rStyle w:val="Author"/>
          <w:shd w:val="clear" w:color="auto" w:fill="auto"/>
          <w:lang w:val="en-GB"/>
        </w:rPr>
        <w:t xml:space="preserve">, </w:t>
      </w:r>
      <w:r w:rsidRPr="00122B6E">
        <w:rPr>
          <w:rStyle w:val="GivenName"/>
          <w:shd w:val="clear" w:color="auto" w:fill="auto"/>
          <w:lang w:val="en-GB"/>
        </w:rPr>
        <w:t>W.</w:t>
      </w:r>
      <w:r w:rsidRPr="00122B6E">
        <w:rPr>
          <w:rStyle w:val="Author"/>
          <w:shd w:val="clear" w:color="auto" w:fill="auto"/>
          <w:lang w:val="en-GB"/>
        </w:rPr>
        <w:t>,</w:t>
      </w:r>
      <w:r w:rsidR="00907458" w:rsidRPr="00122B6E">
        <w:rPr>
          <w:rStyle w:val="Author"/>
          <w:shd w:val="clear" w:color="auto" w:fill="auto"/>
          <w:lang w:val="en-GB"/>
        </w:rPr>
        <w:t xml:space="preserve"> </w:t>
      </w:r>
      <w:r w:rsidRPr="00122B6E">
        <w:rPr>
          <w:rStyle w:val="SurName"/>
          <w:shd w:val="clear" w:color="auto" w:fill="auto"/>
          <w:lang w:val="en-GB"/>
        </w:rPr>
        <w:t>McGillis Hall</w:t>
      </w:r>
      <w:r w:rsidRPr="00122B6E">
        <w:rPr>
          <w:rStyle w:val="Author"/>
          <w:shd w:val="clear" w:color="auto" w:fill="auto"/>
          <w:lang w:val="en-GB"/>
        </w:rPr>
        <w:t xml:space="preserve">, </w:t>
      </w:r>
      <w:r w:rsidRPr="00122B6E">
        <w:rPr>
          <w:rStyle w:val="GivenName"/>
          <w:shd w:val="clear" w:color="auto" w:fill="auto"/>
          <w:lang w:val="en-GB"/>
        </w:rPr>
        <w:t>L.</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McGilton</w:t>
      </w:r>
      <w:r w:rsidRPr="00122B6E">
        <w:rPr>
          <w:rStyle w:val="Author"/>
          <w:shd w:val="clear" w:color="auto" w:fill="auto"/>
          <w:lang w:val="en-GB"/>
        </w:rPr>
        <w:t xml:space="preserve">, </w:t>
      </w:r>
      <w:r w:rsidRPr="00122B6E">
        <w:rPr>
          <w:rStyle w:val="GivenName"/>
          <w:shd w:val="clear" w:color="auto" w:fill="auto"/>
          <w:lang w:val="en-GB"/>
        </w:rPr>
        <w:t>K.S.</w:t>
      </w:r>
      <w:r w:rsidRPr="00122B6E">
        <w:rPr>
          <w:lang w:val="en-GB"/>
        </w:rPr>
        <w:t xml:space="preserve"> </w:t>
      </w:r>
      <w:r w:rsidRPr="00122B6E">
        <w:rPr>
          <w:rStyle w:val="Year"/>
          <w:shd w:val="clear" w:color="auto" w:fill="auto"/>
          <w:lang w:val="en-GB"/>
        </w:rPr>
        <w:t>(2022</w:t>
      </w:r>
      <w:r w:rsidR="00B61238">
        <w:rPr>
          <w:rStyle w:val="Year"/>
          <w:shd w:val="clear" w:color="auto" w:fill="auto"/>
          <w:lang w:val="en-GB"/>
        </w:rPr>
        <w:t>) ‘</w:t>
      </w:r>
      <w:r w:rsidRPr="00122B6E">
        <w:rPr>
          <w:rStyle w:val="ArtlTitle"/>
          <w:shd w:val="clear" w:color="auto" w:fill="auto"/>
          <w:lang w:val="en-GB"/>
        </w:rPr>
        <w:t>Development of communication tool for resident- and family-led care discussions in long-term care through patient and family engagement</w:t>
      </w:r>
      <w:r w:rsidR="00657DB0">
        <w:rPr>
          <w:lang w:val="en-GB"/>
        </w:rPr>
        <w:t xml:space="preserve">’, </w:t>
      </w:r>
      <w:r w:rsidR="00BD3D9B" w:rsidRPr="00122B6E">
        <w:rPr>
          <w:rStyle w:val="JournalTitle"/>
          <w:i/>
          <w:shd w:val="clear" w:color="auto" w:fill="auto"/>
          <w:lang w:val="en-GB"/>
        </w:rPr>
        <w:t>International Journal of Older People Nursing</w:t>
      </w:r>
      <w:r w:rsidR="00BD3D9B" w:rsidRPr="00212084">
        <w:rPr>
          <w:lang w:val="en-GB"/>
        </w:rPr>
        <w:t xml:space="preserve">, </w:t>
      </w:r>
      <w:r w:rsidR="00BD3D9B" w:rsidRPr="00212084">
        <w:rPr>
          <w:rStyle w:val="Volume"/>
          <w:shd w:val="clear" w:color="auto" w:fill="auto"/>
          <w:lang w:val="en-GB"/>
        </w:rPr>
        <w:t>17</w:t>
      </w:r>
      <w:r w:rsidRPr="00122B6E">
        <w:rPr>
          <w:lang w:val="en-GB"/>
        </w:rPr>
        <w:t>(</w:t>
      </w:r>
      <w:r w:rsidRPr="00122B6E">
        <w:rPr>
          <w:rStyle w:val="Issue"/>
          <w:shd w:val="clear" w:color="auto" w:fill="auto"/>
          <w:lang w:val="en-GB"/>
        </w:rPr>
        <w:t>2</w:t>
      </w:r>
      <w:r w:rsidRPr="00122B6E">
        <w:rPr>
          <w:lang w:val="en-GB"/>
        </w:rPr>
        <w:t xml:space="preserve">), </w:t>
      </w:r>
      <w:r w:rsidRPr="00122B6E">
        <w:rPr>
          <w:rStyle w:val="ePage"/>
          <w:shd w:val="clear" w:color="auto" w:fill="auto"/>
          <w:lang w:val="en-GB"/>
        </w:rPr>
        <w:t>e12429</w:t>
      </w:r>
      <w:r w:rsidRPr="00122B6E">
        <w:rPr>
          <w:lang w:val="en-GB"/>
        </w:rPr>
        <w:t xml:space="preserve">. </w:t>
      </w:r>
      <w:r w:rsidR="009D2D8E">
        <w:rPr>
          <w:lang w:val="en-GB"/>
        </w:rPr>
        <w:t xml:space="preserve">Available at: </w:t>
      </w:r>
      <w:r w:rsidRPr="00122B6E">
        <w:rPr>
          <w:rStyle w:val="DOI"/>
          <w:shd w:val="clear" w:color="auto" w:fill="auto"/>
          <w:lang w:val="en-GB"/>
        </w:rPr>
        <w:t>https://doi.org/10.1111/opn.12429</w:t>
      </w:r>
    </w:p>
    <w:p w14:paraId="49C5BBC3" w14:textId="1AFC8AAD" w:rsidR="00BD3D9B" w:rsidRPr="00122B6E" w:rsidRDefault="005E1A37" w:rsidP="00122B6E">
      <w:pPr>
        <w:pStyle w:val="ReferencesJN"/>
        <w:shd w:val="clear" w:color="000000" w:fill="auto"/>
        <w:rPr>
          <w:rStyle w:val="cf01"/>
          <w:rFonts w:ascii="Times New Roman" w:hAnsi="Times New Roman" w:cs="Times New Roman"/>
          <w:sz w:val="24"/>
          <w:szCs w:val="24"/>
          <w:lang w:val="en-GB"/>
        </w:rPr>
      </w:pPr>
      <w:bookmarkStart w:id="272" w:name="Craswell_et_al__2016"/>
      <w:bookmarkEnd w:id="271"/>
      <w:r w:rsidRPr="00122B6E">
        <w:rPr>
          <w:rStyle w:val="SurName"/>
          <w:shd w:val="clear" w:color="auto" w:fill="auto"/>
          <w:lang w:val="en-GB"/>
        </w:rPr>
        <w:t>Craswell</w:t>
      </w:r>
      <w:r w:rsidRPr="00122B6E">
        <w:rPr>
          <w:rStyle w:val="Author"/>
          <w:shd w:val="clear" w:color="auto" w:fill="auto"/>
          <w:lang w:val="en-GB"/>
        </w:rPr>
        <w:t xml:space="preserve">, </w:t>
      </w:r>
      <w:r w:rsidRPr="00122B6E">
        <w:rPr>
          <w:rStyle w:val="GivenName"/>
          <w:shd w:val="clear" w:color="auto" w:fill="auto"/>
          <w:lang w:val="en-GB"/>
        </w:rPr>
        <w:t>A.</w:t>
      </w:r>
      <w:r w:rsidRPr="00122B6E">
        <w:rPr>
          <w:rStyle w:val="Author"/>
          <w:shd w:val="clear" w:color="auto" w:fill="auto"/>
          <w:lang w:val="en-GB"/>
        </w:rPr>
        <w:t xml:space="preserve">, </w:t>
      </w:r>
      <w:r w:rsidRPr="00122B6E">
        <w:rPr>
          <w:rStyle w:val="SurName"/>
          <w:shd w:val="clear" w:color="auto" w:fill="auto"/>
          <w:lang w:val="en-GB"/>
        </w:rPr>
        <w:t>Marsden</w:t>
      </w:r>
      <w:r w:rsidRPr="00122B6E">
        <w:rPr>
          <w:rStyle w:val="Author"/>
          <w:shd w:val="clear" w:color="auto" w:fill="auto"/>
          <w:lang w:val="en-GB"/>
        </w:rPr>
        <w:t xml:space="preserve">, </w:t>
      </w:r>
      <w:r w:rsidRPr="00122B6E">
        <w:rPr>
          <w:rStyle w:val="GivenName"/>
          <w:shd w:val="clear" w:color="auto" w:fill="auto"/>
          <w:lang w:val="en-GB"/>
        </w:rPr>
        <w:t>E.</w:t>
      </w:r>
      <w:r w:rsidRPr="00122B6E">
        <w:rPr>
          <w:rStyle w:val="Author"/>
          <w:shd w:val="clear" w:color="auto" w:fill="auto"/>
          <w:lang w:val="en-GB"/>
        </w:rPr>
        <w:t xml:space="preserve">, </w:t>
      </w:r>
      <w:r w:rsidRPr="00122B6E">
        <w:rPr>
          <w:rStyle w:val="SurName"/>
          <w:shd w:val="clear" w:color="auto" w:fill="auto"/>
          <w:lang w:val="en-GB"/>
        </w:rPr>
        <w:t>Taylor</w:t>
      </w:r>
      <w:r w:rsidRPr="00122B6E">
        <w:rPr>
          <w:rStyle w:val="Author"/>
          <w:shd w:val="clear" w:color="auto" w:fill="auto"/>
          <w:lang w:val="en-GB"/>
        </w:rPr>
        <w:t xml:space="preserve">, </w:t>
      </w:r>
      <w:r w:rsidRPr="00122B6E">
        <w:rPr>
          <w:rStyle w:val="GivenName"/>
          <w:shd w:val="clear" w:color="auto" w:fill="auto"/>
          <w:lang w:val="en-GB"/>
        </w:rPr>
        <w:t>A.</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Wallis</w:t>
      </w:r>
      <w:r w:rsidRPr="00122B6E">
        <w:rPr>
          <w:rStyle w:val="Author"/>
          <w:shd w:val="clear" w:color="auto" w:fill="auto"/>
          <w:lang w:val="en-GB"/>
        </w:rPr>
        <w:t xml:space="preserve">, </w:t>
      </w:r>
      <w:r w:rsidRPr="00122B6E">
        <w:rPr>
          <w:rStyle w:val="GivenName"/>
          <w:shd w:val="clear" w:color="auto" w:fill="auto"/>
          <w:lang w:val="en-GB"/>
        </w:rPr>
        <w:t>M</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(2016</w:t>
      </w:r>
      <w:r w:rsidR="00B61238">
        <w:rPr>
          <w:rStyle w:val="Year"/>
          <w:shd w:val="clear" w:color="auto" w:fill="auto"/>
          <w:lang w:val="en-GB"/>
        </w:rPr>
        <w:t>) ‘</w:t>
      </w:r>
      <w:r w:rsidRPr="00122B6E">
        <w:rPr>
          <w:rStyle w:val="ArtlTitle"/>
          <w:shd w:val="clear" w:color="auto" w:fill="auto"/>
          <w:lang w:val="en-GB"/>
        </w:rPr>
        <w:t xml:space="preserve">Emergency </w:t>
      </w:r>
      <w:r w:rsidR="00CF0A26" w:rsidRPr="00122B6E">
        <w:rPr>
          <w:rStyle w:val="ArtlTitle"/>
          <w:shd w:val="clear" w:color="auto" w:fill="auto"/>
          <w:lang w:val="en-GB"/>
        </w:rPr>
        <w:t>d</w:t>
      </w:r>
      <w:r w:rsidRPr="00122B6E">
        <w:rPr>
          <w:rStyle w:val="ArtlTitle"/>
          <w:shd w:val="clear" w:color="auto" w:fill="auto"/>
          <w:lang w:val="en-GB"/>
        </w:rPr>
        <w:t>epartment presentation</w:t>
      </w:r>
      <w:r w:rsidR="00907458" w:rsidRPr="00122B6E">
        <w:rPr>
          <w:rStyle w:val="ArtlTitle"/>
          <w:shd w:val="clear" w:color="auto" w:fill="auto"/>
          <w:lang w:val="en-GB"/>
        </w:rPr>
        <w:t xml:space="preserve"> </w:t>
      </w:r>
      <w:r w:rsidRPr="00122B6E">
        <w:rPr>
          <w:rStyle w:val="ArtlTitle"/>
          <w:shd w:val="clear" w:color="auto" w:fill="auto"/>
          <w:lang w:val="en-GB"/>
        </w:rPr>
        <w:t xml:space="preserve">of frail older people and interventions for management: Geriatric </w:t>
      </w:r>
      <w:r w:rsidR="00615F05" w:rsidRPr="00122B6E">
        <w:rPr>
          <w:rStyle w:val="ArtlTitle"/>
          <w:shd w:val="clear" w:color="auto" w:fill="auto"/>
          <w:lang w:val="en-GB"/>
        </w:rPr>
        <w:t>e</w:t>
      </w:r>
      <w:r w:rsidRPr="00122B6E">
        <w:rPr>
          <w:rStyle w:val="ArtlTitle"/>
          <w:shd w:val="clear" w:color="auto" w:fill="auto"/>
          <w:lang w:val="en-GB"/>
        </w:rPr>
        <w:t xml:space="preserve">mergency </w:t>
      </w:r>
      <w:r w:rsidR="00615F05" w:rsidRPr="00122B6E">
        <w:rPr>
          <w:rStyle w:val="ArtlTitle"/>
          <w:shd w:val="clear" w:color="auto" w:fill="auto"/>
          <w:lang w:val="en-GB"/>
        </w:rPr>
        <w:t>d</w:t>
      </w:r>
      <w:r w:rsidRPr="00122B6E">
        <w:rPr>
          <w:rStyle w:val="ArtlTitle"/>
          <w:shd w:val="clear" w:color="auto" w:fill="auto"/>
          <w:lang w:val="en-GB"/>
        </w:rPr>
        <w:t xml:space="preserve">epartment </w:t>
      </w:r>
      <w:r w:rsidR="00615F05" w:rsidRPr="00122B6E">
        <w:rPr>
          <w:rStyle w:val="ArtlTitle"/>
          <w:shd w:val="clear" w:color="auto" w:fill="auto"/>
          <w:lang w:val="en-GB"/>
        </w:rPr>
        <w:lastRenderedPageBreak/>
        <w:t>i</w:t>
      </w:r>
      <w:r w:rsidRPr="00122B6E">
        <w:rPr>
          <w:rStyle w:val="ArtlTitle"/>
          <w:shd w:val="clear" w:color="auto" w:fill="auto"/>
          <w:lang w:val="en-GB"/>
        </w:rPr>
        <w:t>ntervention</w:t>
      </w:r>
      <w:r w:rsidR="00657DB0">
        <w:rPr>
          <w:rStyle w:val="ArtlTitle"/>
          <w:shd w:val="clear" w:color="auto" w:fill="auto"/>
          <w:lang w:val="en-GB"/>
        </w:rPr>
        <w:t xml:space="preserve">’, </w:t>
      </w:r>
      <w:r w:rsidR="00BD3D9B" w:rsidRPr="00122B6E">
        <w:rPr>
          <w:rStyle w:val="JournalTitle"/>
          <w:i/>
          <w:shd w:val="clear" w:color="auto" w:fill="auto"/>
          <w:lang w:val="en-GB"/>
        </w:rPr>
        <w:t>Safety in Health</w:t>
      </w:r>
      <w:r w:rsidR="00BD3D9B" w:rsidRPr="00212084">
        <w:rPr>
          <w:lang w:val="en-GB"/>
        </w:rPr>
        <w:t xml:space="preserve">, </w:t>
      </w:r>
      <w:r w:rsidR="00BD3D9B" w:rsidRPr="00212084">
        <w:rPr>
          <w:rStyle w:val="Volume"/>
          <w:shd w:val="clear" w:color="auto" w:fill="auto"/>
          <w:lang w:val="en-GB"/>
        </w:rPr>
        <w:t>2</w:t>
      </w:r>
      <w:r w:rsidRPr="00122B6E">
        <w:rPr>
          <w:lang w:val="en-GB"/>
        </w:rPr>
        <w:t>(</w:t>
      </w:r>
      <w:r w:rsidRPr="00122B6E">
        <w:rPr>
          <w:rStyle w:val="Issue"/>
          <w:shd w:val="clear" w:color="auto" w:fill="auto"/>
          <w:lang w:val="en-GB"/>
        </w:rPr>
        <w:t>1</w:t>
      </w:r>
      <w:r w:rsidRPr="00122B6E">
        <w:rPr>
          <w:lang w:val="en-GB"/>
        </w:rPr>
        <w:t xml:space="preserve">), </w:t>
      </w:r>
      <w:r w:rsidRPr="00122B6E">
        <w:rPr>
          <w:rStyle w:val="Volume"/>
          <w:shd w:val="clear" w:color="auto" w:fill="auto"/>
          <w:lang w:val="en-GB"/>
        </w:rPr>
        <w:t>14</w:t>
      </w:r>
      <w:r w:rsidRPr="00122B6E">
        <w:rPr>
          <w:lang w:val="en-GB"/>
        </w:rPr>
        <w:t xml:space="preserve">. </w:t>
      </w:r>
      <w:r w:rsidR="009D2D8E">
        <w:rPr>
          <w:lang w:val="en-GB"/>
        </w:rPr>
        <w:t xml:space="preserve">Available at: </w:t>
      </w:r>
      <w:r w:rsidR="00615F05" w:rsidRPr="00122B6E">
        <w:rPr>
          <w:rStyle w:val="DOI"/>
          <w:shd w:val="clear" w:color="auto" w:fill="auto"/>
          <w:lang w:val="en-GB"/>
        </w:rPr>
        <w:t>https://doi.org/10.1186/s40886-016-0049-y</w:t>
      </w:r>
      <w:r w:rsidR="00907458" w:rsidRPr="00122B6E">
        <w:rPr>
          <w:lang w:val="en-GB"/>
        </w:rPr>
        <w:t xml:space="preserve"> </w:t>
      </w:r>
      <w:r w:rsidR="0080400A" w:rsidRPr="00122B6E">
        <w:rPr>
          <w:rStyle w:val="cf01"/>
          <w:rFonts w:ascii="Times New Roman" w:hAnsi="Times New Roman" w:cs="Times New Roman"/>
          <w:sz w:val="24"/>
          <w:szCs w:val="24"/>
          <w:lang w:val="en-GB"/>
        </w:rPr>
        <w:t>[Blinded for review]</w:t>
      </w:r>
      <w:del w:id="273" w:author="Raja Pari" w:date="2026-04-01T20:48:00Z" w16du:dateUtc="2026-04-01T15:18:00Z">
        <w:r w:rsidR="0080400A" w:rsidRPr="00122B6E" w:rsidDel="001D0208">
          <w:rPr>
            <w:rStyle w:val="cf01"/>
            <w:rFonts w:ascii="Times New Roman" w:hAnsi="Times New Roman" w:cs="Times New Roman"/>
            <w:sz w:val="24"/>
            <w:szCs w:val="24"/>
            <w:lang w:val="en-GB"/>
          </w:rPr>
          <w:delText>.</w:delText>
        </w:r>
      </w:del>
    </w:p>
    <w:p w14:paraId="2D3E6714" w14:textId="1ED4D21C" w:rsidR="00BD3D9B" w:rsidRPr="00122B6E" w:rsidRDefault="007926D8" w:rsidP="00122B6E">
      <w:pPr>
        <w:pStyle w:val="ReferencesJN"/>
        <w:shd w:val="clear" w:color="000000" w:fill="auto"/>
        <w:rPr>
          <w:lang w:val="en-GB"/>
        </w:rPr>
      </w:pPr>
      <w:bookmarkStart w:id="274" w:name="Denson_et_al__2013"/>
      <w:bookmarkEnd w:id="272"/>
      <w:r w:rsidRPr="00122B6E">
        <w:rPr>
          <w:rStyle w:val="SurName"/>
          <w:shd w:val="clear" w:color="auto" w:fill="auto"/>
          <w:lang w:val="en-GB"/>
        </w:rPr>
        <w:t>Denson</w:t>
      </w:r>
      <w:r w:rsidRPr="00122B6E">
        <w:rPr>
          <w:rStyle w:val="Author"/>
          <w:shd w:val="clear" w:color="auto" w:fill="auto"/>
          <w:lang w:val="en-GB"/>
        </w:rPr>
        <w:t xml:space="preserve">, </w:t>
      </w:r>
      <w:r w:rsidRPr="00122B6E">
        <w:rPr>
          <w:rStyle w:val="GivenName"/>
          <w:shd w:val="clear" w:color="auto" w:fill="auto"/>
          <w:lang w:val="en-GB"/>
        </w:rPr>
        <w:t>L.A.</w:t>
      </w:r>
      <w:r w:rsidRPr="00122B6E">
        <w:rPr>
          <w:rStyle w:val="Author"/>
          <w:shd w:val="clear" w:color="auto" w:fill="auto"/>
          <w:lang w:val="en-GB"/>
        </w:rPr>
        <w:t xml:space="preserve">, </w:t>
      </w:r>
      <w:r w:rsidRPr="00122B6E">
        <w:rPr>
          <w:rStyle w:val="SurName"/>
          <w:shd w:val="clear" w:color="auto" w:fill="auto"/>
          <w:lang w:val="en-GB"/>
        </w:rPr>
        <w:t>Winefield</w:t>
      </w:r>
      <w:r w:rsidRPr="00122B6E">
        <w:rPr>
          <w:rStyle w:val="Author"/>
          <w:shd w:val="clear" w:color="auto" w:fill="auto"/>
          <w:lang w:val="en-GB"/>
        </w:rPr>
        <w:t xml:space="preserve">, </w:t>
      </w:r>
      <w:r w:rsidRPr="00122B6E">
        <w:rPr>
          <w:rStyle w:val="GivenName"/>
          <w:shd w:val="clear" w:color="auto" w:fill="auto"/>
          <w:lang w:val="en-GB"/>
        </w:rPr>
        <w:t>H.R.</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Beilby</w:t>
      </w:r>
      <w:r w:rsidRPr="00122B6E">
        <w:rPr>
          <w:rStyle w:val="Author"/>
          <w:shd w:val="clear" w:color="auto" w:fill="auto"/>
          <w:lang w:val="en-GB"/>
        </w:rPr>
        <w:t xml:space="preserve">, </w:t>
      </w:r>
      <w:r w:rsidRPr="00122B6E">
        <w:rPr>
          <w:rStyle w:val="GivenName"/>
          <w:shd w:val="clear" w:color="auto" w:fill="auto"/>
          <w:lang w:val="en-GB"/>
        </w:rPr>
        <w:t>J.J.</w:t>
      </w:r>
      <w:r w:rsidRPr="00122B6E">
        <w:rPr>
          <w:lang w:val="en-GB"/>
        </w:rPr>
        <w:t xml:space="preserve"> </w:t>
      </w:r>
      <w:r w:rsidRPr="00122B6E">
        <w:rPr>
          <w:rStyle w:val="Year"/>
          <w:shd w:val="clear" w:color="auto" w:fill="auto"/>
          <w:lang w:val="en-GB"/>
        </w:rPr>
        <w:t>(2013</w:t>
      </w:r>
      <w:r w:rsidR="00B61238">
        <w:rPr>
          <w:rStyle w:val="Year"/>
          <w:shd w:val="clear" w:color="auto" w:fill="auto"/>
          <w:lang w:val="en-GB"/>
        </w:rPr>
        <w:t>) ‘</w:t>
      </w:r>
      <w:r w:rsidRPr="00122B6E">
        <w:rPr>
          <w:rStyle w:val="ArtlTitle"/>
          <w:shd w:val="clear" w:color="auto" w:fill="auto"/>
          <w:lang w:val="en-GB"/>
        </w:rPr>
        <w:t>Discharge-planning for long-term care</w:t>
      </w:r>
      <w:r w:rsidR="00907458" w:rsidRPr="00122B6E">
        <w:rPr>
          <w:rStyle w:val="ArtlTitle"/>
          <w:shd w:val="clear" w:color="auto" w:fill="auto"/>
          <w:lang w:val="en-GB"/>
        </w:rPr>
        <w:t xml:space="preserve"> </w:t>
      </w:r>
      <w:r w:rsidRPr="00122B6E">
        <w:rPr>
          <w:rStyle w:val="ArtlTitle"/>
          <w:shd w:val="clear" w:color="auto" w:fill="auto"/>
          <w:lang w:val="en-GB"/>
        </w:rPr>
        <w:t xml:space="preserve">needs: </w:t>
      </w:r>
      <w:r w:rsidR="00CF0A26" w:rsidRPr="00122B6E">
        <w:rPr>
          <w:rStyle w:val="ArtlTitle"/>
          <w:shd w:val="clear" w:color="auto" w:fill="auto"/>
          <w:lang w:val="en-GB"/>
        </w:rPr>
        <w:t>T</w:t>
      </w:r>
      <w:r w:rsidRPr="00122B6E">
        <w:rPr>
          <w:rStyle w:val="ArtlTitle"/>
          <w:shd w:val="clear" w:color="auto" w:fill="auto"/>
          <w:lang w:val="en-GB"/>
        </w:rPr>
        <w:t>he values and priorities of older people, their younger relatives and health professionals</w:t>
      </w:r>
      <w:r w:rsidR="00657DB0">
        <w:rPr>
          <w:rStyle w:val="ArtlTitle"/>
          <w:shd w:val="clear" w:color="auto" w:fill="auto"/>
          <w:lang w:val="en-GB"/>
        </w:rPr>
        <w:t xml:space="preserve">’, </w:t>
      </w:r>
      <w:r w:rsidR="00BD3D9B" w:rsidRPr="00122B6E">
        <w:rPr>
          <w:rStyle w:val="JournalTitle"/>
          <w:i/>
          <w:shd w:val="clear" w:color="auto" w:fill="auto"/>
          <w:lang w:val="en-GB"/>
        </w:rPr>
        <w:t>Scandinavian Journal of Caring Sciences</w:t>
      </w:r>
      <w:r w:rsidRPr="00122B6E">
        <w:rPr>
          <w:lang w:val="en-GB"/>
        </w:rPr>
        <w:t>,</w:t>
      </w:r>
      <w:r w:rsidR="00BD3D9B" w:rsidRPr="00122B6E">
        <w:rPr>
          <w:lang w:val="en-GB"/>
        </w:rPr>
        <w:t xml:space="preserve"> </w:t>
      </w:r>
      <w:r w:rsidR="00BD3D9B" w:rsidRPr="00212084">
        <w:rPr>
          <w:rStyle w:val="Volume"/>
          <w:iCs/>
          <w:shd w:val="clear" w:color="auto" w:fill="auto"/>
          <w:lang w:val="en-GB"/>
        </w:rPr>
        <w:t>27</w:t>
      </w:r>
      <w:r w:rsidRPr="00122B6E">
        <w:rPr>
          <w:lang w:val="en-GB"/>
        </w:rPr>
        <w:t>(</w:t>
      </w:r>
      <w:r w:rsidRPr="00122B6E">
        <w:rPr>
          <w:rStyle w:val="Issue"/>
          <w:shd w:val="clear" w:color="auto" w:fill="auto"/>
          <w:lang w:val="en-GB"/>
        </w:rPr>
        <w:t>1</w:t>
      </w:r>
      <w:r w:rsidRPr="00122B6E">
        <w:rPr>
          <w:lang w:val="en-GB"/>
        </w:rPr>
        <w:t xml:space="preserve">), </w:t>
      </w:r>
      <w:r w:rsidR="00123ABA">
        <w:rPr>
          <w:lang w:val="en-GB"/>
        </w:rPr>
        <w:t xml:space="preserve">pp. </w:t>
      </w:r>
      <w:r w:rsidRPr="00122B6E">
        <w:rPr>
          <w:rStyle w:val="FirstPage"/>
          <w:shd w:val="clear" w:color="auto" w:fill="auto"/>
          <w:lang w:val="en-GB"/>
        </w:rPr>
        <w:t>3</w:t>
      </w:r>
      <w:r w:rsidRPr="00122B6E">
        <w:rPr>
          <w:lang w:val="en-GB"/>
        </w:rPr>
        <w:t>–</w:t>
      </w:r>
      <w:r w:rsidRPr="00122B6E">
        <w:rPr>
          <w:rStyle w:val="LastPage"/>
          <w:shd w:val="clear" w:color="auto" w:fill="auto"/>
          <w:lang w:val="en-GB"/>
        </w:rPr>
        <w:t>12</w:t>
      </w:r>
      <w:r w:rsidRPr="00122B6E">
        <w:rPr>
          <w:lang w:val="en-GB"/>
        </w:rPr>
        <w:t xml:space="preserve">. </w:t>
      </w:r>
      <w:r w:rsidR="009D2D8E">
        <w:rPr>
          <w:lang w:val="en-GB"/>
        </w:rPr>
        <w:t xml:space="preserve">Available at: </w:t>
      </w:r>
      <w:r w:rsidR="002F2945" w:rsidRPr="00122B6E">
        <w:rPr>
          <w:rStyle w:val="DOI"/>
          <w:shd w:val="clear" w:color="auto" w:fill="auto"/>
          <w:lang w:val="en-GB"/>
        </w:rPr>
        <w:t>https://doi.org/10.1111/j.1471-6712.2012.00987.x</w:t>
      </w:r>
    </w:p>
    <w:p w14:paraId="3CE1DE60" w14:textId="7C24E88C" w:rsidR="00BD3D9B" w:rsidRPr="00122B6E" w:rsidRDefault="00BB00FA" w:rsidP="00122B6E">
      <w:pPr>
        <w:pStyle w:val="ReferencesJN"/>
        <w:shd w:val="clear" w:color="000000" w:fill="auto"/>
        <w:rPr>
          <w:lang w:val="en-GB"/>
        </w:rPr>
      </w:pPr>
      <w:bookmarkStart w:id="275" w:name="Dill_et_al__2023"/>
      <w:bookmarkEnd w:id="274"/>
      <w:r w:rsidRPr="00122B6E">
        <w:rPr>
          <w:rStyle w:val="SurName"/>
          <w:shd w:val="clear" w:color="auto" w:fill="auto"/>
          <w:lang w:val="en-GB"/>
        </w:rPr>
        <w:t>Dill</w:t>
      </w:r>
      <w:r w:rsidRPr="00122B6E">
        <w:rPr>
          <w:rStyle w:val="Author"/>
          <w:shd w:val="clear" w:color="auto" w:fill="auto"/>
          <w:lang w:val="en-GB"/>
        </w:rPr>
        <w:t xml:space="preserve">, </w:t>
      </w:r>
      <w:r w:rsidRPr="00122B6E">
        <w:rPr>
          <w:rStyle w:val="GivenName"/>
          <w:shd w:val="clear" w:color="auto" w:fill="auto"/>
          <w:lang w:val="en-GB"/>
        </w:rPr>
        <w:t>J.</w:t>
      </w:r>
      <w:r w:rsidRPr="00122B6E">
        <w:rPr>
          <w:rStyle w:val="Author"/>
          <w:shd w:val="clear" w:color="auto" w:fill="auto"/>
          <w:lang w:val="en-GB"/>
        </w:rPr>
        <w:t xml:space="preserve">, </w:t>
      </w:r>
      <w:r w:rsidRPr="00122B6E">
        <w:rPr>
          <w:rStyle w:val="SurName"/>
          <w:shd w:val="clear" w:color="auto" w:fill="auto"/>
          <w:lang w:val="en-GB"/>
        </w:rPr>
        <w:t>Henning-Smith</w:t>
      </w:r>
      <w:r w:rsidRPr="00122B6E">
        <w:rPr>
          <w:rStyle w:val="Author"/>
          <w:shd w:val="clear" w:color="auto" w:fill="auto"/>
          <w:lang w:val="en-GB"/>
        </w:rPr>
        <w:t xml:space="preserve">, </w:t>
      </w:r>
      <w:r w:rsidRPr="00122B6E">
        <w:rPr>
          <w:rStyle w:val="GivenName"/>
          <w:shd w:val="clear" w:color="auto" w:fill="auto"/>
          <w:lang w:val="en-GB"/>
        </w:rPr>
        <w:t>C.</w:t>
      </w:r>
      <w:r w:rsidRPr="00122B6E">
        <w:rPr>
          <w:rStyle w:val="Author"/>
          <w:shd w:val="clear" w:color="auto" w:fill="auto"/>
          <w:lang w:val="en-GB"/>
        </w:rPr>
        <w:t xml:space="preserve">, </w:t>
      </w:r>
      <w:r w:rsidRPr="00122B6E">
        <w:rPr>
          <w:rStyle w:val="SurName"/>
          <w:shd w:val="clear" w:color="auto" w:fill="auto"/>
          <w:lang w:val="en-GB"/>
        </w:rPr>
        <w:t>Zhu</w:t>
      </w:r>
      <w:r w:rsidRPr="00122B6E">
        <w:rPr>
          <w:rStyle w:val="Author"/>
          <w:shd w:val="clear" w:color="auto" w:fill="auto"/>
          <w:lang w:val="en-GB"/>
        </w:rPr>
        <w:t xml:space="preserve">, </w:t>
      </w:r>
      <w:r w:rsidRPr="00122B6E">
        <w:rPr>
          <w:rStyle w:val="GivenName"/>
          <w:shd w:val="clear" w:color="auto" w:fill="auto"/>
          <w:lang w:val="en-GB"/>
        </w:rPr>
        <w:t>R.</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Vomacka</w:t>
      </w:r>
      <w:r w:rsidRPr="00122B6E">
        <w:rPr>
          <w:rStyle w:val="Author"/>
          <w:shd w:val="clear" w:color="auto" w:fill="auto"/>
          <w:lang w:val="en-GB"/>
        </w:rPr>
        <w:t xml:space="preserve">, </w:t>
      </w:r>
      <w:r w:rsidRPr="00122B6E">
        <w:rPr>
          <w:rStyle w:val="GivenName"/>
          <w:shd w:val="clear" w:color="auto" w:fill="auto"/>
          <w:lang w:val="en-GB"/>
        </w:rPr>
        <w:t>E</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(2023</w:t>
      </w:r>
      <w:r w:rsidR="00B61238">
        <w:rPr>
          <w:rStyle w:val="Year"/>
          <w:shd w:val="clear" w:color="auto" w:fill="auto"/>
          <w:lang w:val="en-GB"/>
        </w:rPr>
        <w:t>) ‘</w:t>
      </w:r>
      <w:r w:rsidRPr="00122B6E">
        <w:rPr>
          <w:rStyle w:val="ArtlTitle"/>
          <w:shd w:val="clear" w:color="auto" w:fill="auto"/>
          <w:lang w:val="en-GB"/>
        </w:rPr>
        <w:t>Who will care for rural older</w:t>
      </w:r>
      <w:r w:rsidR="00907458" w:rsidRPr="00122B6E">
        <w:rPr>
          <w:rStyle w:val="ArtlTitle"/>
          <w:shd w:val="clear" w:color="auto" w:fill="auto"/>
          <w:lang w:val="en-GB"/>
        </w:rPr>
        <w:t xml:space="preserve"> </w:t>
      </w:r>
      <w:r w:rsidRPr="00122B6E">
        <w:rPr>
          <w:rStyle w:val="ArtlTitle"/>
          <w:shd w:val="clear" w:color="auto" w:fill="auto"/>
          <w:lang w:val="en-GB"/>
        </w:rPr>
        <w:t>adults? Measuring the direct care workforce in rural areas</w:t>
      </w:r>
      <w:r w:rsidR="00657DB0">
        <w:rPr>
          <w:rStyle w:val="ArtlTitle"/>
          <w:shd w:val="clear" w:color="auto" w:fill="auto"/>
          <w:lang w:val="en-GB"/>
        </w:rPr>
        <w:t xml:space="preserve">’, </w:t>
      </w:r>
      <w:r w:rsidR="00BD3D9B" w:rsidRPr="00122B6E">
        <w:rPr>
          <w:rStyle w:val="JournalTitle"/>
          <w:i/>
          <w:shd w:val="clear" w:color="auto" w:fill="auto"/>
          <w:lang w:val="en-GB"/>
        </w:rPr>
        <w:t>Journal of Applied Gerontology</w:t>
      </w:r>
      <w:r w:rsidRPr="00122B6E">
        <w:rPr>
          <w:lang w:val="en-GB"/>
        </w:rPr>
        <w:t xml:space="preserve">, </w:t>
      </w:r>
      <w:r w:rsidR="00BD3D9B" w:rsidRPr="00212084">
        <w:rPr>
          <w:rStyle w:val="Volume"/>
          <w:iCs/>
          <w:shd w:val="clear" w:color="auto" w:fill="auto"/>
          <w:lang w:val="en-GB"/>
        </w:rPr>
        <w:t>8</w:t>
      </w:r>
      <w:r w:rsidRPr="00122B6E">
        <w:rPr>
          <w:lang w:val="en-GB"/>
        </w:rPr>
        <w:t xml:space="preserve">, </w:t>
      </w:r>
      <w:r w:rsidR="00123ABA">
        <w:rPr>
          <w:lang w:val="en-GB"/>
        </w:rPr>
        <w:t xml:space="preserve">pp. </w:t>
      </w:r>
      <w:r w:rsidRPr="00122B6E">
        <w:rPr>
          <w:rStyle w:val="FirstPage"/>
          <w:shd w:val="clear" w:color="auto" w:fill="auto"/>
          <w:lang w:val="en-GB"/>
        </w:rPr>
        <w:t>1800</w:t>
      </w:r>
      <w:r w:rsidRPr="00122B6E">
        <w:rPr>
          <w:lang w:val="en-GB"/>
        </w:rPr>
        <w:t>–</w:t>
      </w:r>
      <w:r w:rsidRPr="00122B6E">
        <w:rPr>
          <w:rStyle w:val="LastPage"/>
          <w:shd w:val="clear" w:color="auto" w:fill="auto"/>
          <w:lang w:val="en-GB"/>
        </w:rPr>
        <w:t>1808</w:t>
      </w:r>
      <w:r w:rsidRPr="00122B6E">
        <w:rPr>
          <w:lang w:val="en-GB"/>
        </w:rPr>
        <w:t xml:space="preserve">. </w:t>
      </w:r>
      <w:r w:rsidR="009D2D8E">
        <w:rPr>
          <w:lang w:val="en-GB"/>
        </w:rPr>
        <w:t xml:space="preserve">Available at: </w:t>
      </w:r>
      <w:r w:rsidRPr="00122B6E">
        <w:rPr>
          <w:rStyle w:val="DOI"/>
          <w:shd w:val="clear" w:color="auto" w:fill="auto"/>
          <w:lang w:val="en-GB"/>
        </w:rPr>
        <w:t>https://doi.org/10.1177/07334648231158482</w:t>
      </w:r>
    </w:p>
    <w:p w14:paraId="041C4F64" w14:textId="7547CAB9" w:rsidR="00BD3D9B" w:rsidRPr="00122B6E" w:rsidRDefault="002F2945" w:rsidP="00122B6E">
      <w:pPr>
        <w:pStyle w:val="ReferencesJN"/>
        <w:shd w:val="clear" w:color="000000" w:fill="auto"/>
        <w:rPr>
          <w:lang w:val="en-GB"/>
        </w:rPr>
      </w:pPr>
      <w:bookmarkStart w:id="276" w:name="Doornebosch_et_al__2022"/>
      <w:bookmarkEnd w:id="275"/>
      <w:r w:rsidRPr="00122B6E">
        <w:rPr>
          <w:rStyle w:val="SurName"/>
          <w:shd w:val="clear" w:color="auto" w:fill="auto"/>
          <w:lang w:val="en-GB"/>
        </w:rPr>
        <w:t>Doornebosch</w:t>
      </w:r>
      <w:r w:rsidRPr="00122B6E">
        <w:rPr>
          <w:rStyle w:val="Author"/>
          <w:shd w:val="clear" w:color="auto" w:fill="auto"/>
          <w:lang w:val="en-GB"/>
        </w:rPr>
        <w:t xml:space="preserve">, </w:t>
      </w:r>
      <w:r w:rsidRPr="00122B6E">
        <w:rPr>
          <w:rStyle w:val="GivenName"/>
          <w:shd w:val="clear" w:color="auto" w:fill="auto"/>
          <w:lang w:val="en-GB"/>
        </w:rPr>
        <w:t>A.J.</w:t>
      </w:r>
      <w:r w:rsidRPr="00122B6E">
        <w:rPr>
          <w:rStyle w:val="Author"/>
          <w:shd w:val="clear" w:color="auto" w:fill="auto"/>
          <w:lang w:val="en-GB"/>
        </w:rPr>
        <w:t xml:space="preserve">, </w:t>
      </w:r>
      <w:r w:rsidRPr="00122B6E">
        <w:rPr>
          <w:rStyle w:val="SurName"/>
          <w:shd w:val="clear" w:color="auto" w:fill="auto"/>
          <w:lang w:val="en-GB"/>
        </w:rPr>
        <w:t>Smaling</w:t>
      </w:r>
      <w:r w:rsidRPr="00122B6E">
        <w:rPr>
          <w:rStyle w:val="Author"/>
          <w:shd w:val="clear" w:color="auto" w:fill="auto"/>
          <w:lang w:val="en-GB"/>
        </w:rPr>
        <w:t xml:space="preserve">, </w:t>
      </w:r>
      <w:r w:rsidRPr="00122B6E">
        <w:rPr>
          <w:rStyle w:val="GivenName"/>
          <w:shd w:val="clear" w:color="auto" w:fill="auto"/>
          <w:lang w:val="en-GB"/>
        </w:rPr>
        <w:t>H.J.A.</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Achterberg</w:t>
      </w:r>
      <w:r w:rsidRPr="00122B6E">
        <w:rPr>
          <w:rStyle w:val="Author"/>
          <w:shd w:val="clear" w:color="auto" w:fill="auto"/>
          <w:lang w:val="en-GB"/>
        </w:rPr>
        <w:t xml:space="preserve">, </w:t>
      </w:r>
      <w:r w:rsidRPr="00122B6E">
        <w:rPr>
          <w:rStyle w:val="GivenName"/>
          <w:shd w:val="clear" w:color="auto" w:fill="auto"/>
          <w:lang w:val="en-GB"/>
        </w:rPr>
        <w:t>W.P.</w:t>
      </w:r>
      <w:r w:rsidRPr="00122B6E">
        <w:rPr>
          <w:lang w:val="en-GB"/>
        </w:rPr>
        <w:t xml:space="preserve"> </w:t>
      </w:r>
      <w:r w:rsidRPr="00122B6E">
        <w:rPr>
          <w:rStyle w:val="Year"/>
          <w:shd w:val="clear" w:color="auto" w:fill="auto"/>
          <w:lang w:val="en-GB"/>
        </w:rPr>
        <w:t>(2022</w:t>
      </w:r>
      <w:r w:rsidR="00B61238">
        <w:rPr>
          <w:rStyle w:val="Year"/>
          <w:shd w:val="clear" w:color="auto" w:fill="auto"/>
          <w:lang w:val="en-GB"/>
        </w:rPr>
        <w:t>) ‘</w:t>
      </w:r>
      <w:r w:rsidRPr="00122B6E">
        <w:rPr>
          <w:rStyle w:val="ArtlTitle"/>
          <w:shd w:val="clear" w:color="auto" w:fill="auto"/>
          <w:lang w:val="en-GB"/>
        </w:rPr>
        <w:t>Interprofessional</w:t>
      </w:r>
      <w:r w:rsidR="00907458" w:rsidRPr="00122B6E">
        <w:rPr>
          <w:rStyle w:val="ArtlTitle"/>
          <w:shd w:val="clear" w:color="auto" w:fill="auto"/>
          <w:lang w:val="en-GB"/>
        </w:rPr>
        <w:t xml:space="preserve"> </w:t>
      </w:r>
      <w:r w:rsidRPr="00122B6E">
        <w:rPr>
          <w:rStyle w:val="ArtlTitle"/>
          <w:shd w:val="clear" w:color="auto" w:fill="auto"/>
          <w:lang w:val="en-GB"/>
        </w:rPr>
        <w:t xml:space="preserve">collaboration in long-term </w:t>
      </w:r>
      <w:r w:rsidR="008E5582" w:rsidRPr="00122B6E">
        <w:rPr>
          <w:rStyle w:val="ArtlTitle"/>
          <w:shd w:val="clear" w:color="auto" w:fill="auto"/>
          <w:lang w:val="en-GB"/>
        </w:rPr>
        <w:t>c</w:t>
      </w:r>
      <w:r w:rsidRPr="00122B6E">
        <w:rPr>
          <w:rStyle w:val="ArtlTitle"/>
          <w:shd w:val="clear" w:color="auto" w:fill="auto"/>
          <w:lang w:val="en-GB"/>
        </w:rPr>
        <w:t xml:space="preserve">are and </w:t>
      </w:r>
      <w:r w:rsidR="008E5582" w:rsidRPr="00122B6E">
        <w:rPr>
          <w:rStyle w:val="ArtlTitle"/>
          <w:shd w:val="clear" w:color="auto" w:fill="auto"/>
          <w:lang w:val="en-GB"/>
        </w:rPr>
        <w:t>rehabilitation</w:t>
      </w:r>
      <w:r w:rsidRPr="00122B6E">
        <w:rPr>
          <w:rStyle w:val="ArtlTitle"/>
          <w:shd w:val="clear" w:color="auto" w:fill="auto"/>
          <w:lang w:val="en-GB"/>
        </w:rPr>
        <w:t xml:space="preserve">: A </w:t>
      </w:r>
      <w:r w:rsidR="008E5582" w:rsidRPr="00122B6E">
        <w:rPr>
          <w:rStyle w:val="ArtlTitle"/>
          <w:shd w:val="clear" w:color="auto" w:fill="auto"/>
          <w:lang w:val="en-GB"/>
        </w:rPr>
        <w:t>s</w:t>
      </w:r>
      <w:r w:rsidRPr="00122B6E">
        <w:rPr>
          <w:rStyle w:val="ArtlTitle"/>
          <w:shd w:val="clear" w:color="auto" w:fill="auto"/>
          <w:lang w:val="en-GB"/>
        </w:rPr>
        <w:t xml:space="preserve">ystematic </w:t>
      </w:r>
      <w:r w:rsidR="008E5582" w:rsidRPr="00122B6E">
        <w:rPr>
          <w:rStyle w:val="ArtlTitle"/>
          <w:shd w:val="clear" w:color="auto" w:fill="auto"/>
          <w:lang w:val="en-GB"/>
        </w:rPr>
        <w:t>r</w:t>
      </w:r>
      <w:r w:rsidRPr="00122B6E">
        <w:rPr>
          <w:rStyle w:val="ArtlTitle"/>
          <w:shd w:val="clear" w:color="auto" w:fill="auto"/>
          <w:lang w:val="en-GB"/>
        </w:rPr>
        <w:t>eview</w:t>
      </w:r>
      <w:r w:rsidR="00657DB0">
        <w:rPr>
          <w:lang w:val="en-GB"/>
        </w:rPr>
        <w:t xml:space="preserve">’, </w:t>
      </w:r>
      <w:r w:rsidR="00BD3D9B" w:rsidRPr="00122B6E">
        <w:rPr>
          <w:rStyle w:val="JournalTitle"/>
          <w:i/>
          <w:shd w:val="clear" w:color="auto" w:fill="auto"/>
          <w:lang w:val="en-GB"/>
        </w:rPr>
        <w:t>Journal of the American Medical Directors Association</w:t>
      </w:r>
      <w:r w:rsidR="00BD3D9B" w:rsidRPr="00212084">
        <w:rPr>
          <w:lang w:val="en-GB"/>
        </w:rPr>
        <w:t xml:space="preserve">, </w:t>
      </w:r>
      <w:r w:rsidR="00BD3D9B" w:rsidRPr="00212084">
        <w:rPr>
          <w:rStyle w:val="Volume"/>
          <w:shd w:val="clear" w:color="auto" w:fill="auto"/>
          <w:lang w:val="en-GB"/>
        </w:rPr>
        <w:t>23</w:t>
      </w:r>
      <w:r w:rsidRPr="00122B6E">
        <w:rPr>
          <w:lang w:val="en-GB"/>
        </w:rPr>
        <w:t>(</w:t>
      </w:r>
      <w:r w:rsidRPr="00122B6E">
        <w:rPr>
          <w:rStyle w:val="Issue"/>
          <w:shd w:val="clear" w:color="auto" w:fill="auto"/>
          <w:lang w:val="en-GB"/>
        </w:rPr>
        <w:t>5</w:t>
      </w:r>
      <w:r w:rsidRPr="00122B6E">
        <w:rPr>
          <w:lang w:val="en-GB"/>
        </w:rPr>
        <w:t xml:space="preserve">), </w:t>
      </w:r>
      <w:r w:rsidR="00123ABA">
        <w:rPr>
          <w:lang w:val="en-GB"/>
        </w:rPr>
        <w:t xml:space="preserve">pp. </w:t>
      </w:r>
      <w:r w:rsidRPr="00122B6E">
        <w:rPr>
          <w:rStyle w:val="FirstPage"/>
          <w:shd w:val="clear" w:color="auto" w:fill="auto"/>
          <w:lang w:val="en-GB"/>
        </w:rPr>
        <w:t>764</w:t>
      </w:r>
      <w:r w:rsidRPr="00122B6E">
        <w:rPr>
          <w:lang w:val="en-GB"/>
        </w:rPr>
        <w:t>–</w:t>
      </w:r>
      <w:r w:rsidRPr="00122B6E">
        <w:rPr>
          <w:rStyle w:val="LastPage"/>
          <w:shd w:val="clear" w:color="auto" w:fill="auto"/>
          <w:lang w:val="en-GB"/>
        </w:rPr>
        <w:t>777</w:t>
      </w:r>
      <w:r w:rsidRPr="00122B6E">
        <w:rPr>
          <w:lang w:val="en-GB"/>
        </w:rPr>
        <w:t xml:space="preserve">.e2. </w:t>
      </w:r>
      <w:r w:rsidR="009D2D8E">
        <w:rPr>
          <w:lang w:val="en-GB"/>
        </w:rPr>
        <w:t xml:space="preserve">Available at: </w:t>
      </w:r>
      <w:r w:rsidR="000C66AA" w:rsidRPr="00122B6E">
        <w:rPr>
          <w:rStyle w:val="DOI"/>
          <w:shd w:val="clear" w:color="auto" w:fill="auto"/>
          <w:lang w:val="en-GB"/>
        </w:rPr>
        <w:t>https://doi.org/10.1016/j.jamda.2021.12.028</w:t>
      </w:r>
    </w:p>
    <w:p w14:paraId="60E4E4F5" w14:textId="65B4A492" w:rsidR="00BD3D9B" w:rsidRPr="00122B6E" w:rsidRDefault="000C66AA" w:rsidP="00122B6E">
      <w:pPr>
        <w:pStyle w:val="ReferencesJN"/>
        <w:shd w:val="clear" w:color="000000" w:fill="auto"/>
        <w:rPr>
          <w:lang w:val="en-GB"/>
        </w:rPr>
      </w:pPr>
      <w:bookmarkStart w:id="277" w:name="Gallant_et_al__2022"/>
      <w:bookmarkEnd w:id="276"/>
      <w:r w:rsidRPr="00122B6E">
        <w:rPr>
          <w:rStyle w:val="SurName"/>
          <w:shd w:val="clear" w:color="auto" w:fill="auto"/>
          <w:lang w:val="en-GB"/>
        </w:rPr>
        <w:t>Gallant</w:t>
      </w:r>
      <w:r w:rsidRPr="00122B6E">
        <w:rPr>
          <w:rStyle w:val="Author"/>
          <w:shd w:val="clear" w:color="auto" w:fill="auto"/>
          <w:lang w:val="en-GB"/>
        </w:rPr>
        <w:t xml:space="preserve">, </w:t>
      </w:r>
      <w:r w:rsidRPr="00122B6E">
        <w:rPr>
          <w:rStyle w:val="GivenName"/>
          <w:shd w:val="clear" w:color="auto" w:fill="auto"/>
          <w:lang w:val="en-GB"/>
        </w:rPr>
        <w:t>N.</w:t>
      </w:r>
      <w:r w:rsidRPr="00122B6E">
        <w:rPr>
          <w:rStyle w:val="Author"/>
          <w:shd w:val="clear" w:color="auto" w:fill="auto"/>
          <w:lang w:val="en-GB"/>
        </w:rPr>
        <w:t xml:space="preserve">, </w:t>
      </w:r>
      <w:r w:rsidRPr="00122B6E">
        <w:rPr>
          <w:rStyle w:val="SurName"/>
          <w:shd w:val="clear" w:color="auto" w:fill="auto"/>
          <w:lang w:val="en-GB"/>
        </w:rPr>
        <w:t>Hadjistavropoulos</w:t>
      </w:r>
      <w:r w:rsidRPr="00122B6E">
        <w:rPr>
          <w:rStyle w:val="Author"/>
          <w:shd w:val="clear" w:color="auto" w:fill="auto"/>
          <w:lang w:val="en-GB"/>
        </w:rPr>
        <w:t xml:space="preserve">, </w:t>
      </w:r>
      <w:r w:rsidRPr="00122B6E">
        <w:rPr>
          <w:rStyle w:val="GivenName"/>
          <w:shd w:val="clear" w:color="auto" w:fill="auto"/>
          <w:lang w:val="en-GB"/>
        </w:rPr>
        <w:t>T.</w:t>
      </w:r>
      <w:r w:rsidRPr="00122B6E">
        <w:rPr>
          <w:rStyle w:val="Author"/>
          <w:shd w:val="clear" w:color="auto" w:fill="auto"/>
          <w:lang w:val="en-GB"/>
        </w:rPr>
        <w:t xml:space="preserve">, </w:t>
      </w:r>
      <w:r w:rsidRPr="00122B6E">
        <w:rPr>
          <w:rStyle w:val="SurName"/>
          <w:shd w:val="clear" w:color="auto" w:fill="auto"/>
          <w:lang w:val="en-GB"/>
        </w:rPr>
        <w:t>Winters</w:t>
      </w:r>
      <w:r w:rsidRPr="00122B6E">
        <w:rPr>
          <w:rStyle w:val="Author"/>
          <w:shd w:val="clear" w:color="auto" w:fill="auto"/>
          <w:lang w:val="en-GB"/>
        </w:rPr>
        <w:t xml:space="preserve">, </w:t>
      </w:r>
      <w:r w:rsidRPr="00122B6E">
        <w:rPr>
          <w:rStyle w:val="GivenName"/>
          <w:shd w:val="clear" w:color="auto" w:fill="auto"/>
          <w:lang w:val="en-GB"/>
        </w:rPr>
        <w:t>E.M.</w:t>
      </w:r>
      <w:r w:rsidRPr="00122B6E">
        <w:rPr>
          <w:rStyle w:val="Author"/>
          <w:shd w:val="clear" w:color="auto" w:fill="auto"/>
          <w:lang w:val="en-GB"/>
        </w:rPr>
        <w:t xml:space="preserve">, </w:t>
      </w:r>
      <w:proofErr w:type="spellStart"/>
      <w:r w:rsidRPr="00122B6E">
        <w:rPr>
          <w:rStyle w:val="SurName"/>
          <w:shd w:val="clear" w:color="auto" w:fill="auto"/>
          <w:lang w:val="en-GB"/>
        </w:rPr>
        <w:t>Feere</w:t>
      </w:r>
      <w:proofErr w:type="spellEnd"/>
      <w:r w:rsidRPr="00122B6E">
        <w:rPr>
          <w:rStyle w:val="Author"/>
          <w:shd w:val="clear" w:color="auto" w:fill="auto"/>
          <w:lang w:val="en-GB"/>
        </w:rPr>
        <w:t xml:space="preserve">, </w:t>
      </w:r>
      <w:r w:rsidRPr="00122B6E">
        <w:rPr>
          <w:rStyle w:val="GivenName"/>
          <w:shd w:val="clear" w:color="auto" w:fill="auto"/>
          <w:lang w:val="en-GB"/>
        </w:rPr>
        <w:t>E.K.</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Wickson-Griffiths</w:t>
      </w:r>
      <w:r w:rsidRPr="00122B6E">
        <w:rPr>
          <w:rStyle w:val="Author"/>
          <w:shd w:val="clear" w:color="auto" w:fill="auto"/>
          <w:lang w:val="en-GB"/>
        </w:rPr>
        <w:t xml:space="preserve">, </w:t>
      </w:r>
      <w:r w:rsidRPr="00122B6E">
        <w:rPr>
          <w:rStyle w:val="GivenName"/>
          <w:shd w:val="clear" w:color="auto" w:fill="auto"/>
          <w:lang w:val="en-GB"/>
        </w:rPr>
        <w:t>A</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(2022</w:t>
      </w:r>
      <w:r w:rsidR="00B61238">
        <w:rPr>
          <w:rStyle w:val="Year"/>
          <w:shd w:val="clear" w:color="auto" w:fill="auto"/>
          <w:lang w:val="en-GB"/>
        </w:rPr>
        <w:t>) ‘</w:t>
      </w:r>
      <w:r w:rsidRPr="00122B6E">
        <w:rPr>
          <w:rStyle w:val="ArtlTitle"/>
          <w:shd w:val="clear" w:color="auto" w:fill="auto"/>
          <w:lang w:val="en-GB"/>
        </w:rPr>
        <w:t>Development, evaluation, and implementation of an online pain assessment training program for staff in rural long-term care facilities: a case series approach</w:t>
      </w:r>
      <w:r w:rsidR="00657DB0">
        <w:rPr>
          <w:rStyle w:val="ArtlTitle"/>
          <w:shd w:val="clear" w:color="auto" w:fill="auto"/>
          <w:lang w:val="en-GB"/>
        </w:rPr>
        <w:t xml:space="preserve">’, </w:t>
      </w:r>
      <w:r w:rsidR="00BD3D9B" w:rsidRPr="00122B6E">
        <w:rPr>
          <w:rStyle w:val="JournalTitle"/>
          <w:i/>
          <w:shd w:val="clear" w:color="auto" w:fill="auto"/>
          <w:lang w:val="en-GB"/>
        </w:rPr>
        <w:t>BMC Geriatrics</w:t>
      </w:r>
      <w:r w:rsidR="00BD3D9B" w:rsidRPr="00212084">
        <w:rPr>
          <w:lang w:val="en-GB"/>
        </w:rPr>
        <w:t xml:space="preserve">, </w:t>
      </w:r>
      <w:r w:rsidR="00BD3D9B" w:rsidRPr="00212084">
        <w:rPr>
          <w:rStyle w:val="Volume"/>
          <w:shd w:val="clear" w:color="auto" w:fill="auto"/>
          <w:lang w:val="en-GB"/>
        </w:rPr>
        <w:t>22</w:t>
      </w:r>
      <w:r w:rsidRPr="00122B6E">
        <w:rPr>
          <w:lang w:val="en-GB"/>
        </w:rPr>
        <w:t>(</w:t>
      </w:r>
      <w:r w:rsidRPr="00122B6E">
        <w:rPr>
          <w:rStyle w:val="Issue"/>
          <w:shd w:val="clear" w:color="auto" w:fill="auto"/>
          <w:lang w:val="en-GB"/>
        </w:rPr>
        <w:t>1</w:t>
      </w:r>
      <w:r w:rsidRPr="00122B6E">
        <w:rPr>
          <w:lang w:val="en-GB"/>
        </w:rPr>
        <w:t xml:space="preserve">), </w:t>
      </w:r>
      <w:r w:rsidRPr="00122B6E">
        <w:rPr>
          <w:rStyle w:val="Volume"/>
          <w:shd w:val="clear" w:color="auto" w:fill="auto"/>
          <w:lang w:val="en-GB"/>
        </w:rPr>
        <w:t>336</w:t>
      </w:r>
      <w:r w:rsidRPr="00122B6E">
        <w:rPr>
          <w:lang w:val="en-GB"/>
        </w:rPr>
        <w:t xml:space="preserve">. </w:t>
      </w:r>
      <w:r w:rsidR="009D2D8E">
        <w:rPr>
          <w:lang w:val="en-GB"/>
        </w:rPr>
        <w:t xml:space="preserve">Available at: </w:t>
      </w:r>
      <w:r w:rsidRPr="00122B6E">
        <w:rPr>
          <w:rStyle w:val="DOI"/>
          <w:shd w:val="clear" w:color="auto" w:fill="auto"/>
          <w:lang w:val="en-GB"/>
        </w:rPr>
        <w:t>https://doi.org/10.1186/s12877-022-03020-8</w:t>
      </w:r>
    </w:p>
    <w:p w14:paraId="34835113" w14:textId="30E4707B" w:rsidR="00BD3D9B" w:rsidRPr="00122B6E" w:rsidRDefault="00E2783F" w:rsidP="00122B6E">
      <w:pPr>
        <w:pStyle w:val="ReferencesJN"/>
        <w:shd w:val="clear" w:color="000000" w:fill="auto"/>
        <w:rPr>
          <w:lang w:val="en-GB"/>
        </w:rPr>
      </w:pPr>
      <w:bookmarkStart w:id="278" w:name="Garcia_et_al__2017"/>
      <w:bookmarkEnd w:id="277"/>
      <w:r w:rsidRPr="00122B6E">
        <w:rPr>
          <w:rStyle w:val="SurName"/>
          <w:shd w:val="clear" w:color="auto" w:fill="auto"/>
          <w:lang w:val="en-GB"/>
        </w:rPr>
        <w:t>Garcia</w:t>
      </w:r>
      <w:r w:rsidRPr="00122B6E">
        <w:rPr>
          <w:rStyle w:val="Author"/>
          <w:shd w:val="clear" w:color="auto" w:fill="auto"/>
          <w:lang w:val="en-GB"/>
        </w:rPr>
        <w:t xml:space="preserve">, </w:t>
      </w:r>
      <w:r w:rsidRPr="00122B6E">
        <w:rPr>
          <w:rStyle w:val="GivenName"/>
          <w:shd w:val="clear" w:color="auto" w:fill="auto"/>
          <w:lang w:val="en-GB"/>
        </w:rPr>
        <w:t>M.C.</w:t>
      </w:r>
      <w:r w:rsidRPr="00122B6E">
        <w:rPr>
          <w:rStyle w:val="Author"/>
          <w:shd w:val="clear" w:color="auto" w:fill="auto"/>
          <w:lang w:val="en-GB"/>
        </w:rPr>
        <w:t xml:space="preserve">, </w:t>
      </w:r>
      <w:r w:rsidRPr="00122B6E">
        <w:rPr>
          <w:rStyle w:val="SurName"/>
          <w:shd w:val="clear" w:color="auto" w:fill="auto"/>
          <w:lang w:val="en-GB"/>
        </w:rPr>
        <w:t>Faul</w:t>
      </w:r>
      <w:r w:rsidRPr="00122B6E">
        <w:rPr>
          <w:rStyle w:val="Author"/>
          <w:shd w:val="clear" w:color="auto" w:fill="auto"/>
          <w:lang w:val="en-GB"/>
        </w:rPr>
        <w:t xml:space="preserve">, </w:t>
      </w:r>
      <w:r w:rsidRPr="00122B6E">
        <w:rPr>
          <w:rStyle w:val="GivenName"/>
          <w:shd w:val="clear" w:color="auto" w:fill="auto"/>
          <w:lang w:val="en-GB"/>
        </w:rPr>
        <w:t>M.</w:t>
      </w:r>
      <w:r w:rsidRPr="00122B6E">
        <w:rPr>
          <w:rStyle w:val="Author"/>
          <w:shd w:val="clear" w:color="auto" w:fill="auto"/>
          <w:lang w:val="en-GB"/>
        </w:rPr>
        <w:t xml:space="preserve">, </w:t>
      </w:r>
      <w:r w:rsidRPr="00122B6E">
        <w:rPr>
          <w:rStyle w:val="SurName"/>
          <w:shd w:val="clear" w:color="auto" w:fill="auto"/>
          <w:lang w:val="en-GB"/>
        </w:rPr>
        <w:t>Massetti</w:t>
      </w:r>
      <w:r w:rsidRPr="00122B6E">
        <w:rPr>
          <w:rStyle w:val="Author"/>
          <w:shd w:val="clear" w:color="auto" w:fill="auto"/>
          <w:lang w:val="en-GB"/>
        </w:rPr>
        <w:t xml:space="preserve">, </w:t>
      </w:r>
      <w:r w:rsidRPr="00122B6E">
        <w:rPr>
          <w:rStyle w:val="GivenName"/>
          <w:shd w:val="clear" w:color="auto" w:fill="auto"/>
          <w:lang w:val="en-GB"/>
        </w:rPr>
        <w:t>G.</w:t>
      </w:r>
      <w:r w:rsidRPr="00122B6E">
        <w:rPr>
          <w:rStyle w:val="Author"/>
          <w:shd w:val="clear" w:color="auto" w:fill="auto"/>
          <w:lang w:val="en-GB"/>
        </w:rPr>
        <w:t xml:space="preserve">, </w:t>
      </w:r>
      <w:r w:rsidRPr="00122B6E">
        <w:rPr>
          <w:rStyle w:val="SurName"/>
          <w:shd w:val="clear" w:color="auto" w:fill="auto"/>
          <w:lang w:val="en-GB"/>
        </w:rPr>
        <w:t>Thomas</w:t>
      </w:r>
      <w:r w:rsidRPr="00122B6E">
        <w:rPr>
          <w:rStyle w:val="Author"/>
          <w:shd w:val="clear" w:color="auto" w:fill="auto"/>
          <w:lang w:val="en-GB"/>
        </w:rPr>
        <w:t xml:space="preserve">, </w:t>
      </w:r>
      <w:r w:rsidRPr="00122B6E">
        <w:rPr>
          <w:rStyle w:val="GivenName"/>
          <w:shd w:val="clear" w:color="auto" w:fill="auto"/>
          <w:lang w:val="en-GB"/>
        </w:rPr>
        <w:t>C.C.</w:t>
      </w:r>
      <w:r w:rsidRPr="00122B6E">
        <w:rPr>
          <w:rStyle w:val="Author"/>
          <w:shd w:val="clear" w:color="auto" w:fill="auto"/>
          <w:lang w:val="en-GB"/>
        </w:rPr>
        <w:t xml:space="preserve">, </w:t>
      </w:r>
      <w:r w:rsidRPr="00122B6E">
        <w:rPr>
          <w:rStyle w:val="SurName"/>
          <w:shd w:val="clear" w:color="auto" w:fill="auto"/>
          <w:lang w:val="en-GB"/>
        </w:rPr>
        <w:t>Hong</w:t>
      </w:r>
      <w:r w:rsidRPr="00122B6E">
        <w:rPr>
          <w:rStyle w:val="Author"/>
          <w:shd w:val="clear" w:color="auto" w:fill="auto"/>
          <w:lang w:val="en-GB"/>
        </w:rPr>
        <w:t xml:space="preserve">, </w:t>
      </w:r>
      <w:r w:rsidRPr="00122B6E">
        <w:rPr>
          <w:rStyle w:val="GivenName"/>
          <w:shd w:val="clear" w:color="auto" w:fill="auto"/>
          <w:lang w:val="en-GB"/>
        </w:rPr>
        <w:t>Y.</w:t>
      </w:r>
      <w:r w:rsidRPr="00122B6E">
        <w:rPr>
          <w:rStyle w:val="Author"/>
          <w:shd w:val="clear" w:color="auto" w:fill="auto"/>
          <w:lang w:val="en-GB"/>
        </w:rPr>
        <w:t xml:space="preserve">, </w:t>
      </w:r>
      <w:r w:rsidRPr="00122B6E">
        <w:rPr>
          <w:rStyle w:val="SurName"/>
          <w:shd w:val="clear" w:color="auto" w:fill="auto"/>
          <w:lang w:val="en-GB"/>
        </w:rPr>
        <w:t>Bauer</w:t>
      </w:r>
      <w:r w:rsidRPr="00122B6E">
        <w:rPr>
          <w:rStyle w:val="Author"/>
          <w:shd w:val="clear" w:color="auto" w:fill="auto"/>
          <w:lang w:val="en-GB"/>
        </w:rPr>
        <w:t xml:space="preserve">, </w:t>
      </w:r>
      <w:r w:rsidRPr="00122B6E">
        <w:rPr>
          <w:rStyle w:val="GivenName"/>
          <w:shd w:val="clear" w:color="auto" w:fill="auto"/>
          <w:lang w:val="en-GB"/>
        </w:rPr>
        <w:t>U.E.</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Iademarco</w:t>
      </w:r>
      <w:r w:rsidRPr="00122B6E">
        <w:rPr>
          <w:rStyle w:val="Author"/>
          <w:shd w:val="clear" w:color="auto" w:fill="auto"/>
          <w:lang w:val="en-GB"/>
        </w:rPr>
        <w:t xml:space="preserve">, </w:t>
      </w:r>
      <w:r w:rsidRPr="00122B6E">
        <w:rPr>
          <w:rStyle w:val="GivenName"/>
          <w:shd w:val="clear" w:color="auto" w:fill="auto"/>
          <w:lang w:val="en-GB"/>
        </w:rPr>
        <w:t>M.F.</w:t>
      </w:r>
      <w:r w:rsidRPr="00122B6E">
        <w:rPr>
          <w:lang w:val="en-GB"/>
        </w:rPr>
        <w:t xml:space="preserve"> </w:t>
      </w:r>
      <w:r w:rsidRPr="00122B6E">
        <w:rPr>
          <w:rStyle w:val="Year"/>
          <w:shd w:val="clear" w:color="auto" w:fill="auto"/>
          <w:lang w:val="en-GB"/>
        </w:rPr>
        <w:t>(2017</w:t>
      </w:r>
      <w:r w:rsidR="00B61238">
        <w:rPr>
          <w:rStyle w:val="Year"/>
          <w:shd w:val="clear" w:color="auto" w:fill="auto"/>
          <w:lang w:val="en-GB"/>
        </w:rPr>
        <w:t>) ‘</w:t>
      </w:r>
      <w:r w:rsidRPr="00122B6E">
        <w:rPr>
          <w:rStyle w:val="ArtlTitle"/>
          <w:shd w:val="clear" w:color="auto" w:fill="auto"/>
          <w:lang w:val="en-GB"/>
        </w:rPr>
        <w:t>Reducing potentially excess deaths from the five leading causes of death in the rural United State</w:t>
      </w:r>
      <w:r w:rsidRPr="00122B6E">
        <w:rPr>
          <w:lang w:val="en-GB"/>
        </w:rPr>
        <w:t>s</w:t>
      </w:r>
      <w:r w:rsidR="00657DB0" w:rsidRPr="00D43ACD">
        <w:rPr>
          <w:rStyle w:val="JournalTitle"/>
          <w:iCs/>
          <w:shd w:val="clear" w:color="auto" w:fill="auto"/>
          <w:lang w:val="en-GB"/>
          <w:rPrChange w:id="279" w:author="Raja Pari" w:date="2026-04-01T20:53:00Z" w16du:dateUtc="2026-04-01T15:23:00Z">
            <w:rPr>
              <w:rStyle w:val="JournalTitle"/>
              <w:i/>
              <w:shd w:val="clear" w:color="auto" w:fill="auto"/>
              <w:lang w:val="en-GB"/>
            </w:rPr>
          </w:rPrChange>
        </w:rPr>
        <w:t>’,</w:t>
      </w:r>
      <w:r w:rsidR="00657DB0">
        <w:rPr>
          <w:rStyle w:val="JournalTitle"/>
          <w:i/>
          <w:shd w:val="clear" w:color="auto" w:fill="auto"/>
          <w:lang w:val="en-GB"/>
        </w:rPr>
        <w:t xml:space="preserve"> </w:t>
      </w:r>
      <w:r w:rsidR="00BD3D9B" w:rsidRPr="00122B6E">
        <w:rPr>
          <w:rStyle w:val="JournalTitle"/>
          <w:i/>
          <w:shd w:val="clear" w:color="auto" w:fill="auto"/>
          <w:lang w:val="en-GB"/>
        </w:rPr>
        <w:t>Morbidity and Mortality Weekly Report – Surveillance Summaries</w:t>
      </w:r>
      <w:r w:rsidR="00BD3D9B" w:rsidRPr="00212084">
        <w:rPr>
          <w:lang w:val="en-GB"/>
        </w:rPr>
        <w:t xml:space="preserve">, </w:t>
      </w:r>
      <w:r w:rsidR="00BD3D9B" w:rsidRPr="00212084">
        <w:rPr>
          <w:rStyle w:val="Volume"/>
          <w:shd w:val="clear" w:color="auto" w:fill="auto"/>
          <w:lang w:val="en-GB"/>
        </w:rPr>
        <w:t>66</w:t>
      </w:r>
      <w:r w:rsidRPr="00122B6E">
        <w:rPr>
          <w:lang w:val="en-GB"/>
        </w:rPr>
        <w:t>(</w:t>
      </w:r>
      <w:r w:rsidRPr="00122B6E">
        <w:rPr>
          <w:rStyle w:val="Issue"/>
          <w:shd w:val="clear" w:color="auto" w:fill="auto"/>
          <w:lang w:val="en-GB"/>
        </w:rPr>
        <w:t>2</w:t>
      </w:r>
      <w:r w:rsidRPr="00122B6E">
        <w:rPr>
          <w:lang w:val="en-GB"/>
        </w:rPr>
        <w:t xml:space="preserve">), </w:t>
      </w:r>
      <w:r w:rsidR="00123ABA">
        <w:rPr>
          <w:lang w:val="en-GB"/>
        </w:rPr>
        <w:t xml:space="preserve">pp. </w:t>
      </w:r>
      <w:r w:rsidRPr="00122B6E">
        <w:rPr>
          <w:rStyle w:val="FirstPage"/>
          <w:shd w:val="clear" w:color="auto" w:fill="auto"/>
          <w:lang w:val="en-GB"/>
        </w:rPr>
        <w:t>1</w:t>
      </w:r>
      <w:r w:rsidRPr="00122B6E">
        <w:rPr>
          <w:lang w:val="en-GB"/>
        </w:rPr>
        <w:t>–</w:t>
      </w:r>
      <w:r w:rsidRPr="00122B6E">
        <w:rPr>
          <w:rStyle w:val="LastPage"/>
          <w:shd w:val="clear" w:color="auto" w:fill="auto"/>
          <w:lang w:val="en-GB"/>
        </w:rPr>
        <w:t>7</w:t>
      </w:r>
      <w:r w:rsidRPr="00122B6E">
        <w:rPr>
          <w:lang w:val="en-GB"/>
        </w:rPr>
        <w:t xml:space="preserve">. </w:t>
      </w:r>
      <w:r w:rsidR="009D2D8E">
        <w:rPr>
          <w:lang w:val="en-GB"/>
        </w:rPr>
        <w:t xml:space="preserve">Available at: </w:t>
      </w:r>
      <w:r w:rsidR="00631BA7" w:rsidRPr="00122B6E">
        <w:rPr>
          <w:rStyle w:val="DOI"/>
          <w:shd w:val="clear" w:color="auto" w:fill="auto"/>
          <w:lang w:val="en-GB"/>
        </w:rPr>
        <w:t>https://doi.org/10.15585/mmwr.ss6602a1</w:t>
      </w:r>
    </w:p>
    <w:p w14:paraId="6F5B76D3" w14:textId="6B99C0DD" w:rsidR="00BD3D9B" w:rsidRPr="00122B6E" w:rsidRDefault="00631BA7" w:rsidP="00122B6E">
      <w:pPr>
        <w:pStyle w:val="ReferencesJN"/>
        <w:shd w:val="clear" w:color="000000" w:fill="auto"/>
        <w:rPr>
          <w:lang w:val="en-GB"/>
        </w:rPr>
      </w:pPr>
      <w:bookmarkStart w:id="280" w:name="Godin_et_al__2015"/>
      <w:bookmarkEnd w:id="278"/>
      <w:r w:rsidRPr="00122B6E">
        <w:rPr>
          <w:rStyle w:val="SurName"/>
          <w:shd w:val="clear" w:color="auto" w:fill="auto"/>
          <w:lang w:val="en-GB"/>
        </w:rPr>
        <w:t>Godin</w:t>
      </w:r>
      <w:r w:rsidRPr="00122B6E">
        <w:rPr>
          <w:rStyle w:val="Author"/>
          <w:shd w:val="clear" w:color="auto" w:fill="auto"/>
          <w:lang w:val="en-GB"/>
        </w:rPr>
        <w:t xml:space="preserve">, </w:t>
      </w:r>
      <w:r w:rsidRPr="00122B6E">
        <w:rPr>
          <w:rStyle w:val="GivenName"/>
          <w:shd w:val="clear" w:color="auto" w:fill="auto"/>
          <w:lang w:val="en-GB"/>
        </w:rPr>
        <w:t>J.</w:t>
      </w:r>
      <w:r w:rsidRPr="00122B6E">
        <w:rPr>
          <w:rStyle w:val="Author"/>
          <w:shd w:val="clear" w:color="auto" w:fill="auto"/>
          <w:lang w:val="en-GB"/>
        </w:rPr>
        <w:t xml:space="preserve">, </w:t>
      </w:r>
      <w:r w:rsidRPr="00122B6E">
        <w:rPr>
          <w:rStyle w:val="SurName"/>
          <w:shd w:val="clear" w:color="auto" w:fill="auto"/>
          <w:lang w:val="en-GB"/>
        </w:rPr>
        <w:t>Keefe</w:t>
      </w:r>
      <w:r w:rsidRPr="00122B6E">
        <w:rPr>
          <w:rStyle w:val="Author"/>
          <w:shd w:val="clear" w:color="auto" w:fill="auto"/>
          <w:lang w:val="en-GB"/>
        </w:rPr>
        <w:t xml:space="preserve">, </w:t>
      </w:r>
      <w:r w:rsidRPr="00122B6E">
        <w:rPr>
          <w:rStyle w:val="GivenName"/>
          <w:shd w:val="clear" w:color="auto" w:fill="auto"/>
          <w:lang w:val="en-GB"/>
        </w:rPr>
        <w:t>J.</w:t>
      </w:r>
      <w:r w:rsidRPr="00122B6E">
        <w:rPr>
          <w:rStyle w:val="Author"/>
          <w:shd w:val="clear" w:color="auto" w:fill="auto"/>
          <w:lang w:val="en-GB"/>
        </w:rPr>
        <w:t xml:space="preserve">, </w:t>
      </w:r>
      <w:r w:rsidRPr="00122B6E">
        <w:rPr>
          <w:rStyle w:val="SurName"/>
          <w:shd w:val="clear" w:color="auto" w:fill="auto"/>
          <w:lang w:val="en-GB"/>
        </w:rPr>
        <w:t>Kelloway</w:t>
      </w:r>
      <w:r w:rsidRPr="00122B6E">
        <w:rPr>
          <w:rStyle w:val="Author"/>
          <w:shd w:val="clear" w:color="auto" w:fill="auto"/>
          <w:lang w:val="en-GB"/>
        </w:rPr>
        <w:t xml:space="preserve">, </w:t>
      </w:r>
      <w:r w:rsidRPr="00122B6E">
        <w:rPr>
          <w:rStyle w:val="GivenName"/>
          <w:shd w:val="clear" w:color="auto" w:fill="auto"/>
          <w:lang w:val="en-GB"/>
        </w:rPr>
        <w:t>E.K.</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Hirdes</w:t>
      </w:r>
      <w:r w:rsidRPr="00122B6E">
        <w:rPr>
          <w:rStyle w:val="Author"/>
          <w:shd w:val="clear" w:color="auto" w:fill="auto"/>
          <w:lang w:val="en-GB"/>
        </w:rPr>
        <w:t xml:space="preserve">, </w:t>
      </w:r>
      <w:r w:rsidRPr="00122B6E">
        <w:rPr>
          <w:rStyle w:val="GivenName"/>
          <w:shd w:val="clear" w:color="auto" w:fill="auto"/>
          <w:lang w:val="en-GB"/>
        </w:rPr>
        <w:t>J.P.</w:t>
      </w:r>
      <w:r w:rsidRPr="00122B6E">
        <w:rPr>
          <w:lang w:val="en-GB"/>
        </w:rPr>
        <w:t xml:space="preserve"> </w:t>
      </w:r>
      <w:r w:rsidRPr="00122B6E">
        <w:rPr>
          <w:rStyle w:val="Year"/>
          <w:shd w:val="clear" w:color="auto" w:fill="auto"/>
          <w:lang w:val="en-GB"/>
        </w:rPr>
        <w:t>(2015</w:t>
      </w:r>
      <w:r w:rsidR="00B61238">
        <w:rPr>
          <w:rStyle w:val="Year"/>
          <w:shd w:val="clear" w:color="auto" w:fill="auto"/>
          <w:lang w:val="en-GB"/>
        </w:rPr>
        <w:t>) ‘</w:t>
      </w:r>
      <w:r w:rsidRPr="00122B6E">
        <w:rPr>
          <w:rStyle w:val="ArtlTitle"/>
          <w:shd w:val="clear" w:color="auto" w:fill="auto"/>
          <w:lang w:val="en-GB"/>
        </w:rPr>
        <w:t>Nursing home resident quality of</w:t>
      </w:r>
      <w:r w:rsidR="00907458" w:rsidRPr="00122B6E">
        <w:rPr>
          <w:rStyle w:val="ArtlTitle"/>
          <w:shd w:val="clear" w:color="auto" w:fill="auto"/>
          <w:lang w:val="en-GB"/>
        </w:rPr>
        <w:t xml:space="preserve"> </w:t>
      </w:r>
      <w:r w:rsidRPr="00122B6E">
        <w:rPr>
          <w:rStyle w:val="ArtlTitle"/>
          <w:shd w:val="clear" w:color="auto" w:fill="auto"/>
          <w:lang w:val="en-GB"/>
        </w:rPr>
        <w:t>life: Testing for measurement equivalence across resident, family, and staff perspectives</w:t>
      </w:r>
      <w:r w:rsidR="00657DB0">
        <w:rPr>
          <w:rStyle w:val="ArtlTitle"/>
          <w:shd w:val="clear" w:color="auto" w:fill="auto"/>
          <w:lang w:val="en-GB"/>
        </w:rPr>
        <w:t xml:space="preserve">’, </w:t>
      </w:r>
      <w:r w:rsidR="00BD3D9B" w:rsidRPr="00122B6E">
        <w:rPr>
          <w:rStyle w:val="JournalTitle"/>
          <w:i/>
          <w:shd w:val="clear" w:color="auto" w:fill="auto"/>
          <w:lang w:val="en-GB"/>
        </w:rPr>
        <w:t xml:space="preserve">Quality of </w:t>
      </w:r>
      <w:r w:rsidR="00212084">
        <w:rPr>
          <w:rStyle w:val="JournalTitle"/>
          <w:i/>
          <w:shd w:val="clear" w:color="auto" w:fill="auto"/>
          <w:lang w:val="en-GB"/>
        </w:rPr>
        <w:t>L</w:t>
      </w:r>
      <w:r w:rsidR="00BD3D9B" w:rsidRPr="00122B6E">
        <w:rPr>
          <w:rStyle w:val="JournalTitle"/>
          <w:i/>
          <w:shd w:val="clear" w:color="auto" w:fill="auto"/>
          <w:lang w:val="en-GB"/>
        </w:rPr>
        <w:t xml:space="preserve">ife </w:t>
      </w:r>
      <w:r w:rsidR="00212084">
        <w:rPr>
          <w:rStyle w:val="JournalTitle"/>
          <w:i/>
          <w:shd w:val="clear" w:color="auto" w:fill="auto"/>
          <w:lang w:val="en-GB"/>
        </w:rPr>
        <w:t>R</w:t>
      </w:r>
      <w:r w:rsidR="00BD3D9B" w:rsidRPr="00122B6E">
        <w:rPr>
          <w:rStyle w:val="JournalTitle"/>
          <w:i/>
          <w:shd w:val="clear" w:color="auto" w:fill="auto"/>
          <w:lang w:val="en-GB"/>
        </w:rPr>
        <w:t>esearch</w:t>
      </w:r>
      <w:r w:rsidRPr="00122B6E">
        <w:rPr>
          <w:lang w:val="en-GB"/>
        </w:rPr>
        <w:t>,</w:t>
      </w:r>
      <w:r w:rsidR="00BD3D9B" w:rsidRPr="00122B6E">
        <w:rPr>
          <w:lang w:val="en-GB"/>
        </w:rPr>
        <w:t xml:space="preserve"> </w:t>
      </w:r>
      <w:r w:rsidR="00BD3D9B" w:rsidRPr="00212084">
        <w:rPr>
          <w:rStyle w:val="Volume"/>
          <w:iCs/>
          <w:shd w:val="clear" w:color="auto" w:fill="auto"/>
          <w:lang w:val="en-GB"/>
        </w:rPr>
        <w:t>24</w:t>
      </w:r>
      <w:r w:rsidRPr="00122B6E">
        <w:rPr>
          <w:lang w:val="en-GB"/>
        </w:rPr>
        <w:t>(</w:t>
      </w:r>
      <w:r w:rsidRPr="00122B6E">
        <w:rPr>
          <w:rStyle w:val="Issue"/>
          <w:shd w:val="clear" w:color="auto" w:fill="auto"/>
          <w:lang w:val="en-GB"/>
        </w:rPr>
        <w:t>10</w:t>
      </w:r>
      <w:r w:rsidRPr="00122B6E">
        <w:rPr>
          <w:lang w:val="en-GB"/>
        </w:rPr>
        <w:t xml:space="preserve">), </w:t>
      </w:r>
      <w:r w:rsidR="00123ABA">
        <w:rPr>
          <w:lang w:val="en-GB"/>
        </w:rPr>
        <w:t xml:space="preserve">pp. </w:t>
      </w:r>
      <w:r w:rsidRPr="00122B6E">
        <w:rPr>
          <w:rStyle w:val="FirstPage"/>
          <w:shd w:val="clear" w:color="auto" w:fill="auto"/>
          <w:lang w:val="en-GB"/>
        </w:rPr>
        <w:t>2365</w:t>
      </w:r>
      <w:r w:rsidRPr="00122B6E">
        <w:rPr>
          <w:lang w:val="en-GB"/>
        </w:rPr>
        <w:t>–</w:t>
      </w:r>
      <w:r w:rsidRPr="00122B6E">
        <w:rPr>
          <w:rStyle w:val="LastPage"/>
          <w:shd w:val="clear" w:color="auto" w:fill="auto"/>
          <w:lang w:val="en-GB"/>
        </w:rPr>
        <w:t>2374</w:t>
      </w:r>
      <w:r w:rsidRPr="00122B6E">
        <w:rPr>
          <w:lang w:val="en-GB"/>
        </w:rPr>
        <w:t xml:space="preserve">. </w:t>
      </w:r>
      <w:r w:rsidR="009025A9">
        <w:rPr>
          <w:lang w:val="en-GB"/>
        </w:rPr>
        <w:t xml:space="preserve">Available at: </w:t>
      </w:r>
      <w:r w:rsidRPr="00122B6E">
        <w:rPr>
          <w:rStyle w:val="DOI"/>
          <w:shd w:val="clear" w:color="auto" w:fill="auto"/>
          <w:lang w:val="en-GB"/>
        </w:rPr>
        <w:t>https://doi.org/10.1007/s11136-015-0989-4</w:t>
      </w:r>
    </w:p>
    <w:p w14:paraId="63993472" w14:textId="4FD040D1" w:rsidR="00BD3D9B" w:rsidRPr="00122B6E" w:rsidRDefault="004F4A87" w:rsidP="00122B6E">
      <w:pPr>
        <w:pStyle w:val="ReferencesWE"/>
        <w:shd w:val="clear" w:color="000000" w:fill="auto"/>
        <w:rPr>
          <w:rFonts w:eastAsia="Times New Roman"/>
          <w:szCs w:val="24"/>
          <w:lang w:val="en-GB"/>
        </w:rPr>
      </w:pPr>
      <w:bookmarkStart w:id="281" w:name="Government_of_Saskatchewan_nd"/>
      <w:bookmarkEnd w:id="280"/>
      <w:r w:rsidRPr="00122B6E">
        <w:rPr>
          <w:rStyle w:val="Collab"/>
          <w:shd w:val="clear" w:color="auto" w:fill="auto"/>
          <w:lang w:val="en-GB"/>
        </w:rPr>
        <w:t>Government of Saskatchewan.</w:t>
      </w:r>
      <w:r w:rsidRPr="00122B6E">
        <w:rPr>
          <w:rStyle w:val="Other"/>
          <w:shd w:val="clear" w:color="auto" w:fill="auto"/>
          <w:lang w:val="en-GB"/>
        </w:rPr>
        <w:t xml:space="preserve"> (</w:t>
      </w:r>
      <w:r w:rsidRPr="00122B6E">
        <w:rPr>
          <w:rStyle w:val="Year"/>
          <w:shd w:val="clear" w:color="auto" w:fill="auto"/>
          <w:lang w:val="en-GB"/>
        </w:rPr>
        <w:t>n.d.</w:t>
      </w:r>
      <w:r w:rsidR="00B61238">
        <w:rPr>
          <w:rStyle w:val="Other"/>
          <w:shd w:val="clear" w:color="auto" w:fill="auto"/>
          <w:lang w:val="en-GB"/>
        </w:rPr>
        <w:t>) ‘</w:t>
      </w:r>
      <w:r w:rsidR="00BD3D9B" w:rsidRPr="00122B6E">
        <w:rPr>
          <w:rStyle w:val="Other"/>
          <w:shd w:val="clear" w:color="auto" w:fill="auto"/>
          <w:lang w:val="en-GB"/>
        </w:rPr>
        <w:t>Care at home and outside the hospital</w:t>
      </w:r>
      <w:r w:rsidR="00657DB0">
        <w:rPr>
          <w:rStyle w:val="Other"/>
          <w:shd w:val="clear" w:color="auto" w:fill="auto"/>
          <w:lang w:val="en-GB"/>
        </w:rPr>
        <w:t xml:space="preserve">’, </w:t>
      </w:r>
      <w:del w:id="282" w:author="Raja Pari" w:date="2026-04-01T20:53:00Z" w16du:dateUtc="2026-04-01T15:23:00Z">
        <w:r w:rsidRPr="00122B6E" w:rsidDel="00D43ACD">
          <w:rPr>
            <w:rStyle w:val="OtherTitle"/>
            <w:shd w:val="clear" w:color="auto" w:fill="auto"/>
            <w:lang w:val="en-GB"/>
          </w:rPr>
          <w:delText>Accessed</w:delText>
        </w:r>
        <w:r w:rsidR="00907458" w:rsidRPr="00122B6E" w:rsidDel="00D43ACD">
          <w:rPr>
            <w:rStyle w:val="OtherTitle"/>
            <w:shd w:val="clear" w:color="auto" w:fill="auto"/>
            <w:lang w:val="en-GB"/>
          </w:rPr>
          <w:delText xml:space="preserve"> </w:delText>
        </w:r>
        <w:r w:rsidRPr="00122B6E" w:rsidDel="00D43ACD">
          <w:rPr>
            <w:rStyle w:val="OtherTitle"/>
            <w:shd w:val="clear" w:color="auto" w:fill="auto"/>
            <w:lang w:val="en-GB"/>
          </w:rPr>
          <w:delText>September 4</w:delText>
        </w:r>
        <w:r w:rsidRPr="00122B6E" w:rsidDel="00D43ACD">
          <w:rPr>
            <w:rFonts w:eastAsia="Times New Roman"/>
            <w:szCs w:val="24"/>
            <w:lang w:val="en-GB"/>
          </w:rPr>
          <w:delText xml:space="preserve">, </w:delText>
        </w:r>
        <w:r w:rsidRPr="00122B6E" w:rsidDel="00D43ACD">
          <w:rPr>
            <w:rStyle w:val="Year"/>
            <w:shd w:val="clear" w:color="auto" w:fill="auto"/>
            <w:lang w:val="en-GB"/>
          </w:rPr>
          <w:delText>2024</w:delText>
        </w:r>
        <w:r w:rsidRPr="00122B6E" w:rsidDel="00D43ACD">
          <w:rPr>
            <w:rFonts w:eastAsia="Times New Roman"/>
            <w:szCs w:val="24"/>
            <w:lang w:val="en-GB"/>
          </w:rPr>
          <w:delText xml:space="preserve">. </w:delText>
        </w:r>
      </w:del>
      <w:r w:rsidR="009025A9">
        <w:rPr>
          <w:lang w:val="en-GB"/>
        </w:rPr>
        <w:t xml:space="preserve">Available at: </w:t>
      </w:r>
      <w:r w:rsidR="00AF2677" w:rsidRPr="00122B6E">
        <w:rPr>
          <w:rStyle w:val="Web"/>
          <w:shd w:val="clear" w:color="auto" w:fill="auto"/>
          <w:lang w:val="en-GB"/>
        </w:rPr>
        <w:t>https://www.saskatchewan.ca/residents/health/accessing-health-care-services/care-at-home-and-outside-the-hospital</w:t>
      </w:r>
      <w:ins w:id="283" w:author="Raja Pari" w:date="2026-04-01T20:54:00Z" w16du:dateUtc="2026-04-01T15:24:00Z">
        <w:r w:rsidR="00D43ACD">
          <w:rPr>
            <w:rStyle w:val="Web"/>
            <w:shd w:val="clear" w:color="auto" w:fill="auto"/>
            <w:lang w:val="en-GB"/>
          </w:rPr>
          <w:t xml:space="preserve"> (</w:t>
        </w:r>
        <w:r w:rsidR="00D43ACD" w:rsidRPr="00122B6E">
          <w:rPr>
            <w:rStyle w:val="OtherTitle"/>
            <w:shd w:val="clear" w:color="auto" w:fill="auto"/>
            <w:lang w:val="en-GB"/>
          </w:rPr>
          <w:t>Accessed</w:t>
        </w:r>
        <w:r w:rsidR="00D43ACD">
          <w:rPr>
            <w:rStyle w:val="OtherTitle"/>
            <w:shd w:val="clear" w:color="auto" w:fill="auto"/>
            <w:lang w:val="en-GB"/>
          </w:rPr>
          <w:t>:</w:t>
        </w:r>
        <w:r w:rsidR="00D43ACD" w:rsidRPr="00122B6E">
          <w:rPr>
            <w:rStyle w:val="OtherTitle"/>
            <w:shd w:val="clear" w:color="auto" w:fill="auto"/>
            <w:lang w:val="en-GB"/>
          </w:rPr>
          <w:t xml:space="preserve"> </w:t>
        </w:r>
        <w:r w:rsidR="00D43ACD">
          <w:rPr>
            <w:rStyle w:val="OtherTitle"/>
            <w:shd w:val="clear" w:color="auto" w:fill="auto"/>
            <w:lang w:val="en-GB"/>
          </w:rPr>
          <w:t xml:space="preserve">4 </w:t>
        </w:r>
        <w:r w:rsidR="00D43ACD" w:rsidRPr="00122B6E">
          <w:rPr>
            <w:rStyle w:val="OtherTitle"/>
            <w:shd w:val="clear" w:color="auto" w:fill="auto"/>
            <w:lang w:val="en-GB"/>
          </w:rPr>
          <w:t>September</w:t>
        </w:r>
        <w:r w:rsidR="00D43ACD" w:rsidRPr="00122B6E">
          <w:rPr>
            <w:rFonts w:eastAsia="Times New Roman"/>
            <w:szCs w:val="24"/>
            <w:lang w:val="en-GB"/>
          </w:rPr>
          <w:t xml:space="preserve"> </w:t>
        </w:r>
        <w:r w:rsidR="00D43ACD" w:rsidRPr="00122B6E">
          <w:rPr>
            <w:rStyle w:val="Year"/>
            <w:shd w:val="clear" w:color="auto" w:fill="auto"/>
            <w:lang w:val="en-GB"/>
          </w:rPr>
          <w:t>2024</w:t>
        </w:r>
        <w:r w:rsidR="00D43ACD">
          <w:rPr>
            <w:rStyle w:val="Web"/>
            <w:shd w:val="clear" w:color="auto" w:fill="auto"/>
            <w:lang w:val="en-GB"/>
          </w:rPr>
          <w:t>)</w:t>
        </w:r>
      </w:ins>
    </w:p>
    <w:p w14:paraId="21B64D4B" w14:textId="30D15BA0" w:rsidR="00BD3D9B" w:rsidRPr="00122B6E" w:rsidRDefault="00F339AF" w:rsidP="00122B6E">
      <w:pPr>
        <w:pStyle w:val="ReferencesJN"/>
        <w:shd w:val="clear" w:color="000000" w:fill="auto"/>
        <w:rPr>
          <w:lang w:val="en-GB"/>
        </w:rPr>
      </w:pPr>
      <w:bookmarkStart w:id="284" w:name="Griffin_et_al__2024"/>
      <w:bookmarkEnd w:id="281"/>
      <w:r w:rsidRPr="00122B6E">
        <w:rPr>
          <w:rStyle w:val="SurName"/>
          <w:shd w:val="clear" w:color="auto" w:fill="auto"/>
          <w:lang w:val="en-GB"/>
        </w:rPr>
        <w:t>Griffin</w:t>
      </w:r>
      <w:r w:rsidRPr="00122B6E">
        <w:rPr>
          <w:rStyle w:val="Author"/>
          <w:shd w:val="clear" w:color="auto" w:fill="auto"/>
          <w:lang w:val="en-GB"/>
        </w:rPr>
        <w:t xml:space="preserve">, </w:t>
      </w:r>
      <w:r w:rsidRPr="00122B6E">
        <w:rPr>
          <w:rStyle w:val="GivenName"/>
          <w:shd w:val="clear" w:color="auto" w:fill="auto"/>
          <w:lang w:val="en-GB"/>
        </w:rPr>
        <w:t>J.M.</w:t>
      </w:r>
      <w:r w:rsidRPr="00122B6E">
        <w:rPr>
          <w:rStyle w:val="Author"/>
          <w:shd w:val="clear" w:color="auto" w:fill="auto"/>
          <w:lang w:val="en-GB"/>
        </w:rPr>
        <w:t xml:space="preserve">, </w:t>
      </w:r>
      <w:r w:rsidRPr="00122B6E">
        <w:rPr>
          <w:rStyle w:val="SurName"/>
          <w:shd w:val="clear" w:color="auto" w:fill="auto"/>
          <w:lang w:val="en-GB"/>
        </w:rPr>
        <w:t>Kaufman</w:t>
      </w:r>
      <w:r w:rsidRPr="00122B6E">
        <w:rPr>
          <w:rStyle w:val="Author"/>
          <w:shd w:val="clear" w:color="auto" w:fill="auto"/>
          <w:lang w:val="en-GB"/>
        </w:rPr>
        <w:t xml:space="preserve">, </w:t>
      </w:r>
      <w:r w:rsidRPr="00122B6E">
        <w:rPr>
          <w:rStyle w:val="GivenName"/>
          <w:shd w:val="clear" w:color="auto" w:fill="auto"/>
          <w:lang w:val="en-GB"/>
        </w:rPr>
        <w:t>B.G.</w:t>
      </w:r>
      <w:r w:rsidRPr="00122B6E">
        <w:rPr>
          <w:rStyle w:val="Author"/>
          <w:shd w:val="clear" w:color="auto" w:fill="auto"/>
          <w:lang w:val="en-GB"/>
        </w:rPr>
        <w:t xml:space="preserve">, </w:t>
      </w:r>
      <w:r w:rsidRPr="00122B6E">
        <w:rPr>
          <w:rStyle w:val="SurName"/>
          <w:shd w:val="clear" w:color="auto" w:fill="auto"/>
          <w:lang w:val="en-GB"/>
        </w:rPr>
        <w:t>Bangerter</w:t>
      </w:r>
      <w:r w:rsidRPr="00122B6E">
        <w:rPr>
          <w:rStyle w:val="Author"/>
          <w:shd w:val="clear" w:color="auto" w:fill="auto"/>
          <w:lang w:val="en-GB"/>
        </w:rPr>
        <w:t xml:space="preserve">, </w:t>
      </w:r>
      <w:r w:rsidRPr="00122B6E">
        <w:rPr>
          <w:rStyle w:val="GivenName"/>
          <w:shd w:val="clear" w:color="auto" w:fill="auto"/>
          <w:lang w:val="en-GB"/>
        </w:rPr>
        <w:t>L.</w:t>
      </w:r>
      <w:r w:rsidRPr="00122B6E">
        <w:rPr>
          <w:rStyle w:val="Author"/>
          <w:shd w:val="clear" w:color="auto" w:fill="auto"/>
          <w:lang w:val="en-GB"/>
        </w:rPr>
        <w:t xml:space="preserve">, </w:t>
      </w:r>
      <w:r w:rsidRPr="00122B6E">
        <w:rPr>
          <w:rStyle w:val="SurName"/>
          <w:shd w:val="clear" w:color="auto" w:fill="auto"/>
          <w:lang w:val="en-GB"/>
        </w:rPr>
        <w:t>Holland</w:t>
      </w:r>
      <w:r w:rsidRPr="00122B6E">
        <w:rPr>
          <w:rStyle w:val="Author"/>
          <w:shd w:val="clear" w:color="auto" w:fill="auto"/>
          <w:lang w:val="en-GB"/>
        </w:rPr>
        <w:t xml:space="preserve">, </w:t>
      </w:r>
      <w:r w:rsidRPr="00122B6E">
        <w:rPr>
          <w:rStyle w:val="GivenName"/>
          <w:shd w:val="clear" w:color="auto" w:fill="auto"/>
          <w:lang w:val="en-GB"/>
        </w:rPr>
        <w:t>D.E.</w:t>
      </w:r>
      <w:r w:rsidRPr="00122B6E">
        <w:rPr>
          <w:rStyle w:val="Author"/>
          <w:shd w:val="clear" w:color="auto" w:fill="auto"/>
          <w:lang w:val="en-GB"/>
        </w:rPr>
        <w:t xml:space="preserve">, </w:t>
      </w:r>
      <w:r w:rsidRPr="00122B6E">
        <w:rPr>
          <w:rStyle w:val="SurName"/>
          <w:shd w:val="clear" w:color="auto" w:fill="auto"/>
          <w:lang w:val="en-GB"/>
        </w:rPr>
        <w:t>Vanderboom</w:t>
      </w:r>
      <w:r w:rsidRPr="00122B6E">
        <w:rPr>
          <w:rStyle w:val="Author"/>
          <w:shd w:val="clear" w:color="auto" w:fill="auto"/>
          <w:lang w:val="en-GB"/>
        </w:rPr>
        <w:t xml:space="preserve">, </w:t>
      </w:r>
      <w:r w:rsidRPr="00122B6E">
        <w:rPr>
          <w:rStyle w:val="GivenName"/>
          <w:shd w:val="clear" w:color="auto" w:fill="auto"/>
          <w:lang w:val="en-GB"/>
        </w:rPr>
        <w:t>C.E.</w:t>
      </w:r>
      <w:r w:rsidRPr="00122B6E">
        <w:rPr>
          <w:rStyle w:val="Author"/>
          <w:shd w:val="clear" w:color="auto" w:fill="auto"/>
          <w:lang w:val="en-GB"/>
        </w:rPr>
        <w:t xml:space="preserve">, </w:t>
      </w:r>
      <w:r w:rsidRPr="00122B6E">
        <w:rPr>
          <w:rStyle w:val="SurName"/>
          <w:shd w:val="clear" w:color="auto" w:fill="auto"/>
          <w:lang w:val="en-GB"/>
        </w:rPr>
        <w:t>Ingram</w:t>
      </w:r>
      <w:r w:rsidRPr="00122B6E">
        <w:rPr>
          <w:rStyle w:val="Author"/>
          <w:shd w:val="clear" w:color="auto" w:fill="auto"/>
          <w:lang w:val="en-GB"/>
        </w:rPr>
        <w:t xml:space="preserve">, </w:t>
      </w:r>
      <w:r w:rsidRPr="00122B6E">
        <w:rPr>
          <w:rStyle w:val="GivenName"/>
          <w:shd w:val="clear" w:color="auto" w:fill="auto"/>
          <w:lang w:val="en-GB"/>
        </w:rPr>
        <w:t>C.</w:t>
      </w:r>
      <w:r w:rsidRPr="00122B6E">
        <w:rPr>
          <w:rStyle w:val="Author"/>
          <w:shd w:val="clear" w:color="auto" w:fill="auto"/>
          <w:lang w:val="en-GB"/>
        </w:rPr>
        <w:t>,</w:t>
      </w:r>
      <w:r w:rsidR="00907458" w:rsidRPr="00122B6E">
        <w:rPr>
          <w:rStyle w:val="Author"/>
          <w:shd w:val="clear" w:color="auto" w:fill="auto"/>
          <w:lang w:val="en-GB"/>
        </w:rPr>
        <w:t xml:space="preserve"> </w:t>
      </w:r>
      <w:r w:rsidRPr="00122B6E">
        <w:rPr>
          <w:rStyle w:val="SurName"/>
          <w:shd w:val="clear" w:color="auto" w:fill="auto"/>
          <w:lang w:val="en-GB"/>
        </w:rPr>
        <w:t>Wild</w:t>
      </w:r>
      <w:r w:rsidRPr="00122B6E">
        <w:rPr>
          <w:rStyle w:val="Author"/>
          <w:shd w:val="clear" w:color="auto" w:fill="auto"/>
          <w:lang w:val="en-GB"/>
        </w:rPr>
        <w:t xml:space="preserve">, </w:t>
      </w:r>
      <w:r w:rsidRPr="00122B6E">
        <w:rPr>
          <w:rStyle w:val="GivenName"/>
          <w:shd w:val="clear" w:color="auto" w:fill="auto"/>
          <w:lang w:val="en-GB"/>
        </w:rPr>
        <w:t>E.M.</w:t>
      </w:r>
      <w:r w:rsidRPr="00122B6E">
        <w:rPr>
          <w:rStyle w:val="Author"/>
          <w:shd w:val="clear" w:color="auto" w:fill="auto"/>
          <w:lang w:val="en-GB"/>
        </w:rPr>
        <w:t xml:space="preserve">, </w:t>
      </w:r>
      <w:r w:rsidRPr="00122B6E">
        <w:rPr>
          <w:rStyle w:val="SurName"/>
          <w:shd w:val="clear" w:color="auto" w:fill="auto"/>
          <w:lang w:val="en-GB"/>
        </w:rPr>
        <w:t>Dose</w:t>
      </w:r>
      <w:r w:rsidRPr="00122B6E">
        <w:rPr>
          <w:rStyle w:val="Author"/>
          <w:shd w:val="clear" w:color="auto" w:fill="auto"/>
          <w:lang w:val="en-GB"/>
        </w:rPr>
        <w:t xml:space="preserve">, </w:t>
      </w:r>
      <w:r w:rsidRPr="00122B6E">
        <w:rPr>
          <w:rStyle w:val="GivenName"/>
          <w:shd w:val="clear" w:color="auto" w:fill="auto"/>
          <w:lang w:val="en-GB"/>
        </w:rPr>
        <w:t>A.M.</w:t>
      </w:r>
      <w:r w:rsidRPr="00122B6E">
        <w:rPr>
          <w:rStyle w:val="Author"/>
          <w:shd w:val="clear" w:color="auto" w:fill="auto"/>
          <w:lang w:val="en-GB"/>
        </w:rPr>
        <w:t xml:space="preserve">, </w:t>
      </w:r>
      <w:r w:rsidRPr="00122B6E">
        <w:rPr>
          <w:rStyle w:val="SurName"/>
          <w:shd w:val="clear" w:color="auto" w:fill="auto"/>
          <w:lang w:val="en-GB"/>
        </w:rPr>
        <w:t>Stiles</w:t>
      </w:r>
      <w:r w:rsidRPr="00122B6E">
        <w:rPr>
          <w:rStyle w:val="Author"/>
          <w:shd w:val="clear" w:color="auto" w:fill="auto"/>
          <w:lang w:val="en-GB"/>
        </w:rPr>
        <w:t xml:space="preserve">, </w:t>
      </w:r>
      <w:r w:rsidRPr="00122B6E">
        <w:rPr>
          <w:rStyle w:val="GivenName"/>
          <w:shd w:val="clear" w:color="auto" w:fill="auto"/>
          <w:lang w:val="en-GB"/>
        </w:rPr>
        <w:t>C.</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Thompson</w:t>
      </w:r>
      <w:r w:rsidRPr="00122B6E">
        <w:rPr>
          <w:rStyle w:val="Author"/>
          <w:shd w:val="clear" w:color="auto" w:fill="auto"/>
          <w:lang w:val="en-GB"/>
        </w:rPr>
        <w:t xml:space="preserve">, </w:t>
      </w:r>
      <w:r w:rsidRPr="00122B6E">
        <w:rPr>
          <w:rStyle w:val="GivenName"/>
          <w:shd w:val="clear" w:color="auto" w:fill="auto"/>
          <w:lang w:val="en-GB"/>
        </w:rPr>
        <w:t>V.H.</w:t>
      </w:r>
      <w:r w:rsidRPr="00122B6E">
        <w:rPr>
          <w:lang w:val="en-GB"/>
        </w:rPr>
        <w:t xml:space="preserve"> </w:t>
      </w:r>
      <w:r w:rsidRPr="00122B6E">
        <w:rPr>
          <w:rStyle w:val="Year"/>
          <w:shd w:val="clear" w:color="auto" w:fill="auto"/>
          <w:lang w:val="en-GB"/>
        </w:rPr>
        <w:t>(2024</w:t>
      </w:r>
      <w:r w:rsidR="00B61238">
        <w:rPr>
          <w:rStyle w:val="Year"/>
          <w:shd w:val="clear" w:color="auto" w:fill="auto"/>
          <w:lang w:val="en-GB"/>
        </w:rPr>
        <w:t>) ‘</w:t>
      </w:r>
      <w:r w:rsidRPr="00122B6E">
        <w:rPr>
          <w:rStyle w:val="ArtlTitle"/>
          <w:shd w:val="clear" w:color="auto" w:fill="auto"/>
          <w:lang w:val="en-GB"/>
        </w:rPr>
        <w:t xml:space="preserve">Improving transitions in care for patients and family caregivers living in rural and underserved areas: The </w:t>
      </w:r>
      <w:del w:id="285" w:author="Raja Pari" w:date="2026-04-01T20:54:00Z" w16du:dateUtc="2026-04-01T15:24:00Z">
        <w:r w:rsidRPr="00122B6E" w:rsidDel="00D43ACD">
          <w:rPr>
            <w:rStyle w:val="ArtlTitle"/>
            <w:shd w:val="clear" w:color="auto" w:fill="auto"/>
            <w:lang w:val="en-GB"/>
          </w:rPr>
          <w:delText>C</w:delText>
        </w:r>
      </w:del>
      <w:ins w:id="286" w:author="Raja Pari" w:date="2026-04-01T20:54:00Z" w16du:dateUtc="2026-04-01T15:24:00Z">
        <w:r w:rsidR="00D43ACD">
          <w:rPr>
            <w:rStyle w:val="ArtlTitle"/>
            <w:shd w:val="clear" w:color="auto" w:fill="auto"/>
            <w:lang w:val="en-GB"/>
          </w:rPr>
          <w:t>c</w:t>
        </w:r>
      </w:ins>
      <w:r w:rsidRPr="00122B6E">
        <w:rPr>
          <w:rStyle w:val="ArtlTitle"/>
          <w:shd w:val="clear" w:color="auto" w:fill="auto"/>
          <w:lang w:val="en-GB"/>
        </w:rPr>
        <w:t xml:space="preserve">aregiver </w:t>
      </w:r>
      <w:del w:id="287" w:author="Raja Pari" w:date="2026-04-01T20:54:00Z" w16du:dateUtc="2026-04-01T15:24:00Z">
        <w:r w:rsidRPr="00122B6E" w:rsidDel="00D43ACD">
          <w:rPr>
            <w:rStyle w:val="ArtlTitle"/>
            <w:shd w:val="clear" w:color="auto" w:fill="auto"/>
            <w:lang w:val="en-GB"/>
          </w:rPr>
          <w:delText>A</w:delText>
        </w:r>
      </w:del>
      <w:ins w:id="288" w:author="Raja Pari" w:date="2026-04-01T20:54:00Z" w16du:dateUtc="2026-04-01T15:24:00Z">
        <w:r w:rsidR="00D43ACD">
          <w:rPr>
            <w:rStyle w:val="ArtlTitle"/>
            <w:shd w:val="clear" w:color="auto" w:fill="auto"/>
            <w:lang w:val="en-GB"/>
          </w:rPr>
          <w:t>a</w:t>
        </w:r>
      </w:ins>
      <w:r w:rsidRPr="00122B6E">
        <w:rPr>
          <w:rStyle w:val="ArtlTitle"/>
          <w:shd w:val="clear" w:color="auto" w:fill="auto"/>
          <w:lang w:val="en-GB"/>
        </w:rPr>
        <w:t xml:space="preserve">dvise, </w:t>
      </w:r>
      <w:del w:id="289" w:author="Raja Pari" w:date="2026-04-01T20:54:00Z" w16du:dateUtc="2026-04-01T15:24:00Z">
        <w:r w:rsidRPr="00122B6E" w:rsidDel="00D43ACD">
          <w:rPr>
            <w:rStyle w:val="ArtlTitle"/>
            <w:shd w:val="clear" w:color="auto" w:fill="auto"/>
            <w:lang w:val="en-GB"/>
          </w:rPr>
          <w:delText>R</w:delText>
        </w:r>
      </w:del>
      <w:ins w:id="290" w:author="Raja Pari" w:date="2026-04-01T20:54:00Z" w16du:dateUtc="2026-04-01T15:24:00Z">
        <w:r w:rsidR="00D43ACD">
          <w:rPr>
            <w:rStyle w:val="ArtlTitle"/>
            <w:shd w:val="clear" w:color="auto" w:fill="auto"/>
            <w:lang w:val="en-GB"/>
          </w:rPr>
          <w:t>r</w:t>
        </w:r>
      </w:ins>
      <w:r w:rsidRPr="00122B6E">
        <w:rPr>
          <w:rStyle w:val="ArtlTitle"/>
          <w:shd w:val="clear" w:color="auto" w:fill="auto"/>
          <w:lang w:val="en-GB"/>
        </w:rPr>
        <w:t xml:space="preserve">ecord, </w:t>
      </w:r>
      <w:del w:id="291" w:author="Raja Pari" w:date="2026-04-01T20:54:00Z" w16du:dateUtc="2026-04-01T15:24:00Z">
        <w:r w:rsidRPr="00122B6E" w:rsidDel="00D43ACD">
          <w:rPr>
            <w:rStyle w:val="ArtlTitle"/>
            <w:shd w:val="clear" w:color="auto" w:fill="auto"/>
            <w:lang w:val="en-GB"/>
          </w:rPr>
          <w:delText>E</w:delText>
        </w:r>
      </w:del>
      <w:ins w:id="292" w:author="Raja Pari" w:date="2026-04-01T20:54:00Z" w16du:dateUtc="2026-04-01T15:24:00Z">
        <w:r w:rsidR="00D43ACD">
          <w:rPr>
            <w:rStyle w:val="ArtlTitle"/>
            <w:shd w:val="clear" w:color="auto" w:fill="auto"/>
            <w:lang w:val="en-GB"/>
          </w:rPr>
          <w:t>e</w:t>
        </w:r>
      </w:ins>
      <w:r w:rsidRPr="00122B6E">
        <w:rPr>
          <w:rStyle w:val="ArtlTitle"/>
          <w:shd w:val="clear" w:color="auto" w:fill="auto"/>
          <w:lang w:val="en-GB"/>
        </w:rPr>
        <w:t>nable (CARE) act</w:t>
      </w:r>
      <w:r w:rsidR="00657DB0">
        <w:rPr>
          <w:rStyle w:val="ArtlTitle"/>
          <w:shd w:val="clear" w:color="auto" w:fill="auto"/>
          <w:lang w:val="en-GB"/>
        </w:rPr>
        <w:t xml:space="preserve">’, </w:t>
      </w:r>
      <w:r w:rsidR="00BD3D9B" w:rsidRPr="00122B6E">
        <w:rPr>
          <w:rStyle w:val="JournalTitle"/>
          <w:i/>
          <w:shd w:val="clear" w:color="auto" w:fill="auto"/>
          <w:lang w:val="en-GB"/>
        </w:rPr>
        <w:t>Journal of Aging &amp; Social Policy</w:t>
      </w:r>
      <w:r w:rsidR="00BD3D9B" w:rsidRPr="00212084">
        <w:rPr>
          <w:lang w:val="en-GB"/>
        </w:rPr>
        <w:t xml:space="preserve">, </w:t>
      </w:r>
      <w:r w:rsidR="00BD3D9B" w:rsidRPr="00212084">
        <w:rPr>
          <w:rStyle w:val="Volume"/>
          <w:shd w:val="clear" w:color="auto" w:fill="auto"/>
          <w:lang w:val="en-GB"/>
        </w:rPr>
        <w:t>36</w:t>
      </w:r>
      <w:r w:rsidRPr="00122B6E">
        <w:rPr>
          <w:lang w:val="en-GB"/>
        </w:rPr>
        <w:t>(</w:t>
      </w:r>
      <w:r w:rsidRPr="00122B6E">
        <w:rPr>
          <w:rStyle w:val="Issue"/>
          <w:shd w:val="clear" w:color="auto" w:fill="auto"/>
          <w:lang w:val="en-GB"/>
        </w:rPr>
        <w:t>4</w:t>
      </w:r>
      <w:r w:rsidRPr="00122B6E">
        <w:rPr>
          <w:lang w:val="en-GB"/>
        </w:rPr>
        <w:t xml:space="preserve">), </w:t>
      </w:r>
      <w:r w:rsidR="00123ABA">
        <w:rPr>
          <w:lang w:val="en-GB"/>
        </w:rPr>
        <w:t xml:space="preserve">pp. </w:t>
      </w:r>
      <w:r w:rsidRPr="00122B6E">
        <w:rPr>
          <w:rStyle w:val="FirstPage"/>
          <w:shd w:val="clear" w:color="auto" w:fill="auto"/>
          <w:lang w:val="en-GB"/>
        </w:rPr>
        <w:t>581</w:t>
      </w:r>
      <w:r w:rsidRPr="00122B6E">
        <w:rPr>
          <w:lang w:val="en-GB"/>
        </w:rPr>
        <w:t>–</w:t>
      </w:r>
      <w:r w:rsidRPr="00122B6E">
        <w:rPr>
          <w:rStyle w:val="LastPage"/>
          <w:shd w:val="clear" w:color="auto" w:fill="auto"/>
          <w:lang w:val="en-GB"/>
        </w:rPr>
        <w:t>588</w:t>
      </w:r>
      <w:r w:rsidRPr="00122B6E">
        <w:rPr>
          <w:lang w:val="en-GB"/>
        </w:rPr>
        <w:t xml:space="preserve">. </w:t>
      </w:r>
      <w:r w:rsidR="009025A9">
        <w:rPr>
          <w:lang w:val="en-GB"/>
        </w:rPr>
        <w:t xml:space="preserve">Available at: </w:t>
      </w:r>
      <w:r w:rsidRPr="00122B6E">
        <w:rPr>
          <w:rStyle w:val="DOI"/>
          <w:shd w:val="clear" w:color="auto" w:fill="auto"/>
          <w:lang w:val="en-GB"/>
        </w:rPr>
        <w:t>https://doi.org/10.1080/08959420.2022.2029272</w:t>
      </w:r>
    </w:p>
    <w:p w14:paraId="2640C408" w14:textId="75617B57" w:rsidR="00BD3D9B" w:rsidRPr="00122B6E" w:rsidRDefault="002D4EAE" w:rsidP="00122B6E">
      <w:pPr>
        <w:pStyle w:val="ReferencesJN"/>
        <w:shd w:val="clear" w:color="000000" w:fill="auto"/>
        <w:rPr>
          <w:lang w:val="en-GB"/>
        </w:rPr>
      </w:pPr>
      <w:bookmarkStart w:id="293" w:name="Harper_et_al__2021"/>
      <w:bookmarkEnd w:id="284"/>
      <w:r w:rsidRPr="00122B6E">
        <w:rPr>
          <w:rStyle w:val="SurName"/>
          <w:shd w:val="clear" w:color="auto" w:fill="auto"/>
          <w:lang w:val="en-GB"/>
        </w:rPr>
        <w:t>Harper</w:t>
      </w:r>
      <w:r w:rsidRPr="00122B6E">
        <w:rPr>
          <w:rStyle w:val="Author"/>
          <w:shd w:val="clear" w:color="auto" w:fill="auto"/>
          <w:lang w:val="en-GB"/>
        </w:rPr>
        <w:t xml:space="preserve">, </w:t>
      </w:r>
      <w:r w:rsidRPr="00122B6E">
        <w:rPr>
          <w:rStyle w:val="GivenName"/>
          <w:shd w:val="clear" w:color="auto" w:fill="auto"/>
          <w:lang w:val="en-GB"/>
        </w:rPr>
        <w:t>A.E.</w:t>
      </w:r>
      <w:r w:rsidRPr="00122B6E">
        <w:rPr>
          <w:rStyle w:val="Author"/>
          <w:shd w:val="clear" w:color="auto" w:fill="auto"/>
          <w:lang w:val="en-GB"/>
        </w:rPr>
        <w:t xml:space="preserve">, </w:t>
      </w:r>
      <w:r w:rsidRPr="00122B6E">
        <w:rPr>
          <w:rStyle w:val="SurName"/>
          <w:shd w:val="clear" w:color="auto" w:fill="auto"/>
          <w:lang w:val="en-GB"/>
        </w:rPr>
        <w:t>Terhorst</w:t>
      </w:r>
      <w:r w:rsidRPr="00122B6E">
        <w:rPr>
          <w:rStyle w:val="Author"/>
          <w:shd w:val="clear" w:color="auto" w:fill="auto"/>
          <w:lang w:val="en-GB"/>
        </w:rPr>
        <w:t xml:space="preserve">, </w:t>
      </w:r>
      <w:r w:rsidRPr="00122B6E">
        <w:rPr>
          <w:rStyle w:val="GivenName"/>
          <w:shd w:val="clear" w:color="auto" w:fill="auto"/>
          <w:lang w:val="en-GB"/>
        </w:rPr>
        <w:t>L.</w:t>
      </w:r>
      <w:r w:rsidRPr="00122B6E">
        <w:rPr>
          <w:rStyle w:val="Author"/>
          <w:shd w:val="clear" w:color="auto" w:fill="auto"/>
          <w:lang w:val="en-GB"/>
        </w:rPr>
        <w:t xml:space="preserve">, </w:t>
      </w:r>
      <w:r w:rsidRPr="00122B6E">
        <w:rPr>
          <w:rStyle w:val="SurName"/>
          <w:shd w:val="clear" w:color="auto" w:fill="auto"/>
          <w:lang w:val="en-GB"/>
        </w:rPr>
        <w:t>Moscirella</w:t>
      </w:r>
      <w:r w:rsidRPr="00122B6E">
        <w:rPr>
          <w:rStyle w:val="Author"/>
          <w:shd w:val="clear" w:color="auto" w:fill="auto"/>
          <w:lang w:val="en-GB"/>
        </w:rPr>
        <w:t xml:space="preserve">, </w:t>
      </w:r>
      <w:r w:rsidRPr="00122B6E">
        <w:rPr>
          <w:rStyle w:val="GivenName"/>
          <w:shd w:val="clear" w:color="auto" w:fill="auto"/>
          <w:lang w:val="en-GB"/>
        </w:rPr>
        <w:t>M.</w:t>
      </w:r>
      <w:r w:rsidRPr="00122B6E">
        <w:rPr>
          <w:rStyle w:val="Author"/>
          <w:shd w:val="clear" w:color="auto" w:fill="auto"/>
          <w:lang w:val="en-GB"/>
        </w:rPr>
        <w:t xml:space="preserve">, </w:t>
      </w:r>
      <w:r w:rsidRPr="00122B6E">
        <w:rPr>
          <w:rStyle w:val="SurName"/>
          <w:shd w:val="clear" w:color="auto" w:fill="auto"/>
          <w:lang w:val="en-GB"/>
        </w:rPr>
        <w:t>Turner</w:t>
      </w:r>
      <w:r w:rsidRPr="00122B6E">
        <w:rPr>
          <w:rStyle w:val="Author"/>
          <w:shd w:val="clear" w:color="auto" w:fill="auto"/>
          <w:lang w:val="en-GB"/>
        </w:rPr>
        <w:t xml:space="preserve">, </w:t>
      </w:r>
      <w:r w:rsidRPr="00122B6E">
        <w:rPr>
          <w:rStyle w:val="GivenName"/>
          <w:shd w:val="clear" w:color="auto" w:fill="auto"/>
          <w:lang w:val="en-GB"/>
        </w:rPr>
        <w:t>R.L.</w:t>
      </w:r>
      <w:r w:rsidRPr="00122B6E">
        <w:rPr>
          <w:rStyle w:val="Author"/>
          <w:shd w:val="clear" w:color="auto" w:fill="auto"/>
          <w:lang w:val="en-GB"/>
        </w:rPr>
        <w:t xml:space="preserve">, </w:t>
      </w:r>
      <w:r w:rsidRPr="00122B6E">
        <w:rPr>
          <w:rStyle w:val="SurName"/>
          <w:shd w:val="clear" w:color="auto" w:fill="auto"/>
          <w:lang w:val="en-GB"/>
        </w:rPr>
        <w:t>Piersol</w:t>
      </w:r>
      <w:r w:rsidRPr="00122B6E">
        <w:rPr>
          <w:rStyle w:val="Author"/>
          <w:shd w:val="clear" w:color="auto" w:fill="auto"/>
          <w:lang w:val="en-GB"/>
        </w:rPr>
        <w:t xml:space="preserve">, </w:t>
      </w:r>
      <w:r w:rsidRPr="00122B6E">
        <w:rPr>
          <w:rStyle w:val="GivenName"/>
          <w:shd w:val="clear" w:color="auto" w:fill="auto"/>
          <w:lang w:val="en-GB"/>
        </w:rPr>
        <w:t>C.V.</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Leland</w:t>
      </w:r>
      <w:r w:rsidRPr="00122B6E">
        <w:rPr>
          <w:rStyle w:val="Author"/>
          <w:shd w:val="clear" w:color="auto" w:fill="auto"/>
          <w:lang w:val="en-GB"/>
        </w:rPr>
        <w:t xml:space="preserve">, </w:t>
      </w:r>
      <w:r w:rsidRPr="00122B6E">
        <w:rPr>
          <w:rStyle w:val="GivenName"/>
          <w:shd w:val="clear" w:color="auto" w:fill="auto"/>
          <w:lang w:val="en-GB"/>
        </w:rPr>
        <w:t>N.E.</w:t>
      </w:r>
      <w:r w:rsidR="000F3531" w:rsidRPr="00122B6E">
        <w:rPr>
          <w:lang w:val="en-GB"/>
        </w:rPr>
        <w:t xml:space="preserve"> </w:t>
      </w:r>
      <w:r w:rsidR="000F3531" w:rsidRPr="00122B6E">
        <w:rPr>
          <w:rStyle w:val="Year"/>
          <w:shd w:val="clear" w:color="auto" w:fill="auto"/>
          <w:lang w:val="en-GB"/>
        </w:rPr>
        <w:t>(2021</w:t>
      </w:r>
      <w:r w:rsidR="00B61238">
        <w:rPr>
          <w:rStyle w:val="Year"/>
          <w:shd w:val="clear" w:color="auto" w:fill="auto"/>
          <w:lang w:val="en-GB"/>
        </w:rPr>
        <w:t>) ‘</w:t>
      </w:r>
      <w:r w:rsidRPr="00122B6E">
        <w:rPr>
          <w:rStyle w:val="ArtlTitle"/>
          <w:shd w:val="clear" w:color="auto" w:fill="auto"/>
          <w:lang w:val="en-GB"/>
        </w:rPr>
        <w:t>The experiences, priorities, and perceptions of informal caregivers of people with dementia in nursing homes: A scoping review</w:t>
      </w:r>
      <w:r w:rsidR="00657DB0">
        <w:rPr>
          <w:rStyle w:val="ArtlTitle"/>
          <w:shd w:val="clear" w:color="auto" w:fill="auto"/>
          <w:lang w:val="en-GB"/>
        </w:rPr>
        <w:t xml:space="preserve">’, </w:t>
      </w:r>
      <w:r w:rsidR="00BD3D9B" w:rsidRPr="00122B6E">
        <w:rPr>
          <w:rStyle w:val="JournalTitle"/>
          <w:i/>
          <w:shd w:val="clear" w:color="auto" w:fill="auto"/>
          <w:lang w:val="en-GB"/>
        </w:rPr>
        <w:t>Dementia</w:t>
      </w:r>
      <w:r w:rsidR="00BD3D9B" w:rsidRPr="00212084">
        <w:rPr>
          <w:lang w:val="en-GB"/>
        </w:rPr>
        <w:t xml:space="preserve">, </w:t>
      </w:r>
      <w:r w:rsidR="00BD3D9B" w:rsidRPr="00212084">
        <w:rPr>
          <w:rStyle w:val="Volume"/>
          <w:shd w:val="clear" w:color="auto" w:fill="auto"/>
          <w:lang w:val="en-GB"/>
        </w:rPr>
        <w:t>20</w:t>
      </w:r>
      <w:r w:rsidRPr="00122B6E">
        <w:rPr>
          <w:lang w:val="en-GB"/>
        </w:rPr>
        <w:t>(</w:t>
      </w:r>
      <w:r w:rsidRPr="00122B6E">
        <w:rPr>
          <w:rStyle w:val="Issue"/>
          <w:shd w:val="clear" w:color="auto" w:fill="auto"/>
          <w:lang w:val="en-GB"/>
        </w:rPr>
        <w:t>8</w:t>
      </w:r>
      <w:r w:rsidRPr="00122B6E">
        <w:rPr>
          <w:lang w:val="en-GB"/>
        </w:rPr>
        <w:t>)</w:t>
      </w:r>
      <w:r w:rsidR="000F3531" w:rsidRPr="00122B6E">
        <w:rPr>
          <w:lang w:val="en-GB"/>
        </w:rPr>
        <w:t xml:space="preserve">, </w:t>
      </w:r>
      <w:r w:rsidR="00123ABA">
        <w:rPr>
          <w:lang w:val="en-GB"/>
        </w:rPr>
        <w:t xml:space="preserve">pp. </w:t>
      </w:r>
      <w:r w:rsidRPr="00122B6E">
        <w:rPr>
          <w:rStyle w:val="FirstPage"/>
          <w:shd w:val="clear" w:color="auto" w:fill="auto"/>
          <w:lang w:val="en-GB"/>
        </w:rPr>
        <w:t>2746</w:t>
      </w:r>
      <w:r w:rsidR="00961DB8" w:rsidRPr="00122B6E">
        <w:rPr>
          <w:lang w:val="en-GB"/>
        </w:rPr>
        <w:t>–</w:t>
      </w:r>
      <w:r w:rsidRPr="00122B6E">
        <w:rPr>
          <w:rStyle w:val="LastPage"/>
          <w:shd w:val="clear" w:color="auto" w:fill="auto"/>
          <w:lang w:val="en-GB"/>
        </w:rPr>
        <w:t>2765</w:t>
      </w:r>
      <w:r w:rsidRPr="00122B6E">
        <w:rPr>
          <w:lang w:val="en-GB"/>
        </w:rPr>
        <w:t xml:space="preserve">. </w:t>
      </w:r>
      <w:ins w:id="294" w:author="Raja Pari" w:date="2026-04-01T20:55:00Z" w16du:dateUtc="2026-04-01T15:25:00Z">
        <w:r w:rsidR="00D43ACD">
          <w:rPr>
            <w:lang w:val="en-GB"/>
          </w:rPr>
          <w:t>Available at: https://</w:t>
        </w:r>
      </w:ins>
      <w:r w:rsidRPr="00122B6E">
        <w:rPr>
          <w:rStyle w:val="DOI"/>
          <w:shd w:val="clear" w:color="auto" w:fill="auto"/>
          <w:lang w:val="en-GB"/>
        </w:rPr>
        <w:t>doi</w:t>
      </w:r>
      <w:del w:id="295" w:author="Raja Pari" w:date="2026-04-01T20:55:00Z" w16du:dateUtc="2026-04-01T15:25:00Z">
        <w:r w:rsidRPr="00122B6E" w:rsidDel="00D43ACD">
          <w:rPr>
            <w:rStyle w:val="DOI"/>
            <w:shd w:val="clear" w:color="auto" w:fill="auto"/>
            <w:lang w:val="en-GB"/>
          </w:rPr>
          <w:delText>:</w:delText>
        </w:r>
      </w:del>
      <w:ins w:id="296" w:author="Raja Pari" w:date="2026-04-01T20:55:00Z" w16du:dateUtc="2026-04-01T15:25:00Z">
        <w:r w:rsidR="00D43ACD">
          <w:rPr>
            <w:rStyle w:val="DOI"/>
            <w:shd w:val="clear" w:color="auto" w:fill="auto"/>
            <w:lang w:val="en-GB"/>
          </w:rPr>
          <w:t>.org/</w:t>
        </w:r>
      </w:ins>
      <w:r w:rsidRPr="00122B6E">
        <w:rPr>
          <w:rStyle w:val="DOI"/>
          <w:shd w:val="clear" w:color="auto" w:fill="auto"/>
          <w:lang w:val="en-GB"/>
        </w:rPr>
        <w:t>10.1177/14713012211012606</w:t>
      </w:r>
      <w:del w:id="297" w:author="Raja Pari" w:date="2026-04-01T20:55:00Z" w16du:dateUtc="2026-04-01T15:25:00Z">
        <w:r w:rsidR="001B76C7" w:rsidRPr="00122B6E" w:rsidDel="00D43ACD">
          <w:rPr>
            <w:rStyle w:val="DOI"/>
            <w:shd w:val="clear" w:color="auto" w:fill="auto"/>
            <w:lang w:val="en-GB"/>
          </w:rPr>
          <w:delText>.</w:delText>
        </w:r>
      </w:del>
    </w:p>
    <w:p w14:paraId="1C152096" w14:textId="3AEE3C11" w:rsidR="00BD3D9B" w:rsidRPr="00122B6E" w:rsidRDefault="003D5496" w:rsidP="00122B6E">
      <w:pPr>
        <w:pStyle w:val="ReferencesJN"/>
        <w:shd w:val="clear" w:color="000000" w:fill="auto"/>
        <w:rPr>
          <w:lang w:val="en-GB"/>
        </w:rPr>
      </w:pPr>
      <w:bookmarkStart w:id="298" w:name="Hartt_et_al__2021"/>
      <w:bookmarkEnd w:id="293"/>
      <w:r w:rsidRPr="00122B6E">
        <w:rPr>
          <w:rStyle w:val="SurName"/>
          <w:shd w:val="clear" w:color="auto" w:fill="auto"/>
          <w:lang w:val="en-GB"/>
        </w:rPr>
        <w:t>Hart</w:t>
      </w:r>
      <w:r w:rsidR="00167923" w:rsidRPr="00122B6E">
        <w:rPr>
          <w:rStyle w:val="SurName"/>
          <w:shd w:val="clear" w:color="auto" w:fill="auto"/>
          <w:lang w:val="en-GB"/>
        </w:rPr>
        <w:t>t</w:t>
      </w:r>
      <w:r w:rsidRPr="00122B6E">
        <w:rPr>
          <w:rStyle w:val="Author"/>
          <w:shd w:val="clear" w:color="auto" w:fill="auto"/>
          <w:lang w:val="en-GB"/>
        </w:rPr>
        <w:t xml:space="preserve">, </w:t>
      </w:r>
      <w:r w:rsidRPr="00122B6E">
        <w:rPr>
          <w:rStyle w:val="GivenName"/>
          <w:shd w:val="clear" w:color="auto" w:fill="auto"/>
          <w:lang w:val="en-GB"/>
        </w:rPr>
        <w:t>M.</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Biglieri</w:t>
      </w:r>
      <w:r w:rsidRPr="00122B6E">
        <w:rPr>
          <w:rStyle w:val="Author"/>
          <w:shd w:val="clear" w:color="auto" w:fill="auto"/>
          <w:lang w:val="en-GB"/>
        </w:rPr>
        <w:t xml:space="preserve">, </w:t>
      </w:r>
      <w:r w:rsidRPr="00122B6E">
        <w:rPr>
          <w:rStyle w:val="GivenName"/>
          <w:shd w:val="clear" w:color="auto" w:fill="auto"/>
          <w:lang w:val="en-GB"/>
        </w:rPr>
        <w:t>S.</w:t>
      </w:r>
      <w:r w:rsidRPr="00122B6E">
        <w:rPr>
          <w:rStyle w:val="Author"/>
          <w:shd w:val="clear" w:color="auto" w:fill="auto"/>
          <w:lang w:val="en-GB"/>
        </w:rPr>
        <w:t xml:space="preserve"> (Ed).</w:t>
      </w:r>
      <w:r w:rsidRPr="00122B6E">
        <w:rPr>
          <w:lang w:val="en-GB"/>
        </w:rPr>
        <w:t xml:space="preserve"> </w:t>
      </w:r>
      <w:r w:rsidRPr="00122B6E">
        <w:rPr>
          <w:rStyle w:val="Year"/>
          <w:shd w:val="clear" w:color="auto" w:fill="auto"/>
          <w:lang w:val="en-GB"/>
        </w:rPr>
        <w:t>(2021</w:t>
      </w:r>
      <w:r w:rsidR="00B61238">
        <w:rPr>
          <w:rStyle w:val="Year"/>
          <w:shd w:val="clear" w:color="auto" w:fill="auto"/>
          <w:lang w:val="en-GB"/>
        </w:rPr>
        <w:t xml:space="preserve">) </w:t>
      </w:r>
      <w:r w:rsidR="00BD3D9B" w:rsidRPr="00122B6E">
        <w:rPr>
          <w:rStyle w:val="JournalTitle"/>
          <w:i/>
          <w:shd w:val="clear" w:color="auto" w:fill="auto"/>
          <w:lang w:val="en-GB"/>
        </w:rPr>
        <w:t>Aging people, aging places: Experiences, opportunities,</w:t>
      </w:r>
      <w:r w:rsidR="00907458" w:rsidRPr="00122B6E">
        <w:rPr>
          <w:rStyle w:val="JournalTitle"/>
          <w:i/>
          <w:shd w:val="clear" w:color="auto" w:fill="auto"/>
          <w:lang w:val="en-GB"/>
        </w:rPr>
        <w:t xml:space="preserve"> </w:t>
      </w:r>
      <w:r w:rsidR="00BD3D9B" w:rsidRPr="00122B6E">
        <w:rPr>
          <w:rStyle w:val="JournalTitle"/>
          <w:i/>
          <w:shd w:val="clear" w:color="auto" w:fill="auto"/>
          <w:lang w:val="en-GB"/>
        </w:rPr>
        <w:t>and challenges of growing older in Canada</w:t>
      </w:r>
      <w:r w:rsidRPr="00122B6E">
        <w:rPr>
          <w:lang w:val="en-GB"/>
        </w:rPr>
        <w:t xml:space="preserve">. Policy Press. </w:t>
      </w:r>
      <w:r w:rsidR="009025A9">
        <w:rPr>
          <w:lang w:val="en-GB"/>
        </w:rPr>
        <w:t xml:space="preserve">Available at: </w:t>
      </w:r>
      <w:r w:rsidRPr="00122B6E">
        <w:rPr>
          <w:rStyle w:val="DOI"/>
          <w:shd w:val="clear" w:color="auto" w:fill="auto"/>
          <w:lang w:val="en-GB"/>
        </w:rPr>
        <w:t>https://doi.org/10.1332/policypress/9781447352563.001.0001</w:t>
      </w:r>
    </w:p>
    <w:p w14:paraId="0C190CD7" w14:textId="78A4C035" w:rsidR="00BD3D9B" w:rsidRPr="00122B6E" w:rsidRDefault="003D5496" w:rsidP="00122B6E">
      <w:pPr>
        <w:pStyle w:val="ReferencesJN"/>
        <w:shd w:val="clear" w:color="000000" w:fill="auto"/>
        <w:rPr>
          <w:lang w:val="en-GB"/>
        </w:rPr>
      </w:pPr>
      <w:bookmarkStart w:id="299" w:name="Heckman_et_al__2016"/>
      <w:bookmarkEnd w:id="298"/>
      <w:r w:rsidRPr="00122B6E">
        <w:rPr>
          <w:rStyle w:val="SurName"/>
          <w:shd w:val="clear" w:color="auto" w:fill="auto"/>
          <w:lang w:val="en-GB"/>
        </w:rPr>
        <w:t>Heckman</w:t>
      </w:r>
      <w:r w:rsidRPr="00122B6E">
        <w:rPr>
          <w:rStyle w:val="Author"/>
          <w:shd w:val="clear" w:color="auto" w:fill="auto"/>
          <w:lang w:val="en-GB"/>
        </w:rPr>
        <w:t xml:space="preserve">, </w:t>
      </w:r>
      <w:r w:rsidRPr="00122B6E">
        <w:rPr>
          <w:rStyle w:val="GivenName"/>
          <w:shd w:val="clear" w:color="auto" w:fill="auto"/>
          <w:lang w:val="en-GB"/>
        </w:rPr>
        <w:t>G.</w:t>
      </w:r>
      <w:r w:rsidRPr="00122B6E">
        <w:rPr>
          <w:rStyle w:val="Author"/>
          <w:shd w:val="clear" w:color="auto" w:fill="auto"/>
          <w:lang w:val="en-GB"/>
        </w:rPr>
        <w:t xml:space="preserve">, </w:t>
      </w:r>
      <w:r w:rsidRPr="00122B6E">
        <w:rPr>
          <w:rStyle w:val="SurName"/>
          <w:shd w:val="clear" w:color="auto" w:fill="auto"/>
          <w:lang w:val="en-GB"/>
        </w:rPr>
        <w:t>Boscart</w:t>
      </w:r>
      <w:r w:rsidRPr="00122B6E">
        <w:rPr>
          <w:rStyle w:val="Author"/>
          <w:shd w:val="clear" w:color="auto" w:fill="auto"/>
          <w:lang w:val="en-GB"/>
        </w:rPr>
        <w:t xml:space="preserve">, </w:t>
      </w:r>
      <w:r w:rsidRPr="00122B6E">
        <w:rPr>
          <w:rStyle w:val="GivenName"/>
          <w:shd w:val="clear" w:color="auto" w:fill="auto"/>
          <w:lang w:val="en-GB"/>
        </w:rPr>
        <w:t>V.</w:t>
      </w:r>
      <w:r w:rsidRPr="00122B6E">
        <w:rPr>
          <w:rStyle w:val="Author"/>
          <w:shd w:val="clear" w:color="auto" w:fill="auto"/>
          <w:lang w:val="en-GB"/>
        </w:rPr>
        <w:t xml:space="preserve">, </w:t>
      </w:r>
      <w:r w:rsidRPr="00122B6E">
        <w:rPr>
          <w:rStyle w:val="SurName"/>
          <w:shd w:val="clear" w:color="auto" w:fill="auto"/>
          <w:lang w:val="en-GB"/>
        </w:rPr>
        <w:t>D</w:t>
      </w:r>
      <w:r w:rsidR="00BD3D9B" w:rsidRPr="00122B6E">
        <w:rPr>
          <w:rStyle w:val="SurName"/>
          <w:shd w:val="clear" w:color="auto" w:fill="auto"/>
          <w:lang w:val="en-GB"/>
        </w:rPr>
        <w:t>’</w:t>
      </w:r>
      <w:r w:rsidRPr="00122B6E">
        <w:rPr>
          <w:rStyle w:val="SurName"/>
          <w:shd w:val="clear" w:color="auto" w:fill="auto"/>
          <w:lang w:val="en-GB"/>
        </w:rPr>
        <w:t>Elia</w:t>
      </w:r>
      <w:r w:rsidRPr="00122B6E">
        <w:rPr>
          <w:rStyle w:val="Author"/>
          <w:shd w:val="clear" w:color="auto" w:fill="auto"/>
          <w:lang w:val="en-GB"/>
        </w:rPr>
        <w:t xml:space="preserve">, </w:t>
      </w:r>
      <w:r w:rsidRPr="00122B6E">
        <w:rPr>
          <w:rStyle w:val="GivenName"/>
          <w:shd w:val="clear" w:color="auto" w:fill="auto"/>
          <w:lang w:val="en-GB"/>
        </w:rPr>
        <w:t>T.</w:t>
      </w:r>
      <w:r w:rsidRPr="00122B6E">
        <w:rPr>
          <w:rStyle w:val="Author"/>
          <w:shd w:val="clear" w:color="auto" w:fill="auto"/>
          <w:lang w:val="en-GB"/>
        </w:rPr>
        <w:t xml:space="preserve">, </w:t>
      </w:r>
      <w:r w:rsidRPr="00122B6E">
        <w:rPr>
          <w:rStyle w:val="SurName"/>
          <w:shd w:val="clear" w:color="auto" w:fill="auto"/>
          <w:lang w:val="en-GB"/>
        </w:rPr>
        <w:t>Kaasalainen</w:t>
      </w:r>
      <w:r w:rsidRPr="00122B6E">
        <w:rPr>
          <w:rStyle w:val="Author"/>
          <w:shd w:val="clear" w:color="auto" w:fill="auto"/>
          <w:lang w:val="en-GB"/>
        </w:rPr>
        <w:t xml:space="preserve">, </w:t>
      </w:r>
      <w:r w:rsidRPr="00122B6E">
        <w:rPr>
          <w:rStyle w:val="GivenName"/>
          <w:shd w:val="clear" w:color="auto" w:fill="auto"/>
          <w:lang w:val="en-GB"/>
        </w:rPr>
        <w:t>S.</w:t>
      </w:r>
      <w:r w:rsidRPr="00122B6E">
        <w:rPr>
          <w:rStyle w:val="Author"/>
          <w:shd w:val="clear" w:color="auto" w:fill="auto"/>
          <w:lang w:val="en-GB"/>
        </w:rPr>
        <w:t xml:space="preserve">, </w:t>
      </w:r>
      <w:r w:rsidRPr="00122B6E">
        <w:rPr>
          <w:rStyle w:val="SurName"/>
          <w:shd w:val="clear" w:color="auto" w:fill="auto"/>
          <w:lang w:val="en-GB"/>
        </w:rPr>
        <w:t>McAiney</w:t>
      </w:r>
      <w:r w:rsidRPr="00122B6E">
        <w:rPr>
          <w:rStyle w:val="Author"/>
          <w:shd w:val="clear" w:color="auto" w:fill="auto"/>
          <w:lang w:val="en-GB"/>
        </w:rPr>
        <w:t xml:space="preserve">, </w:t>
      </w:r>
      <w:r w:rsidRPr="00122B6E">
        <w:rPr>
          <w:rStyle w:val="GivenName"/>
          <w:shd w:val="clear" w:color="auto" w:fill="auto"/>
          <w:lang w:val="en-GB"/>
        </w:rPr>
        <w:t>C.</w:t>
      </w:r>
      <w:r w:rsidRPr="00122B6E">
        <w:rPr>
          <w:rStyle w:val="Author"/>
          <w:shd w:val="clear" w:color="auto" w:fill="auto"/>
          <w:lang w:val="en-GB"/>
        </w:rPr>
        <w:t xml:space="preserve">, </w:t>
      </w:r>
      <w:r w:rsidRPr="00122B6E">
        <w:rPr>
          <w:rStyle w:val="SurName"/>
          <w:shd w:val="clear" w:color="auto" w:fill="auto"/>
          <w:lang w:val="en-GB"/>
        </w:rPr>
        <w:t>Lou Kelley</w:t>
      </w:r>
      <w:r w:rsidRPr="00122B6E">
        <w:rPr>
          <w:rStyle w:val="Author"/>
          <w:shd w:val="clear" w:color="auto" w:fill="auto"/>
          <w:lang w:val="en-GB"/>
        </w:rPr>
        <w:t xml:space="preserve">, </w:t>
      </w:r>
      <w:r w:rsidRPr="00122B6E">
        <w:rPr>
          <w:rStyle w:val="GivenName"/>
          <w:shd w:val="clear" w:color="auto" w:fill="auto"/>
          <w:lang w:val="en-GB"/>
        </w:rPr>
        <w:t>M.</w:t>
      </w:r>
      <w:r w:rsidRPr="00122B6E">
        <w:rPr>
          <w:rStyle w:val="Author"/>
          <w:shd w:val="clear" w:color="auto" w:fill="auto"/>
          <w:lang w:val="en-GB"/>
        </w:rPr>
        <w:t xml:space="preserve">, </w:t>
      </w:r>
      <w:r w:rsidRPr="00122B6E">
        <w:rPr>
          <w:rStyle w:val="SurName"/>
          <w:shd w:val="clear" w:color="auto" w:fill="auto"/>
          <w:lang w:val="en-GB"/>
        </w:rPr>
        <w:t>Stolee</w:t>
      </w:r>
      <w:r w:rsidRPr="00122B6E">
        <w:rPr>
          <w:rStyle w:val="Author"/>
          <w:shd w:val="clear" w:color="auto" w:fill="auto"/>
          <w:lang w:val="en-GB"/>
        </w:rPr>
        <w:t xml:space="preserve">, </w:t>
      </w:r>
      <w:r w:rsidRPr="00122B6E">
        <w:rPr>
          <w:rStyle w:val="GivenName"/>
          <w:shd w:val="clear" w:color="auto" w:fill="auto"/>
          <w:lang w:val="en-GB"/>
        </w:rPr>
        <w:t>P.</w:t>
      </w:r>
      <w:r w:rsidRPr="00122B6E">
        <w:rPr>
          <w:rStyle w:val="Author"/>
          <w:shd w:val="clear" w:color="auto" w:fill="auto"/>
          <w:lang w:val="en-GB"/>
        </w:rPr>
        <w:t>,</w:t>
      </w:r>
      <w:r w:rsidR="00907458" w:rsidRPr="00122B6E">
        <w:rPr>
          <w:rStyle w:val="Author"/>
          <w:shd w:val="clear" w:color="auto" w:fill="auto"/>
          <w:lang w:val="en-GB"/>
        </w:rPr>
        <w:t xml:space="preserve"> </w:t>
      </w:r>
      <w:r w:rsidRPr="00122B6E">
        <w:rPr>
          <w:rStyle w:val="SurName"/>
          <w:shd w:val="clear" w:color="auto" w:fill="auto"/>
          <w:lang w:val="en-GB"/>
        </w:rPr>
        <w:t>Strachan</w:t>
      </w:r>
      <w:r w:rsidRPr="00122B6E">
        <w:rPr>
          <w:rStyle w:val="Author"/>
          <w:shd w:val="clear" w:color="auto" w:fill="auto"/>
          <w:lang w:val="en-GB"/>
        </w:rPr>
        <w:t xml:space="preserve">, </w:t>
      </w:r>
      <w:r w:rsidRPr="00122B6E">
        <w:rPr>
          <w:rStyle w:val="GivenName"/>
          <w:shd w:val="clear" w:color="auto" w:fill="auto"/>
          <w:lang w:val="en-GB"/>
        </w:rPr>
        <w:t>P.</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McKelvie</w:t>
      </w:r>
      <w:r w:rsidRPr="00122B6E">
        <w:rPr>
          <w:rStyle w:val="Author"/>
          <w:shd w:val="clear" w:color="auto" w:fill="auto"/>
          <w:lang w:val="en-GB"/>
        </w:rPr>
        <w:t xml:space="preserve">, </w:t>
      </w:r>
      <w:r w:rsidRPr="00122B6E">
        <w:rPr>
          <w:rStyle w:val="GivenName"/>
          <w:shd w:val="clear" w:color="auto" w:fill="auto"/>
          <w:lang w:val="en-GB"/>
        </w:rPr>
        <w:t>R</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(2016</w:t>
      </w:r>
      <w:r w:rsidR="00B61238">
        <w:rPr>
          <w:rStyle w:val="Year"/>
          <w:shd w:val="clear" w:color="auto" w:fill="auto"/>
          <w:lang w:val="en-GB"/>
        </w:rPr>
        <w:t>) ‘</w:t>
      </w:r>
      <w:r w:rsidRPr="00122B6E">
        <w:rPr>
          <w:rStyle w:val="ArtlTitle"/>
          <w:shd w:val="clear" w:color="auto" w:fill="auto"/>
          <w:lang w:val="en-GB"/>
        </w:rPr>
        <w:t>The role of unregulated care providers in managing heart failure patients in long-term care facilities</w:t>
      </w:r>
      <w:r w:rsidR="00657DB0">
        <w:rPr>
          <w:rStyle w:val="ArtlTitle"/>
          <w:shd w:val="clear" w:color="auto" w:fill="auto"/>
          <w:lang w:val="en-GB"/>
        </w:rPr>
        <w:t xml:space="preserve">’, </w:t>
      </w:r>
      <w:r w:rsidR="00BD3D9B" w:rsidRPr="00122B6E">
        <w:rPr>
          <w:rStyle w:val="JournalTitle"/>
          <w:i/>
          <w:shd w:val="clear" w:color="auto" w:fill="auto"/>
          <w:lang w:val="en-GB"/>
        </w:rPr>
        <w:t>Journal of Clinical Nursing</w:t>
      </w:r>
      <w:r w:rsidR="00BD3D9B" w:rsidRPr="00212084">
        <w:rPr>
          <w:rStyle w:val="JournalTitle"/>
          <w:iCs/>
          <w:shd w:val="clear" w:color="auto" w:fill="auto"/>
          <w:lang w:val="en-GB"/>
        </w:rPr>
        <w:t xml:space="preserve">, </w:t>
      </w:r>
      <w:r w:rsidR="00BD3D9B" w:rsidRPr="00212084">
        <w:rPr>
          <w:rStyle w:val="Volume"/>
          <w:iCs/>
          <w:shd w:val="clear" w:color="auto" w:fill="auto"/>
          <w:lang w:val="en-GB"/>
        </w:rPr>
        <w:t>26</w:t>
      </w:r>
      <w:r w:rsidRPr="00122B6E">
        <w:rPr>
          <w:lang w:val="en-GB"/>
        </w:rPr>
        <w:t xml:space="preserve">, </w:t>
      </w:r>
      <w:r w:rsidR="00123ABA">
        <w:rPr>
          <w:lang w:val="en-GB"/>
        </w:rPr>
        <w:t xml:space="preserve">pp. </w:t>
      </w:r>
      <w:r w:rsidRPr="00122B6E">
        <w:rPr>
          <w:rStyle w:val="FirstPage"/>
          <w:shd w:val="clear" w:color="auto" w:fill="auto"/>
          <w:lang w:val="en-GB"/>
        </w:rPr>
        <w:t>849</w:t>
      </w:r>
      <w:r w:rsidRPr="00122B6E">
        <w:rPr>
          <w:lang w:val="en-GB"/>
        </w:rPr>
        <w:t>–</w:t>
      </w:r>
      <w:r w:rsidRPr="00122B6E">
        <w:rPr>
          <w:rStyle w:val="LastPage"/>
          <w:shd w:val="clear" w:color="auto" w:fill="auto"/>
          <w:lang w:val="en-GB"/>
        </w:rPr>
        <w:t>861</w:t>
      </w:r>
      <w:r w:rsidRPr="00122B6E">
        <w:rPr>
          <w:lang w:val="en-GB"/>
        </w:rPr>
        <w:t xml:space="preserve">. </w:t>
      </w:r>
      <w:r w:rsidR="009025A9">
        <w:rPr>
          <w:lang w:val="en-GB"/>
        </w:rPr>
        <w:t xml:space="preserve">Available at: </w:t>
      </w:r>
      <w:r w:rsidRPr="00122B6E">
        <w:rPr>
          <w:rStyle w:val="DOI"/>
          <w:shd w:val="clear" w:color="auto" w:fill="auto"/>
          <w:lang w:val="en-GB"/>
        </w:rPr>
        <w:t>https://doi.org/10.1111/jocn.13413</w:t>
      </w:r>
    </w:p>
    <w:p w14:paraId="7E66284A" w14:textId="1431519C" w:rsidR="00BD3D9B" w:rsidRPr="00122B6E" w:rsidRDefault="00862EE4" w:rsidP="00122B6E">
      <w:pPr>
        <w:pStyle w:val="ReferencesJN"/>
        <w:shd w:val="clear" w:color="000000" w:fill="auto"/>
        <w:rPr>
          <w:lang w:val="en-GB"/>
        </w:rPr>
      </w:pPr>
      <w:bookmarkStart w:id="300" w:name="HenningSmith_et_al__2018"/>
      <w:bookmarkEnd w:id="299"/>
      <w:r w:rsidRPr="00122B6E">
        <w:rPr>
          <w:rStyle w:val="SurName"/>
          <w:shd w:val="clear" w:color="auto" w:fill="auto"/>
          <w:lang w:val="en-GB"/>
        </w:rPr>
        <w:lastRenderedPageBreak/>
        <w:t>Henning-Smith</w:t>
      </w:r>
      <w:r w:rsidRPr="00122B6E">
        <w:rPr>
          <w:rStyle w:val="Author"/>
          <w:shd w:val="clear" w:color="auto" w:fill="auto"/>
          <w:lang w:val="en-GB"/>
        </w:rPr>
        <w:t xml:space="preserve">, </w:t>
      </w:r>
      <w:r w:rsidRPr="00122B6E">
        <w:rPr>
          <w:rStyle w:val="GivenName"/>
          <w:shd w:val="clear" w:color="auto" w:fill="auto"/>
          <w:lang w:val="en-GB"/>
        </w:rPr>
        <w:t>C.</w:t>
      </w:r>
      <w:r w:rsidRPr="00122B6E">
        <w:rPr>
          <w:rStyle w:val="Author"/>
          <w:shd w:val="clear" w:color="auto" w:fill="auto"/>
          <w:lang w:val="en-GB"/>
        </w:rPr>
        <w:t xml:space="preserve">, </w:t>
      </w:r>
      <w:r w:rsidRPr="00122B6E">
        <w:rPr>
          <w:rStyle w:val="SurName"/>
          <w:shd w:val="clear" w:color="auto" w:fill="auto"/>
          <w:lang w:val="en-GB"/>
        </w:rPr>
        <w:t>Kozhimannil</w:t>
      </w:r>
      <w:r w:rsidRPr="00122B6E">
        <w:rPr>
          <w:rStyle w:val="Author"/>
          <w:shd w:val="clear" w:color="auto" w:fill="auto"/>
          <w:lang w:val="en-GB"/>
        </w:rPr>
        <w:t xml:space="preserve">, </w:t>
      </w:r>
      <w:r w:rsidRPr="00122B6E">
        <w:rPr>
          <w:rStyle w:val="GivenName"/>
          <w:shd w:val="clear" w:color="auto" w:fill="auto"/>
          <w:lang w:val="en-GB"/>
        </w:rPr>
        <w:t>K.B.</w:t>
      </w:r>
      <w:r w:rsidRPr="00122B6E">
        <w:rPr>
          <w:rStyle w:val="Author"/>
          <w:shd w:val="clear" w:color="auto" w:fill="auto"/>
          <w:lang w:val="en-GB"/>
        </w:rPr>
        <w:t xml:space="preserve">, </w:t>
      </w:r>
      <w:r w:rsidRPr="00122B6E">
        <w:rPr>
          <w:rStyle w:val="SurName"/>
          <w:shd w:val="clear" w:color="auto" w:fill="auto"/>
          <w:lang w:val="en-GB"/>
        </w:rPr>
        <w:t>Casey</w:t>
      </w:r>
      <w:r w:rsidRPr="00122B6E">
        <w:rPr>
          <w:rStyle w:val="Author"/>
          <w:shd w:val="clear" w:color="auto" w:fill="auto"/>
          <w:lang w:val="en-GB"/>
        </w:rPr>
        <w:t xml:space="preserve">, </w:t>
      </w:r>
      <w:r w:rsidRPr="00122B6E">
        <w:rPr>
          <w:rStyle w:val="GivenName"/>
          <w:shd w:val="clear" w:color="auto" w:fill="auto"/>
          <w:lang w:val="en-GB"/>
        </w:rPr>
        <w:t>M.M.</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Prasad</w:t>
      </w:r>
      <w:r w:rsidRPr="00122B6E">
        <w:rPr>
          <w:rStyle w:val="Author"/>
          <w:shd w:val="clear" w:color="auto" w:fill="auto"/>
          <w:lang w:val="en-GB"/>
        </w:rPr>
        <w:t xml:space="preserve">, </w:t>
      </w:r>
      <w:r w:rsidRPr="00122B6E">
        <w:rPr>
          <w:rStyle w:val="GivenName"/>
          <w:shd w:val="clear" w:color="auto" w:fill="auto"/>
          <w:lang w:val="en-GB"/>
        </w:rPr>
        <w:t>S</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(2018</w:t>
      </w:r>
      <w:r w:rsidR="00B61238">
        <w:rPr>
          <w:rStyle w:val="Year"/>
          <w:shd w:val="clear" w:color="auto" w:fill="auto"/>
          <w:lang w:val="en-GB"/>
        </w:rPr>
        <w:t>) ‘</w:t>
      </w:r>
      <w:r w:rsidRPr="00122B6E">
        <w:rPr>
          <w:rStyle w:val="ArtlTitle"/>
          <w:shd w:val="clear" w:color="auto" w:fill="auto"/>
          <w:lang w:val="en-GB"/>
        </w:rPr>
        <w:t xml:space="preserve">Beyond </w:t>
      </w:r>
      <w:r w:rsidR="00F82273" w:rsidRPr="00122B6E">
        <w:rPr>
          <w:rStyle w:val="ArtlTitle"/>
          <w:shd w:val="clear" w:color="auto" w:fill="auto"/>
          <w:lang w:val="en-GB"/>
        </w:rPr>
        <w:t>c</w:t>
      </w:r>
      <w:r w:rsidRPr="00122B6E">
        <w:rPr>
          <w:rStyle w:val="ArtlTitle"/>
          <w:shd w:val="clear" w:color="auto" w:fill="auto"/>
          <w:lang w:val="en-GB"/>
        </w:rPr>
        <w:t>linical</w:t>
      </w:r>
      <w:r w:rsidR="00907458" w:rsidRPr="00122B6E">
        <w:rPr>
          <w:rStyle w:val="ArtlTitle"/>
          <w:shd w:val="clear" w:color="auto" w:fill="auto"/>
          <w:lang w:val="en-GB"/>
        </w:rPr>
        <w:t xml:space="preserve"> </w:t>
      </w:r>
      <w:r w:rsidR="00F82273" w:rsidRPr="00122B6E">
        <w:rPr>
          <w:rStyle w:val="ArtlTitle"/>
          <w:shd w:val="clear" w:color="auto" w:fill="auto"/>
          <w:lang w:val="en-GB"/>
        </w:rPr>
        <w:t>c</w:t>
      </w:r>
      <w:r w:rsidRPr="00122B6E">
        <w:rPr>
          <w:rStyle w:val="ArtlTitle"/>
          <w:shd w:val="clear" w:color="auto" w:fill="auto"/>
          <w:lang w:val="en-GB"/>
        </w:rPr>
        <w:t xml:space="preserve">omplexity: Nonmedical </w:t>
      </w:r>
      <w:r w:rsidR="00F82273" w:rsidRPr="00122B6E">
        <w:rPr>
          <w:rStyle w:val="ArtlTitle"/>
          <w:shd w:val="clear" w:color="auto" w:fill="auto"/>
          <w:lang w:val="en-GB"/>
        </w:rPr>
        <w:t>b</w:t>
      </w:r>
      <w:r w:rsidRPr="00122B6E">
        <w:rPr>
          <w:rStyle w:val="ArtlTitle"/>
          <w:shd w:val="clear" w:color="auto" w:fill="auto"/>
          <w:lang w:val="en-GB"/>
        </w:rPr>
        <w:t xml:space="preserve">arriers to </w:t>
      </w:r>
      <w:r w:rsidR="00F82273" w:rsidRPr="00122B6E">
        <w:rPr>
          <w:rStyle w:val="ArtlTitle"/>
          <w:shd w:val="clear" w:color="auto" w:fill="auto"/>
          <w:lang w:val="en-GB"/>
        </w:rPr>
        <w:t>n</w:t>
      </w:r>
      <w:r w:rsidRPr="00122B6E">
        <w:rPr>
          <w:rStyle w:val="ArtlTitle"/>
          <w:shd w:val="clear" w:color="auto" w:fill="auto"/>
          <w:lang w:val="en-GB"/>
        </w:rPr>
        <w:t xml:space="preserve">ursing </w:t>
      </w:r>
      <w:r w:rsidR="00F82273" w:rsidRPr="00122B6E">
        <w:rPr>
          <w:rStyle w:val="ArtlTitle"/>
          <w:shd w:val="clear" w:color="auto" w:fill="auto"/>
          <w:lang w:val="en-GB"/>
        </w:rPr>
        <w:t>h</w:t>
      </w:r>
      <w:r w:rsidRPr="00122B6E">
        <w:rPr>
          <w:rStyle w:val="ArtlTitle"/>
          <w:shd w:val="clear" w:color="auto" w:fill="auto"/>
          <w:lang w:val="en-GB"/>
        </w:rPr>
        <w:t xml:space="preserve">ome </w:t>
      </w:r>
      <w:r w:rsidR="00F82273" w:rsidRPr="00122B6E">
        <w:rPr>
          <w:rStyle w:val="ArtlTitle"/>
          <w:shd w:val="clear" w:color="auto" w:fill="auto"/>
          <w:lang w:val="en-GB"/>
        </w:rPr>
        <w:t>c</w:t>
      </w:r>
      <w:r w:rsidRPr="00122B6E">
        <w:rPr>
          <w:rStyle w:val="ArtlTitle"/>
          <w:shd w:val="clear" w:color="auto" w:fill="auto"/>
          <w:lang w:val="en-GB"/>
        </w:rPr>
        <w:t xml:space="preserve">are for </w:t>
      </w:r>
      <w:r w:rsidR="00F82273" w:rsidRPr="00122B6E">
        <w:rPr>
          <w:rStyle w:val="ArtlTitle"/>
          <w:shd w:val="clear" w:color="auto" w:fill="auto"/>
          <w:lang w:val="en-GB"/>
        </w:rPr>
        <w:t>r</w:t>
      </w:r>
      <w:r w:rsidRPr="00122B6E">
        <w:rPr>
          <w:rStyle w:val="ArtlTitle"/>
          <w:shd w:val="clear" w:color="auto" w:fill="auto"/>
          <w:lang w:val="en-GB"/>
        </w:rPr>
        <w:t xml:space="preserve">ural </w:t>
      </w:r>
      <w:r w:rsidR="00F82273" w:rsidRPr="00122B6E">
        <w:rPr>
          <w:rStyle w:val="ArtlTitle"/>
          <w:shd w:val="clear" w:color="auto" w:fill="auto"/>
          <w:lang w:val="en-GB"/>
        </w:rPr>
        <w:t>r</w:t>
      </w:r>
      <w:r w:rsidRPr="00122B6E">
        <w:rPr>
          <w:rStyle w:val="ArtlTitle"/>
          <w:shd w:val="clear" w:color="auto" w:fill="auto"/>
          <w:lang w:val="en-GB"/>
        </w:rPr>
        <w:t>esidents</w:t>
      </w:r>
      <w:r w:rsidR="00657DB0">
        <w:rPr>
          <w:rStyle w:val="ArtlTitle"/>
          <w:shd w:val="clear" w:color="auto" w:fill="auto"/>
          <w:lang w:val="en-GB"/>
        </w:rPr>
        <w:t xml:space="preserve">’, </w:t>
      </w:r>
      <w:r w:rsidR="00BD3D9B" w:rsidRPr="00122B6E">
        <w:rPr>
          <w:rStyle w:val="JournalTitle"/>
          <w:i/>
          <w:shd w:val="clear" w:color="auto" w:fill="auto"/>
          <w:lang w:val="en-GB"/>
        </w:rPr>
        <w:t>Journal of Aging &amp; Social Policy</w:t>
      </w:r>
      <w:r w:rsidRPr="00122B6E">
        <w:rPr>
          <w:lang w:val="en-GB"/>
        </w:rPr>
        <w:t xml:space="preserve">, </w:t>
      </w:r>
      <w:r w:rsidR="00BD3D9B" w:rsidRPr="00212084">
        <w:rPr>
          <w:rStyle w:val="Volume"/>
          <w:iCs/>
          <w:shd w:val="clear" w:color="auto" w:fill="auto"/>
          <w:lang w:val="en-GB"/>
        </w:rPr>
        <w:t>30</w:t>
      </w:r>
      <w:r w:rsidRPr="00122B6E">
        <w:rPr>
          <w:lang w:val="en-GB"/>
        </w:rPr>
        <w:t>(</w:t>
      </w:r>
      <w:r w:rsidRPr="00122B6E">
        <w:rPr>
          <w:rStyle w:val="Issue"/>
          <w:shd w:val="clear" w:color="auto" w:fill="auto"/>
          <w:lang w:val="en-GB"/>
        </w:rPr>
        <w:t>2</w:t>
      </w:r>
      <w:r w:rsidRPr="00122B6E">
        <w:rPr>
          <w:lang w:val="en-GB"/>
        </w:rPr>
        <w:t xml:space="preserve">), </w:t>
      </w:r>
      <w:r w:rsidR="00123ABA">
        <w:rPr>
          <w:lang w:val="en-GB"/>
        </w:rPr>
        <w:t xml:space="preserve">pp. </w:t>
      </w:r>
      <w:r w:rsidRPr="00122B6E">
        <w:rPr>
          <w:rStyle w:val="FirstPage"/>
          <w:shd w:val="clear" w:color="auto" w:fill="auto"/>
          <w:lang w:val="en-GB"/>
        </w:rPr>
        <w:t>109</w:t>
      </w:r>
      <w:r w:rsidRPr="00122B6E">
        <w:rPr>
          <w:lang w:val="en-GB"/>
        </w:rPr>
        <w:t>–</w:t>
      </w:r>
      <w:r w:rsidRPr="00122B6E">
        <w:rPr>
          <w:rStyle w:val="LastPage"/>
          <w:shd w:val="clear" w:color="auto" w:fill="auto"/>
          <w:lang w:val="en-GB"/>
        </w:rPr>
        <w:t>126</w:t>
      </w:r>
      <w:r w:rsidRPr="00122B6E">
        <w:rPr>
          <w:lang w:val="en-GB"/>
        </w:rPr>
        <w:t xml:space="preserve">. </w:t>
      </w:r>
      <w:r w:rsidR="009025A9">
        <w:rPr>
          <w:lang w:val="en-GB"/>
        </w:rPr>
        <w:t xml:space="preserve">Available at: </w:t>
      </w:r>
      <w:r w:rsidRPr="00122B6E">
        <w:rPr>
          <w:rStyle w:val="DOI"/>
          <w:shd w:val="clear" w:color="auto" w:fill="auto"/>
          <w:lang w:val="en-GB"/>
        </w:rPr>
        <w:t>https://doi.org/10.1080/08959420.2018.1430413</w:t>
      </w:r>
    </w:p>
    <w:p w14:paraId="2E9B63FB" w14:textId="52451CB0" w:rsidR="00BD3D9B" w:rsidRPr="00122B6E" w:rsidRDefault="00215A94" w:rsidP="00122B6E">
      <w:pPr>
        <w:pStyle w:val="ReferencesJN"/>
        <w:shd w:val="clear" w:color="000000" w:fill="auto"/>
        <w:rPr>
          <w:lang w:val="en-GB"/>
        </w:rPr>
      </w:pPr>
      <w:bookmarkStart w:id="301" w:name="Hennink_et_al__2022"/>
      <w:bookmarkEnd w:id="300"/>
      <w:r w:rsidRPr="00122B6E">
        <w:rPr>
          <w:rStyle w:val="SurName"/>
          <w:shd w:val="clear" w:color="auto" w:fill="auto"/>
          <w:lang w:val="en-GB"/>
        </w:rPr>
        <w:t>Hennink</w:t>
      </w:r>
      <w:r w:rsidRPr="00122B6E">
        <w:rPr>
          <w:rStyle w:val="Author"/>
          <w:shd w:val="clear" w:color="auto" w:fill="auto"/>
          <w:lang w:val="en-GB"/>
        </w:rPr>
        <w:t xml:space="preserve">, </w:t>
      </w:r>
      <w:r w:rsidRPr="00122B6E">
        <w:rPr>
          <w:rStyle w:val="GivenName"/>
          <w:shd w:val="clear" w:color="auto" w:fill="auto"/>
          <w:lang w:val="en-GB"/>
        </w:rPr>
        <w:t>M.</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Kaiser</w:t>
      </w:r>
      <w:r w:rsidRPr="00122B6E">
        <w:rPr>
          <w:rStyle w:val="Author"/>
          <w:shd w:val="clear" w:color="auto" w:fill="auto"/>
          <w:lang w:val="en-GB"/>
        </w:rPr>
        <w:t xml:space="preserve">, </w:t>
      </w:r>
      <w:r w:rsidRPr="00122B6E">
        <w:rPr>
          <w:rStyle w:val="GivenName"/>
          <w:shd w:val="clear" w:color="auto" w:fill="auto"/>
          <w:lang w:val="en-GB"/>
        </w:rPr>
        <w:t>B.N.</w:t>
      </w:r>
      <w:r w:rsidRPr="00122B6E">
        <w:rPr>
          <w:lang w:val="en-GB"/>
        </w:rPr>
        <w:t xml:space="preserve"> </w:t>
      </w:r>
      <w:r w:rsidRPr="00122B6E">
        <w:rPr>
          <w:rStyle w:val="Year"/>
          <w:shd w:val="clear" w:color="auto" w:fill="auto"/>
          <w:lang w:val="en-GB"/>
        </w:rPr>
        <w:t>(2022</w:t>
      </w:r>
      <w:r w:rsidR="00B61238">
        <w:rPr>
          <w:rStyle w:val="Year"/>
          <w:shd w:val="clear" w:color="auto" w:fill="auto"/>
          <w:lang w:val="en-GB"/>
        </w:rPr>
        <w:t>) ‘</w:t>
      </w:r>
      <w:r w:rsidRPr="00122B6E">
        <w:rPr>
          <w:rStyle w:val="ArtlTitle"/>
          <w:shd w:val="clear" w:color="auto" w:fill="auto"/>
          <w:lang w:val="en-GB"/>
        </w:rPr>
        <w:t>Sample sizes for saturation in qualitative research: A</w:t>
      </w:r>
      <w:r w:rsidR="00907458" w:rsidRPr="00122B6E">
        <w:rPr>
          <w:rStyle w:val="ArtlTitle"/>
          <w:shd w:val="clear" w:color="auto" w:fill="auto"/>
          <w:lang w:val="en-GB"/>
        </w:rPr>
        <w:t xml:space="preserve"> </w:t>
      </w:r>
      <w:r w:rsidRPr="00122B6E">
        <w:rPr>
          <w:rStyle w:val="ArtlTitle"/>
          <w:shd w:val="clear" w:color="auto" w:fill="auto"/>
          <w:lang w:val="en-GB"/>
        </w:rPr>
        <w:t>systematic review of empirical tests</w:t>
      </w:r>
      <w:r w:rsidR="00657DB0">
        <w:rPr>
          <w:rStyle w:val="ArtlTitle"/>
          <w:shd w:val="clear" w:color="auto" w:fill="auto"/>
          <w:lang w:val="en-GB"/>
        </w:rPr>
        <w:t xml:space="preserve">’, </w:t>
      </w:r>
      <w:r w:rsidR="00BD3D9B" w:rsidRPr="00122B6E">
        <w:rPr>
          <w:rStyle w:val="JournalTitle"/>
          <w:i/>
          <w:shd w:val="clear" w:color="auto" w:fill="auto"/>
          <w:lang w:val="en-GB"/>
        </w:rPr>
        <w:t>Social Science &amp; Medicine</w:t>
      </w:r>
      <w:r w:rsidR="00BD3D9B" w:rsidRPr="00212084">
        <w:rPr>
          <w:rStyle w:val="JournalTitle"/>
          <w:iCs/>
          <w:shd w:val="clear" w:color="auto" w:fill="auto"/>
          <w:lang w:val="en-GB"/>
        </w:rPr>
        <w:t xml:space="preserve">, </w:t>
      </w:r>
      <w:r w:rsidR="00BD3D9B" w:rsidRPr="00212084">
        <w:rPr>
          <w:rStyle w:val="Volume"/>
          <w:iCs/>
          <w:shd w:val="clear" w:color="auto" w:fill="auto"/>
          <w:lang w:val="en-GB"/>
        </w:rPr>
        <w:t>292</w:t>
      </w:r>
      <w:r w:rsidRPr="00122B6E">
        <w:rPr>
          <w:lang w:val="en-GB"/>
        </w:rPr>
        <w:t xml:space="preserve">, </w:t>
      </w:r>
      <w:r w:rsidRPr="00122B6E">
        <w:rPr>
          <w:rStyle w:val="ArtlID"/>
          <w:shd w:val="clear" w:color="auto" w:fill="auto"/>
          <w:lang w:val="en-GB"/>
        </w:rPr>
        <w:t>114523</w:t>
      </w:r>
      <w:r w:rsidRPr="00122B6E">
        <w:rPr>
          <w:lang w:val="en-GB"/>
        </w:rPr>
        <w:t xml:space="preserve">. </w:t>
      </w:r>
      <w:ins w:id="302" w:author="Raja Pari" w:date="2026-04-01T20:56:00Z" w16du:dateUtc="2026-04-01T15:26:00Z">
        <w:r w:rsidR="00D43ACD">
          <w:rPr>
            <w:lang w:val="en-GB"/>
          </w:rPr>
          <w:t>Available at: h</w:t>
        </w:r>
      </w:ins>
      <w:del w:id="303" w:author="Raja Pari" w:date="2026-04-01T20:56:00Z" w16du:dateUtc="2026-04-01T15:26:00Z">
        <w:r w:rsidR="00AF2677" w:rsidRPr="00122B6E" w:rsidDel="00D43ACD">
          <w:rPr>
            <w:lang w:val="en-GB"/>
          </w:rPr>
          <w:delText>H</w:delText>
        </w:r>
        <w:r w:rsidR="00BD3D9B" w:rsidRPr="00122B6E" w:rsidDel="00D43ACD">
          <w:rPr>
            <w:lang w:val="en-GB"/>
          </w:rPr>
          <w:delText xml:space="preserve"> </w:delText>
        </w:r>
      </w:del>
      <w:r w:rsidRPr="00122B6E">
        <w:rPr>
          <w:lang w:val="en-GB"/>
        </w:rPr>
        <w:t>ttps://doi.org/10.1016/j.socscimed.2021.</w:t>
      </w:r>
      <w:r w:rsidRPr="00122B6E">
        <w:rPr>
          <w:rStyle w:val="ArtlID"/>
          <w:shd w:val="clear" w:color="auto" w:fill="auto"/>
          <w:lang w:val="en-GB"/>
        </w:rPr>
        <w:t>114523</w:t>
      </w:r>
      <w:r w:rsidR="001B76C7" w:rsidRPr="00122B6E">
        <w:rPr>
          <w:lang w:val="en-GB"/>
        </w:rPr>
        <w:t>.</w:t>
      </w:r>
    </w:p>
    <w:p w14:paraId="35DF4323" w14:textId="44E331D4" w:rsidR="00BD3D9B" w:rsidRPr="00122B6E" w:rsidRDefault="003D5496" w:rsidP="00122B6E">
      <w:pPr>
        <w:pStyle w:val="ReferencesJN"/>
        <w:shd w:val="clear" w:color="000000" w:fill="auto"/>
        <w:rPr>
          <w:lang w:val="en-GB"/>
        </w:rPr>
      </w:pPr>
      <w:bookmarkStart w:id="304" w:name="Hoek_et_al__2021"/>
      <w:bookmarkEnd w:id="301"/>
      <w:r w:rsidRPr="00122B6E">
        <w:rPr>
          <w:rStyle w:val="SurName"/>
          <w:shd w:val="clear" w:color="auto" w:fill="auto"/>
          <w:lang w:val="en-GB"/>
        </w:rPr>
        <w:t>Hoek</w:t>
      </w:r>
      <w:r w:rsidRPr="00122B6E">
        <w:rPr>
          <w:rStyle w:val="Author"/>
          <w:shd w:val="clear" w:color="auto" w:fill="auto"/>
          <w:lang w:val="en-GB"/>
        </w:rPr>
        <w:t xml:space="preserve">, </w:t>
      </w:r>
      <w:r w:rsidRPr="00122B6E">
        <w:rPr>
          <w:rStyle w:val="GivenName"/>
          <w:shd w:val="clear" w:color="auto" w:fill="auto"/>
          <w:lang w:val="en-GB"/>
        </w:rPr>
        <w:t>L.J.</w:t>
      </w:r>
      <w:r w:rsidRPr="00122B6E">
        <w:rPr>
          <w:rStyle w:val="Author"/>
          <w:shd w:val="clear" w:color="auto" w:fill="auto"/>
          <w:lang w:val="en-GB"/>
        </w:rPr>
        <w:t xml:space="preserve">, </w:t>
      </w:r>
      <w:r w:rsidRPr="00122B6E">
        <w:rPr>
          <w:rStyle w:val="SurName"/>
          <w:shd w:val="clear" w:color="auto" w:fill="auto"/>
          <w:lang w:val="en-GB"/>
        </w:rPr>
        <w:t>van Haastregt</w:t>
      </w:r>
      <w:r w:rsidRPr="00122B6E">
        <w:rPr>
          <w:rStyle w:val="Author"/>
          <w:shd w:val="clear" w:color="auto" w:fill="auto"/>
          <w:lang w:val="en-GB"/>
        </w:rPr>
        <w:t xml:space="preserve">, </w:t>
      </w:r>
      <w:r w:rsidRPr="00122B6E">
        <w:rPr>
          <w:rStyle w:val="GivenName"/>
          <w:shd w:val="clear" w:color="auto" w:fill="auto"/>
          <w:lang w:val="en-GB"/>
        </w:rPr>
        <w:t>J.C.</w:t>
      </w:r>
      <w:r w:rsidRPr="00122B6E">
        <w:rPr>
          <w:rStyle w:val="Author"/>
          <w:shd w:val="clear" w:color="auto" w:fill="auto"/>
          <w:lang w:val="en-GB"/>
        </w:rPr>
        <w:t xml:space="preserve">, </w:t>
      </w:r>
      <w:r w:rsidRPr="00122B6E">
        <w:rPr>
          <w:rStyle w:val="SurName"/>
          <w:shd w:val="clear" w:color="auto" w:fill="auto"/>
          <w:lang w:val="en-GB"/>
        </w:rPr>
        <w:t>de Vries</w:t>
      </w:r>
      <w:r w:rsidRPr="00122B6E">
        <w:rPr>
          <w:rStyle w:val="Author"/>
          <w:shd w:val="clear" w:color="auto" w:fill="auto"/>
          <w:lang w:val="en-GB"/>
        </w:rPr>
        <w:t xml:space="preserve">, </w:t>
      </w:r>
      <w:r w:rsidRPr="00122B6E">
        <w:rPr>
          <w:rStyle w:val="GivenName"/>
          <w:shd w:val="clear" w:color="auto" w:fill="auto"/>
          <w:lang w:val="en-GB"/>
        </w:rPr>
        <w:t>E.</w:t>
      </w:r>
      <w:r w:rsidRPr="00122B6E">
        <w:rPr>
          <w:rStyle w:val="Author"/>
          <w:shd w:val="clear" w:color="auto" w:fill="auto"/>
          <w:lang w:val="en-GB"/>
        </w:rPr>
        <w:t xml:space="preserve">, </w:t>
      </w:r>
      <w:r w:rsidRPr="00122B6E">
        <w:rPr>
          <w:rStyle w:val="SurName"/>
          <w:shd w:val="clear" w:color="auto" w:fill="auto"/>
          <w:lang w:val="en-GB"/>
        </w:rPr>
        <w:t>Backhaus</w:t>
      </w:r>
      <w:r w:rsidRPr="00122B6E">
        <w:rPr>
          <w:rStyle w:val="Author"/>
          <w:shd w:val="clear" w:color="auto" w:fill="auto"/>
          <w:lang w:val="en-GB"/>
        </w:rPr>
        <w:t xml:space="preserve">, </w:t>
      </w:r>
      <w:r w:rsidRPr="00122B6E">
        <w:rPr>
          <w:rStyle w:val="GivenName"/>
          <w:shd w:val="clear" w:color="auto" w:fill="auto"/>
          <w:lang w:val="en-GB"/>
        </w:rPr>
        <w:t>R.</w:t>
      </w:r>
      <w:r w:rsidRPr="00122B6E">
        <w:rPr>
          <w:rStyle w:val="Author"/>
          <w:shd w:val="clear" w:color="auto" w:fill="auto"/>
          <w:lang w:val="en-GB"/>
        </w:rPr>
        <w:t xml:space="preserve">, </w:t>
      </w:r>
      <w:r w:rsidRPr="00122B6E">
        <w:rPr>
          <w:rStyle w:val="SurName"/>
          <w:shd w:val="clear" w:color="auto" w:fill="auto"/>
          <w:lang w:val="en-GB"/>
        </w:rPr>
        <w:t>Hamers</w:t>
      </w:r>
      <w:r w:rsidRPr="00122B6E">
        <w:rPr>
          <w:rStyle w:val="Author"/>
          <w:shd w:val="clear" w:color="auto" w:fill="auto"/>
          <w:lang w:val="en-GB"/>
        </w:rPr>
        <w:t xml:space="preserve">, </w:t>
      </w:r>
      <w:r w:rsidRPr="00122B6E">
        <w:rPr>
          <w:rStyle w:val="GivenName"/>
          <w:shd w:val="clear" w:color="auto" w:fill="auto"/>
          <w:lang w:val="en-GB"/>
        </w:rPr>
        <w:t>J.P.</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Verbeek</w:t>
      </w:r>
      <w:r w:rsidRPr="00122B6E">
        <w:rPr>
          <w:rStyle w:val="Author"/>
          <w:shd w:val="clear" w:color="auto" w:fill="auto"/>
          <w:lang w:val="en-GB"/>
        </w:rPr>
        <w:t xml:space="preserve">, </w:t>
      </w:r>
      <w:r w:rsidRPr="00122B6E">
        <w:rPr>
          <w:rStyle w:val="GivenName"/>
          <w:shd w:val="clear" w:color="auto" w:fill="auto"/>
          <w:lang w:val="en-GB"/>
        </w:rPr>
        <w:t>H</w:t>
      </w:r>
      <w:r w:rsidRPr="00122B6E">
        <w:rPr>
          <w:rStyle w:val="Author"/>
          <w:shd w:val="clear" w:color="auto" w:fill="auto"/>
          <w:lang w:val="en-GB"/>
        </w:rPr>
        <w:t>.</w:t>
      </w:r>
      <w:r w:rsidR="00907458" w:rsidRPr="00122B6E">
        <w:rPr>
          <w:lang w:val="en-GB"/>
        </w:rPr>
        <w:t xml:space="preserve"> </w:t>
      </w:r>
      <w:r w:rsidRPr="00122B6E">
        <w:rPr>
          <w:rStyle w:val="Year"/>
          <w:shd w:val="clear" w:color="auto" w:fill="auto"/>
          <w:lang w:val="en-GB"/>
        </w:rPr>
        <w:t>(2021</w:t>
      </w:r>
      <w:r w:rsidR="00B61238">
        <w:rPr>
          <w:rStyle w:val="Year"/>
          <w:shd w:val="clear" w:color="auto" w:fill="auto"/>
          <w:lang w:val="en-GB"/>
        </w:rPr>
        <w:t>) ‘</w:t>
      </w:r>
      <w:r w:rsidRPr="00122B6E">
        <w:rPr>
          <w:rStyle w:val="ArtlTitle"/>
          <w:shd w:val="clear" w:color="auto" w:fill="auto"/>
          <w:lang w:val="en-GB"/>
        </w:rPr>
        <w:t>Partnerships in nursing homes: How do family caregivers of residents with dementia perceive collaboration with staff?</w:t>
      </w:r>
      <w:r w:rsidR="00212084">
        <w:rPr>
          <w:rStyle w:val="ArtlTitle"/>
          <w:shd w:val="clear" w:color="auto" w:fill="auto"/>
          <w:lang w:val="en-GB"/>
        </w:rPr>
        <w:t xml:space="preserve"> </w:t>
      </w:r>
      <w:r w:rsidRPr="00122B6E">
        <w:rPr>
          <w:lang w:val="en-GB"/>
        </w:rPr>
        <w:t> </w:t>
      </w:r>
      <w:r w:rsidR="00BD3D9B" w:rsidRPr="00122B6E">
        <w:rPr>
          <w:rStyle w:val="JournalTitle"/>
          <w:i/>
          <w:shd w:val="clear" w:color="auto" w:fill="auto"/>
          <w:lang w:val="en-GB"/>
        </w:rPr>
        <w:t>Dementia</w:t>
      </w:r>
      <w:r w:rsidRPr="00122B6E">
        <w:rPr>
          <w:lang w:val="en-GB"/>
        </w:rPr>
        <w:t>,</w:t>
      </w:r>
      <w:r w:rsidR="00212084">
        <w:rPr>
          <w:lang w:val="en-GB"/>
        </w:rPr>
        <w:t xml:space="preserve"> </w:t>
      </w:r>
      <w:r w:rsidRPr="00212084">
        <w:rPr>
          <w:lang w:val="en-GB"/>
        </w:rPr>
        <w:t> </w:t>
      </w:r>
      <w:r w:rsidR="00BD3D9B" w:rsidRPr="00212084">
        <w:rPr>
          <w:rStyle w:val="Volume"/>
          <w:shd w:val="clear" w:color="auto" w:fill="auto"/>
          <w:lang w:val="en-GB"/>
        </w:rPr>
        <w:t>20</w:t>
      </w:r>
      <w:r w:rsidRPr="00122B6E">
        <w:rPr>
          <w:lang w:val="en-GB"/>
        </w:rPr>
        <w:t>(</w:t>
      </w:r>
      <w:r w:rsidRPr="00122B6E">
        <w:rPr>
          <w:rStyle w:val="Issue"/>
          <w:shd w:val="clear" w:color="auto" w:fill="auto"/>
          <w:lang w:val="en-GB"/>
        </w:rPr>
        <w:t>5</w:t>
      </w:r>
      <w:r w:rsidRPr="00122B6E">
        <w:rPr>
          <w:lang w:val="en-GB"/>
        </w:rPr>
        <w:t xml:space="preserve">), </w:t>
      </w:r>
      <w:r w:rsidR="00123ABA">
        <w:rPr>
          <w:lang w:val="en-GB"/>
        </w:rPr>
        <w:t xml:space="preserve">pp. </w:t>
      </w:r>
      <w:r w:rsidRPr="00122B6E">
        <w:rPr>
          <w:rStyle w:val="FirstPage"/>
          <w:shd w:val="clear" w:color="auto" w:fill="auto"/>
          <w:lang w:val="en-GB"/>
        </w:rPr>
        <w:t>1631</w:t>
      </w:r>
      <w:r w:rsidRPr="00122B6E">
        <w:rPr>
          <w:lang w:val="en-GB"/>
        </w:rPr>
        <w:t>–</w:t>
      </w:r>
      <w:r w:rsidRPr="00122B6E">
        <w:rPr>
          <w:rStyle w:val="LastPage"/>
          <w:shd w:val="clear" w:color="auto" w:fill="auto"/>
          <w:lang w:val="en-GB"/>
        </w:rPr>
        <w:t>1648</w:t>
      </w:r>
      <w:r w:rsidRPr="00122B6E">
        <w:rPr>
          <w:lang w:val="en-GB"/>
        </w:rPr>
        <w:t xml:space="preserve">. </w:t>
      </w:r>
      <w:r w:rsidR="009025A9">
        <w:rPr>
          <w:lang w:val="en-GB"/>
        </w:rPr>
        <w:t xml:space="preserve">Available at: </w:t>
      </w:r>
      <w:r w:rsidR="005E31ED" w:rsidRPr="00122B6E">
        <w:rPr>
          <w:rStyle w:val="DOI"/>
          <w:shd w:val="clear" w:color="auto" w:fill="auto"/>
          <w:lang w:val="en-GB"/>
        </w:rPr>
        <w:t>https://doi.org/10.1177/1471301220962235</w:t>
      </w:r>
    </w:p>
    <w:p w14:paraId="047DC85D" w14:textId="20B08B3D" w:rsidR="00BD3D9B" w:rsidRPr="00122B6E" w:rsidRDefault="005E31ED" w:rsidP="00122B6E">
      <w:pPr>
        <w:pStyle w:val="ReferencesJN"/>
        <w:shd w:val="clear" w:color="000000" w:fill="auto"/>
        <w:rPr>
          <w:lang w:val="en-GB"/>
        </w:rPr>
      </w:pPr>
      <w:bookmarkStart w:id="305" w:name="Jang_2020"/>
      <w:bookmarkEnd w:id="304"/>
      <w:r w:rsidRPr="00122B6E">
        <w:rPr>
          <w:rStyle w:val="SurName"/>
          <w:shd w:val="clear" w:color="auto" w:fill="auto"/>
          <w:lang w:val="en-GB"/>
        </w:rPr>
        <w:t>Jang</w:t>
      </w:r>
      <w:r w:rsidR="002F2945" w:rsidRPr="00122B6E">
        <w:rPr>
          <w:rStyle w:val="Author"/>
          <w:shd w:val="clear" w:color="auto" w:fill="auto"/>
          <w:lang w:val="en-GB"/>
        </w:rPr>
        <w:t>,</w:t>
      </w:r>
      <w:r w:rsidRPr="00122B6E">
        <w:rPr>
          <w:rStyle w:val="Author"/>
          <w:shd w:val="clear" w:color="auto" w:fill="auto"/>
          <w:lang w:val="en-GB"/>
        </w:rPr>
        <w:t xml:space="preserve"> </w:t>
      </w:r>
      <w:r w:rsidRPr="00122B6E">
        <w:rPr>
          <w:rStyle w:val="GivenName"/>
          <w:shd w:val="clear" w:color="auto" w:fill="auto"/>
          <w:lang w:val="en-GB"/>
        </w:rPr>
        <w:t>H.Y.</w:t>
      </w:r>
      <w:r w:rsidRPr="00122B6E">
        <w:rPr>
          <w:lang w:val="en-GB"/>
        </w:rPr>
        <w:t xml:space="preserve"> </w:t>
      </w:r>
      <w:r w:rsidRPr="00122B6E">
        <w:rPr>
          <w:rStyle w:val="Year"/>
          <w:shd w:val="clear" w:color="auto" w:fill="auto"/>
          <w:lang w:val="en-GB"/>
        </w:rPr>
        <w:t>(2020</w:t>
      </w:r>
      <w:r w:rsidR="00B61238">
        <w:rPr>
          <w:rStyle w:val="Year"/>
          <w:shd w:val="clear" w:color="auto" w:fill="auto"/>
          <w:lang w:val="en-GB"/>
        </w:rPr>
        <w:t>) ‘</w:t>
      </w:r>
      <w:r w:rsidRPr="00122B6E">
        <w:rPr>
          <w:rStyle w:val="ArtlTitle"/>
          <w:shd w:val="clear" w:color="auto" w:fill="auto"/>
          <w:lang w:val="en-GB"/>
        </w:rPr>
        <w:t xml:space="preserve">Partnership between staff and family in long-term care facility: </w:t>
      </w:r>
      <w:r w:rsidR="00226E00" w:rsidRPr="00122B6E">
        <w:rPr>
          <w:rStyle w:val="ArtlTitle"/>
          <w:shd w:val="clear" w:color="auto" w:fill="auto"/>
          <w:lang w:val="en-GB"/>
        </w:rPr>
        <w:t>A</w:t>
      </w:r>
      <w:r w:rsidRPr="00122B6E">
        <w:rPr>
          <w:rStyle w:val="ArtlTitle"/>
          <w:shd w:val="clear" w:color="auto" w:fill="auto"/>
          <w:lang w:val="en-GB"/>
        </w:rPr>
        <w:t xml:space="preserve"> hybrid</w:t>
      </w:r>
      <w:r w:rsidR="00907458" w:rsidRPr="00122B6E">
        <w:rPr>
          <w:rStyle w:val="ArtlTitle"/>
          <w:shd w:val="clear" w:color="auto" w:fill="auto"/>
          <w:lang w:val="en-GB"/>
        </w:rPr>
        <w:t xml:space="preserve"> </w:t>
      </w:r>
      <w:r w:rsidRPr="00122B6E">
        <w:rPr>
          <w:rStyle w:val="ArtlTitle"/>
          <w:shd w:val="clear" w:color="auto" w:fill="auto"/>
          <w:lang w:val="en-GB"/>
        </w:rPr>
        <w:t>concept analysis</w:t>
      </w:r>
      <w:r w:rsidR="00657DB0">
        <w:rPr>
          <w:lang w:val="en-GB"/>
        </w:rPr>
        <w:t xml:space="preserve">’, </w:t>
      </w:r>
      <w:r w:rsidR="00BD3D9B" w:rsidRPr="00122B6E">
        <w:rPr>
          <w:rStyle w:val="JournalTitle"/>
          <w:i/>
          <w:shd w:val="clear" w:color="auto" w:fill="auto"/>
          <w:lang w:val="en-GB"/>
        </w:rPr>
        <w:t>International Journal of Qualitative Studies on Health and Well-being</w:t>
      </w:r>
      <w:r w:rsidR="00BD3D9B" w:rsidRPr="00212084">
        <w:rPr>
          <w:lang w:val="en-GB"/>
        </w:rPr>
        <w:t xml:space="preserve">, </w:t>
      </w:r>
      <w:r w:rsidR="00BD3D9B" w:rsidRPr="00212084">
        <w:rPr>
          <w:rStyle w:val="Volume"/>
          <w:shd w:val="clear" w:color="auto" w:fill="auto"/>
          <w:lang w:val="en-GB"/>
        </w:rPr>
        <w:t>15</w:t>
      </w:r>
      <w:r w:rsidRPr="00122B6E">
        <w:rPr>
          <w:lang w:val="en-GB"/>
        </w:rPr>
        <w:t>(</w:t>
      </w:r>
      <w:r w:rsidRPr="00122B6E">
        <w:rPr>
          <w:rStyle w:val="Issue"/>
          <w:shd w:val="clear" w:color="auto" w:fill="auto"/>
          <w:lang w:val="en-GB"/>
        </w:rPr>
        <w:t>1</w:t>
      </w:r>
      <w:r w:rsidRPr="00122B6E">
        <w:rPr>
          <w:lang w:val="en-GB"/>
        </w:rPr>
        <w:t xml:space="preserve">), </w:t>
      </w:r>
      <w:r w:rsidRPr="00122B6E">
        <w:rPr>
          <w:rStyle w:val="ArtlID"/>
          <w:shd w:val="clear" w:color="auto" w:fill="auto"/>
          <w:lang w:val="en-GB"/>
        </w:rPr>
        <w:t>1801179</w:t>
      </w:r>
      <w:r w:rsidRPr="00122B6E">
        <w:rPr>
          <w:lang w:val="en-GB"/>
        </w:rPr>
        <w:t xml:space="preserve">. </w:t>
      </w:r>
      <w:r w:rsidR="009025A9">
        <w:rPr>
          <w:lang w:val="en-GB"/>
        </w:rPr>
        <w:t xml:space="preserve">Available at: </w:t>
      </w:r>
      <w:r w:rsidR="00091E0B" w:rsidRPr="00122B6E">
        <w:rPr>
          <w:rStyle w:val="DOI"/>
          <w:shd w:val="clear" w:color="auto" w:fill="auto"/>
          <w:lang w:val="en-GB"/>
        </w:rPr>
        <w:t>https://doi.org/10.1080/17482631.2020.1801179</w:t>
      </w:r>
    </w:p>
    <w:p w14:paraId="55031EA2" w14:textId="12D038AE" w:rsidR="00BD3D9B" w:rsidRPr="00122B6E" w:rsidRDefault="00091E0B" w:rsidP="00122B6E">
      <w:pPr>
        <w:pStyle w:val="ReferencesJN"/>
        <w:shd w:val="clear" w:color="000000" w:fill="auto"/>
        <w:rPr>
          <w:lang w:val="en-GB"/>
        </w:rPr>
      </w:pPr>
      <w:bookmarkStart w:id="306" w:name="Joseph_et_al__2013"/>
      <w:bookmarkEnd w:id="305"/>
      <w:r w:rsidRPr="00122B6E">
        <w:rPr>
          <w:rStyle w:val="SurName"/>
          <w:shd w:val="clear" w:color="auto" w:fill="auto"/>
          <w:lang w:val="en-GB"/>
        </w:rPr>
        <w:t>Joseph</w:t>
      </w:r>
      <w:r w:rsidRPr="00122B6E">
        <w:rPr>
          <w:rStyle w:val="Author"/>
          <w:shd w:val="clear" w:color="auto" w:fill="auto"/>
          <w:lang w:val="en-GB"/>
        </w:rPr>
        <w:t xml:space="preserve">, </w:t>
      </w:r>
      <w:r w:rsidRPr="00122B6E">
        <w:rPr>
          <w:rStyle w:val="GivenName"/>
          <w:shd w:val="clear" w:color="auto" w:fill="auto"/>
          <w:lang w:val="en-GB"/>
        </w:rPr>
        <w:t>G.M.</w:t>
      </w:r>
      <w:r w:rsidRPr="00122B6E">
        <w:rPr>
          <w:rStyle w:val="Author"/>
          <w:shd w:val="clear" w:color="auto" w:fill="auto"/>
          <w:lang w:val="en-GB"/>
        </w:rPr>
        <w:t xml:space="preserve">, </w:t>
      </w:r>
      <w:r w:rsidRPr="00122B6E">
        <w:rPr>
          <w:rStyle w:val="SurName"/>
          <w:shd w:val="clear" w:color="auto" w:fill="auto"/>
          <w:lang w:val="en-GB"/>
        </w:rPr>
        <w:t>Skinner</w:t>
      </w:r>
      <w:r w:rsidRPr="00122B6E">
        <w:rPr>
          <w:rStyle w:val="Author"/>
          <w:shd w:val="clear" w:color="auto" w:fill="auto"/>
          <w:lang w:val="en-GB"/>
        </w:rPr>
        <w:t xml:space="preserve">, </w:t>
      </w:r>
      <w:r w:rsidRPr="00122B6E">
        <w:rPr>
          <w:rStyle w:val="GivenName"/>
          <w:shd w:val="clear" w:color="auto" w:fill="auto"/>
          <w:lang w:val="en-GB"/>
        </w:rPr>
        <w:t>M.W.</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Yantzi</w:t>
      </w:r>
      <w:r w:rsidRPr="00122B6E">
        <w:rPr>
          <w:rStyle w:val="Author"/>
          <w:shd w:val="clear" w:color="auto" w:fill="auto"/>
          <w:lang w:val="en-GB"/>
        </w:rPr>
        <w:t xml:space="preserve">, </w:t>
      </w:r>
      <w:r w:rsidRPr="00122B6E">
        <w:rPr>
          <w:rStyle w:val="GivenName"/>
          <w:shd w:val="clear" w:color="auto" w:fill="auto"/>
          <w:lang w:val="en-GB"/>
        </w:rPr>
        <w:t>N.M.</w:t>
      </w:r>
      <w:r w:rsidRPr="00122B6E">
        <w:rPr>
          <w:lang w:val="en-GB"/>
        </w:rPr>
        <w:t xml:space="preserve"> </w:t>
      </w:r>
      <w:r w:rsidRPr="00122B6E">
        <w:rPr>
          <w:rStyle w:val="Year"/>
          <w:shd w:val="clear" w:color="auto" w:fill="auto"/>
          <w:lang w:val="en-GB"/>
        </w:rPr>
        <w:t>(2013</w:t>
      </w:r>
      <w:r w:rsidR="00B61238">
        <w:rPr>
          <w:rStyle w:val="Year"/>
          <w:shd w:val="clear" w:color="auto" w:fill="auto"/>
          <w:lang w:val="en-GB"/>
        </w:rPr>
        <w:t>) ‘</w:t>
      </w:r>
      <w:r w:rsidRPr="00122B6E">
        <w:rPr>
          <w:rStyle w:val="ArtlTitle"/>
          <w:shd w:val="clear" w:color="auto" w:fill="auto"/>
          <w:lang w:val="en-GB"/>
        </w:rPr>
        <w:t xml:space="preserve">The weather-stains of care: </w:t>
      </w:r>
      <w:r w:rsidR="004030F6">
        <w:rPr>
          <w:rStyle w:val="ArtlTitle"/>
          <w:shd w:val="clear" w:color="auto" w:fill="auto"/>
          <w:lang w:val="en-GB"/>
        </w:rPr>
        <w:t>I</w:t>
      </w:r>
      <w:r w:rsidRPr="00122B6E">
        <w:rPr>
          <w:rStyle w:val="ArtlTitle"/>
          <w:shd w:val="clear" w:color="auto" w:fill="auto"/>
          <w:lang w:val="en-GB"/>
        </w:rPr>
        <w:t>nterpreting</w:t>
      </w:r>
      <w:r w:rsidR="00907458" w:rsidRPr="00122B6E">
        <w:rPr>
          <w:rStyle w:val="ArtlTitle"/>
          <w:shd w:val="clear" w:color="auto" w:fill="auto"/>
          <w:lang w:val="en-GB"/>
        </w:rPr>
        <w:t xml:space="preserve"> </w:t>
      </w:r>
      <w:r w:rsidRPr="00122B6E">
        <w:rPr>
          <w:rStyle w:val="ArtlTitle"/>
          <w:shd w:val="clear" w:color="auto" w:fill="auto"/>
          <w:lang w:val="en-GB"/>
        </w:rPr>
        <w:t>the meaning of bad weather for front-line health care workers in rural long-term care</w:t>
      </w:r>
      <w:r w:rsidR="00657DB0">
        <w:rPr>
          <w:rStyle w:val="ArtlTitle"/>
          <w:shd w:val="clear" w:color="auto" w:fill="auto"/>
          <w:lang w:val="en-GB"/>
        </w:rPr>
        <w:t xml:space="preserve">’, </w:t>
      </w:r>
      <w:r w:rsidR="00BD3D9B" w:rsidRPr="00122B6E">
        <w:rPr>
          <w:rStyle w:val="JournalTitle"/>
          <w:i/>
          <w:shd w:val="clear" w:color="auto" w:fill="auto"/>
          <w:lang w:val="en-GB"/>
        </w:rPr>
        <w:t xml:space="preserve">Social </w:t>
      </w:r>
      <w:r w:rsidR="00212084">
        <w:rPr>
          <w:rStyle w:val="JournalTitle"/>
          <w:i/>
          <w:shd w:val="clear" w:color="auto" w:fill="auto"/>
          <w:lang w:val="en-GB"/>
        </w:rPr>
        <w:t>S</w:t>
      </w:r>
      <w:r w:rsidR="00BD3D9B" w:rsidRPr="00122B6E">
        <w:rPr>
          <w:rStyle w:val="JournalTitle"/>
          <w:i/>
          <w:shd w:val="clear" w:color="auto" w:fill="auto"/>
          <w:lang w:val="en-GB"/>
        </w:rPr>
        <w:t xml:space="preserve">cience &amp; </w:t>
      </w:r>
      <w:r w:rsidR="00212084">
        <w:rPr>
          <w:rStyle w:val="JournalTitle"/>
          <w:i/>
          <w:shd w:val="clear" w:color="auto" w:fill="auto"/>
          <w:lang w:val="en-GB"/>
        </w:rPr>
        <w:t>M</w:t>
      </w:r>
      <w:r w:rsidR="00BD3D9B" w:rsidRPr="00122B6E">
        <w:rPr>
          <w:rStyle w:val="JournalTitle"/>
          <w:i/>
          <w:shd w:val="clear" w:color="auto" w:fill="auto"/>
          <w:lang w:val="en-GB"/>
        </w:rPr>
        <w:t>edicine</w:t>
      </w:r>
      <w:r w:rsidR="00BD3D9B" w:rsidRPr="00212084">
        <w:rPr>
          <w:rStyle w:val="JournalTitle"/>
          <w:iCs/>
          <w:shd w:val="clear" w:color="auto" w:fill="auto"/>
          <w:lang w:val="en-GB"/>
        </w:rPr>
        <w:t xml:space="preserve">, </w:t>
      </w:r>
      <w:r w:rsidR="00BD3D9B" w:rsidRPr="00212084">
        <w:rPr>
          <w:rStyle w:val="Volume"/>
          <w:iCs/>
          <w:shd w:val="clear" w:color="auto" w:fill="auto"/>
          <w:lang w:val="en-GB"/>
        </w:rPr>
        <w:t>91</w:t>
      </w:r>
      <w:r w:rsidRPr="00122B6E">
        <w:rPr>
          <w:lang w:val="en-GB"/>
        </w:rPr>
        <w:t xml:space="preserve">, </w:t>
      </w:r>
      <w:r w:rsidR="00123ABA">
        <w:rPr>
          <w:lang w:val="en-GB"/>
        </w:rPr>
        <w:t xml:space="preserve">pp. </w:t>
      </w:r>
      <w:r w:rsidRPr="00122B6E">
        <w:rPr>
          <w:rStyle w:val="FirstPage"/>
          <w:shd w:val="clear" w:color="auto" w:fill="auto"/>
          <w:lang w:val="en-GB"/>
        </w:rPr>
        <w:t>194</w:t>
      </w:r>
      <w:r w:rsidRPr="00122B6E">
        <w:rPr>
          <w:lang w:val="en-GB"/>
        </w:rPr>
        <w:t>–</w:t>
      </w:r>
      <w:r w:rsidRPr="00122B6E">
        <w:rPr>
          <w:rStyle w:val="LastPage"/>
          <w:shd w:val="clear" w:color="auto" w:fill="auto"/>
          <w:lang w:val="en-GB"/>
        </w:rPr>
        <w:t>201</w:t>
      </w:r>
      <w:r w:rsidRPr="00122B6E">
        <w:rPr>
          <w:lang w:val="en-GB"/>
        </w:rPr>
        <w:t xml:space="preserve">. </w:t>
      </w:r>
      <w:r w:rsidR="009025A9">
        <w:rPr>
          <w:lang w:val="en-GB"/>
        </w:rPr>
        <w:t xml:space="preserve">Available at: </w:t>
      </w:r>
      <w:r w:rsidRPr="00122B6E">
        <w:rPr>
          <w:rStyle w:val="DOI"/>
          <w:shd w:val="clear" w:color="auto" w:fill="auto"/>
          <w:lang w:val="en-GB"/>
        </w:rPr>
        <w:t>https://doi.org/10.1016/j.socscimed.2012.08.009</w:t>
      </w:r>
    </w:p>
    <w:p w14:paraId="3146B704" w14:textId="02738426" w:rsidR="00BD3D9B" w:rsidRPr="00122B6E" w:rsidRDefault="003D5496" w:rsidP="00122B6E">
      <w:pPr>
        <w:pStyle w:val="ReferencesJN"/>
        <w:shd w:val="clear" w:color="000000" w:fill="auto"/>
        <w:rPr>
          <w:lang w:val="en-GB"/>
        </w:rPr>
      </w:pPr>
      <w:bookmarkStart w:id="307" w:name="Kaasalainen_et_al__2013"/>
      <w:bookmarkEnd w:id="306"/>
      <w:r w:rsidRPr="00122B6E">
        <w:rPr>
          <w:rStyle w:val="SurName"/>
          <w:shd w:val="clear" w:color="auto" w:fill="auto"/>
          <w:lang w:val="en-GB"/>
        </w:rPr>
        <w:t>Kaasalainen</w:t>
      </w:r>
      <w:r w:rsidRPr="00122B6E">
        <w:rPr>
          <w:rStyle w:val="Author"/>
          <w:shd w:val="clear" w:color="auto" w:fill="auto"/>
          <w:lang w:val="en-GB"/>
        </w:rPr>
        <w:t xml:space="preserve">, </w:t>
      </w:r>
      <w:r w:rsidRPr="00122B6E">
        <w:rPr>
          <w:rStyle w:val="GivenName"/>
          <w:shd w:val="clear" w:color="auto" w:fill="auto"/>
          <w:lang w:val="en-GB"/>
        </w:rPr>
        <w:t>S.</w:t>
      </w:r>
      <w:r w:rsidRPr="00122B6E">
        <w:rPr>
          <w:rStyle w:val="Author"/>
          <w:shd w:val="clear" w:color="auto" w:fill="auto"/>
          <w:lang w:val="en-GB"/>
        </w:rPr>
        <w:t xml:space="preserve">, </w:t>
      </w:r>
      <w:r w:rsidRPr="00122B6E">
        <w:rPr>
          <w:rStyle w:val="SurName"/>
          <w:shd w:val="clear" w:color="auto" w:fill="auto"/>
          <w:lang w:val="en-GB"/>
        </w:rPr>
        <w:t>Strachan</w:t>
      </w:r>
      <w:r w:rsidRPr="00122B6E">
        <w:rPr>
          <w:rStyle w:val="Author"/>
          <w:shd w:val="clear" w:color="auto" w:fill="auto"/>
          <w:lang w:val="en-GB"/>
        </w:rPr>
        <w:t xml:space="preserve">, </w:t>
      </w:r>
      <w:r w:rsidRPr="00122B6E">
        <w:rPr>
          <w:rStyle w:val="GivenName"/>
          <w:shd w:val="clear" w:color="auto" w:fill="auto"/>
          <w:lang w:val="en-GB"/>
        </w:rPr>
        <w:t>P.H.</w:t>
      </w:r>
      <w:r w:rsidRPr="00122B6E">
        <w:rPr>
          <w:rStyle w:val="Author"/>
          <w:shd w:val="clear" w:color="auto" w:fill="auto"/>
          <w:lang w:val="en-GB"/>
        </w:rPr>
        <w:t xml:space="preserve">, </w:t>
      </w:r>
      <w:r w:rsidRPr="00122B6E">
        <w:rPr>
          <w:rStyle w:val="SurName"/>
          <w:shd w:val="clear" w:color="auto" w:fill="auto"/>
          <w:lang w:val="en-GB"/>
        </w:rPr>
        <w:t>Heckman</w:t>
      </w:r>
      <w:r w:rsidRPr="00122B6E">
        <w:rPr>
          <w:rStyle w:val="Author"/>
          <w:shd w:val="clear" w:color="auto" w:fill="auto"/>
          <w:lang w:val="en-GB"/>
        </w:rPr>
        <w:t xml:space="preserve">, </w:t>
      </w:r>
      <w:r w:rsidRPr="00122B6E">
        <w:rPr>
          <w:rStyle w:val="GivenName"/>
          <w:shd w:val="clear" w:color="auto" w:fill="auto"/>
          <w:lang w:val="en-GB"/>
        </w:rPr>
        <w:t>G.</w:t>
      </w:r>
      <w:r w:rsidRPr="00122B6E">
        <w:rPr>
          <w:rStyle w:val="Author"/>
          <w:shd w:val="clear" w:color="auto" w:fill="auto"/>
          <w:lang w:val="en-GB"/>
        </w:rPr>
        <w:t xml:space="preserve">, </w:t>
      </w:r>
      <w:r w:rsidRPr="00122B6E">
        <w:rPr>
          <w:rStyle w:val="SurName"/>
          <w:shd w:val="clear" w:color="auto" w:fill="auto"/>
          <w:lang w:val="en-GB"/>
        </w:rPr>
        <w:t>D</w:t>
      </w:r>
      <w:r w:rsidR="00BD3D9B" w:rsidRPr="00122B6E">
        <w:rPr>
          <w:rStyle w:val="SurName"/>
          <w:shd w:val="clear" w:color="auto" w:fill="auto"/>
          <w:lang w:val="en-GB"/>
        </w:rPr>
        <w:t>’</w:t>
      </w:r>
      <w:r w:rsidRPr="00122B6E">
        <w:rPr>
          <w:rStyle w:val="SurName"/>
          <w:shd w:val="clear" w:color="auto" w:fill="auto"/>
          <w:lang w:val="en-GB"/>
        </w:rPr>
        <w:t>Elia</w:t>
      </w:r>
      <w:r w:rsidRPr="00122B6E">
        <w:rPr>
          <w:rStyle w:val="Author"/>
          <w:shd w:val="clear" w:color="auto" w:fill="auto"/>
          <w:lang w:val="en-GB"/>
        </w:rPr>
        <w:t xml:space="preserve">, </w:t>
      </w:r>
      <w:r w:rsidRPr="00122B6E">
        <w:rPr>
          <w:rStyle w:val="GivenName"/>
          <w:shd w:val="clear" w:color="auto" w:fill="auto"/>
          <w:lang w:val="en-GB"/>
        </w:rPr>
        <w:t>T.</w:t>
      </w:r>
      <w:r w:rsidRPr="00122B6E">
        <w:rPr>
          <w:rStyle w:val="Author"/>
          <w:shd w:val="clear" w:color="auto" w:fill="auto"/>
          <w:lang w:val="en-GB"/>
        </w:rPr>
        <w:t xml:space="preserve">, </w:t>
      </w:r>
      <w:r w:rsidRPr="00122B6E">
        <w:rPr>
          <w:rStyle w:val="SurName"/>
          <w:shd w:val="clear" w:color="auto" w:fill="auto"/>
          <w:lang w:val="en-GB"/>
        </w:rPr>
        <w:t>McKelvie</w:t>
      </w:r>
      <w:r w:rsidRPr="00122B6E">
        <w:rPr>
          <w:rStyle w:val="Author"/>
          <w:shd w:val="clear" w:color="auto" w:fill="auto"/>
          <w:lang w:val="en-GB"/>
        </w:rPr>
        <w:t xml:space="preserve">, </w:t>
      </w:r>
      <w:r w:rsidRPr="00122B6E">
        <w:rPr>
          <w:rStyle w:val="GivenName"/>
          <w:shd w:val="clear" w:color="auto" w:fill="auto"/>
          <w:lang w:val="en-GB"/>
        </w:rPr>
        <w:t>R.S.</w:t>
      </w:r>
      <w:r w:rsidRPr="00122B6E">
        <w:rPr>
          <w:rStyle w:val="Author"/>
          <w:shd w:val="clear" w:color="auto" w:fill="auto"/>
          <w:lang w:val="en-GB"/>
        </w:rPr>
        <w:t xml:space="preserve">, </w:t>
      </w:r>
      <w:r w:rsidRPr="00122B6E">
        <w:rPr>
          <w:rStyle w:val="SurName"/>
          <w:shd w:val="clear" w:color="auto" w:fill="auto"/>
          <w:lang w:val="en-GB"/>
        </w:rPr>
        <w:t>McAiney</w:t>
      </w:r>
      <w:r w:rsidRPr="00122B6E">
        <w:rPr>
          <w:rStyle w:val="Author"/>
          <w:shd w:val="clear" w:color="auto" w:fill="auto"/>
          <w:lang w:val="en-GB"/>
        </w:rPr>
        <w:t xml:space="preserve">, </w:t>
      </w:r>
      <w:r w:rsidRPr="00122B6E">
        <w:rPr>
          <w:rStyle w:val="GivenName"/>
          <w:shd w:val="clear" w:color="auto" w:fill="auto"/>
          <w:lang w:val="en-GB"/>
        </w:rPr>
        <w:t>C.</w:t>
      </w:r>
      <w:r w:rsidRPr="00122B6E">
        <w:rPr>
          <w:rStyle w:val="Author"/>
          <w:shd w:val="clear" w:color="auto" w:fill="auto"/>
          <w:lang w:val="en-GB"/>
        </w:rPr>
        <w:t xml:space="preserve">, </w:t>
      </w:r>
      <w:r w:rsidRPr="00122B6E">
        <w:rPr>
          <w:rStyle w:val="SurName"/>
          <w:shd w:val="clear" w:color="auto" w:fill="auto"/>
          <w:lang w:val="en-GB"/>
        </w:rPr>
        <w:t>Stolee</w:t>
      </w:r>
      <w:r w:rsidRPr="00122B6E">
        <w:rPr>
          <w:rStyle w:val="Author"/>
          <w:shd w:val="clear" w:color="auto" w:fill="auto"/>
          <w:lang w:val="en-GB"/>
        </w:rPr>
        <w:t>,</w:t>
      </w:r>
      <w:r w:rsidR="00907458" w:rsidRPr="00122B6E">
        <w:rPr>
          <w:rStyle w:val="Author"/>
          <w:shd w:val="clear" w:color="auto" w:fill="auto"/>
          <w:lang w:val="en-GB"/>
        </w:rPr>
        <w:t xml:space="preserve"> </w:t>
      </w:r>
      <w:r w:rsidRPr="00122B6E">
        <w:rPr>
          <w:rStyle w:val="GivenName"/>
          <w:shd w:val="clear" w:color="auto" w:fill="auto"/>
          <w:lang w:val="en-GB"/>
        </w:rPr>
        <w:t>P.</w:t>
      </w:r>
      <w:r w:rsidRPr="00122B6E">
        <w:rPr>
          <w:rStyle w:val="Author"/>
          <w:shd w:val="clear" w:color="auto" w:fill="auto"/>
          <w:lang w:val="en-GB"/>
        </w:rPr>
        <w:t xml:space="preserve">, </w:t>
      </w:r>
      <w:r w:rsidRPr="00122B6E">
        <w:rPr>
          <w:rStyle w:val="Collab"/>
          <w:shd w:val="clear" w:color="auto" w:fill="auto"/>
          <w:lang w:val="en-GB"/>
        </w:rPr>
        <w:t>Lou van der Horst</w:t>
      </w:r>
      <w:r w:rsidRPr="00122B6E">
        <w:rPr>
          <w:rStyle w:val="Author"/>
          <w:shd w:val="clear" w:color="auto" w:fill="auto"/>
          <w:lang w:val="en-GB"/>
        </w:rPr>
        <w:t xml:space="preserve">, </w:t>
      </w:r>
      <w:r w:rsidRPr="00122B6E">
        <w:rPr>
          <w:rStyle w:val="GivenName"/>
          <w:shd w:val="clear" w:color="auto" w:fill="auto"/>
          <w:lang w:val="en-GB"/>
        </w:rPr>
        <w:t>M.</w:t>
      </w:r>
      <w:r w:rsidRPr="00122B6E">
        <w:rPr>
          <w:rStyle w:val="Author"/>
          <w:shd w:val="clear" w:color="auto" w:fill="auto"/>
          <w:lang w:val="en-GB"/>
        </w:rPr>
        <w:t xml:space="preserve">, </w:t>
      </w:r>
      <w:r w:rsidRPr="00122B6E">
        <w:rPr>
          <w:rStyle w:val="SurName"/>
          <w:shd w:val="clear" w:color="auto" w:fill="auto"/>
          <w:lang w:val="en-GB"/>
        </w:rPr>
        <w:t>Lou Kelley</w:t>
      </w:r>
      <w:r w:rsidRPr="00122B6E">
        <w:rPr>
          <w:rStyle w:val="Author"/>
          <w:shd w:val="clear" w:color="auto" w:fill="auto"/>
          <w:lang w:val="en-GB"/>
        </w:rPr>
        <w:t xml:space="preserve">, </w:t>
      </w:r>
      <w:r w:rsidRPr="00122B6E">
        <w:rPr>
          <w:rStyle w:val="GivenName"/>
          <w:shd w:val="clear" w:color="auto" w:fill="auto"/>
          <w:lang w:val="en-GB"/>
        </w:rPr>
        <w:t>M.</w:t>
      </w:r>
      <w:del w:id="308" w:author="Raja Pari" w:date="2026-04-01T20:56:00Z" w16du:dateUtc="2026-04-01T15:26:00Z">
        <w:r w:rsidRPr="00122B6E" w:rsidDel="00D43ACD">
          <w:rPr>
            <w:rStyle w:val="Author"/>
            <w:shd w:val="clear" w:color="auto" w:fill="auto"/>
            <w:lang w:val="en-GB"/>
          </w:rPr>
          <w:delText>,</w:delText>
        </w:r>
      </w:del>
      <w:r w:rsidRPr="00122B6E">
        <w:rPr>
          <w:rStyle w:val="Author"/>
          <w:shd w:val="clear" w:color="auto" w:fill="auto"/>
          <w:lang w:val="en-GB"/>
        </w:rPr>
        <w:t xml:space="preserve"> </w:t>
      </w:r>
      <w:ins w:id="309" w:author="Raja Pari" w:date="2026-04-01T20:56:00Z" w16du:dateUtc="2026-04-01T15:26:00Z">
        <w:r w:rsidR="00D43ACD">
          <w:rPr>
            <w:rStyle w:val="Author"/>
            <w:shd w:val="clear" w:color="auto" w:fill="auto"/>
            <w:lang w:val="en-GB"/>
          </w:rPr>
          <w:t xml:space="preserve">and </w:t>
        </w:r>
      </w:ins>
      <w:r w:rsidRPr="00122B6E">
        <w:rPr>
          <w:rStyle w:val="SurName"/>
          <w:shd w:val="clear" w:color="auto" w:fill="auto"/>
          <w:lang w:val="en-GB"/>
        </w:rPr>
        <w:t>Demers</w:t>
      </w:r>
      <w:r w:rsidRPr="00122B6E">
        <w:rPr>
          <w:rStyle w:val="Author"/>
          <w:shd w:val="clear" w:color="auto" w:fill="auto"/>
          <w:lang w:val="en-GB"/>
        </w:rPr>
        <w:t xml:space="preserve">, </w:t>
      </w:r>
      <w:r w:rsidRPr="00122B6E">
        <w:rPr>
          <w:rStyle w:val="GivenName"/>
          <w:shd w:val="clear" w:color="auto" w:fill="auto"/>
          <w:lang w:val="en-GB"/>
        </w:rPr>
        <w:t>C</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(2013</w:t>
      </w:r>
      <w:r w:rsidR="00B61238">
        <w:rPr>
          <w:rStyle w:val="Year"/>
          <w:shd w:val="clear" w:color="auto" w:fill="auto"/>
          <w:lang w:val="en-GB"/>
        </w:rPr>
        <w:t>) ‘</w:t>
      </w:r>
      <w:r w:rsidRPr="00122B6E">
        <w:rPr>
          <w:rStyle w:val="ArtlTitle"/>
          <w:shd w:val="clear" w:color="auto" w:fill="auto"/>
          <w:lang w:val="en-GB"/>
        </w:rPr>
        <w:t>Living and dying with heart failure in long-term care: Experiences of residents and their family members</w:t>
      </w:r>
      <w:r w:rsidR="00657DB0">
        <w:rPr>
          <w:lang w:val="en-GB"/>
        </w:rPr>
        <w:t xml:space="preserve">’, </w:t>
      </w:r>
      <w:r w:rsidR="00BD3D9B" w:rsidRPr="00122B6E">
        <w:rPr>
          <w:rStyle w:val="JournalTitle"/>
          <w:i/>
          <w:shd w:val="clear" w:color="auto" w:fill="auto"/>
          <w:lang w:val="en-GB"/>
        </w:rPr>
        <w:t>International Journal of Palliative Nursing</w:t>
      </w:r>
      <w:r w:rsidR="00BD3D9B" w:rsidRPr="00212084">
        <w:rPr>
          <w:iCs/>
          <w:lang w:val="en-GB"/>
        </w:rPr>
        <w:t xml:space="preserve">, </w:t>
      </w:r>
      <w:r w:rsidR="00BD3D9B" w:rsidRPr="00212084">
        <w:rPr>
          <w:rStyle w:val="Volume"/>
          <w:iCs/>
          <w:shd w:val="clear" w:color="auto" w:fill="auto"/>
          <w:lang w:val="en-GB"/>
        </w:rPr>
        <w:t>19</w:t>
      </w:r>
      <w:r w:rsidRPr="00122B6E">
        <w:rPr>
          <w:lang w:val="en-GB"/>
        </w:rPr>
        <w:t>(</w:t>
      </w:r>
      <w:r w:rsidRPr="00122B6E">
        <w:rPr>
          <w:rStyle w:val="Issue"/>
          <w:shd w:val="clear" w:color="auto" w:fill="auto"/>
          <w:lang w:val="en-GB"/>
        </w:rPr>
        <w:t>8</w:t>
      </w:r>
      <w:r w:rsidRPr="00122B6E">
        <w:rPr>
          <w:lang w:val="en-GB"/>
        </w:rPr>
        <w:t xml:space="preserve">), </w:t>
      </w:r>
      <w:r w:rsidR="00123ABA">
        <w:rPr>
          <w:lang w:val="en-GB"/>
        </w:rPr>
        <w:t xml:space="preserve">pp. </w:t>
      </w:r>
      <w:r w:rsidRPr="00122B6E">
        <w:rPr>
          <w:rStyle w:val="FirstPage"/>
          <w:shd w:val="clear" w:color="auto" w:fill="auto"/>
          <w:lang w:val="en-GB"/>
        </w:rPr>
        <w:t>375</w:t>
      </w:r>
      <w:r w:rsidRPr="00122B6E">
        <w:rPr>
          <w:lang w:val="en-GB"/>
        </w:rPr>
        <w:t>–</w:t>
      </w:r>
      <w:r w:rsidRPr="00122B6E">
        <w:rPr>
          <w:rStyle w:val="LastPage"/>
          <w:shd w:val="clear" w:color="auto" w:fill="auto"/>
          <w:lang w:val="en-GB"/>
        </w:rPr>
        <w:t>382</w:t>
      </w:r>
      <w:r w:rsidRPr="00122B6E">
        <w:rPr>
          <w:lang w:val="en-GB"/>
        </w:rPr>
        <w:t xml:space="preserve">. </w:t>
      </w:r>
      <w:r w:rsidR="009025A9">
        <w:rPr>
          <w:lang w:val="en-GB"/>
        </w:rPr>
        <w:t xml:space="preserve">Available at: </w:t>
      </w:r>
      <w:r w:rsidRPr="00122B6E">
        <w:rPr>
          <w:rStyle w:val="DOI"/>
          <w:shd w:val="clear" w:color="auto" w:fill="auto"/>
          <w:lang w:val="en-GB"/>
        </w:rPr>
        <w:t>https://doi.org/10.12968/ijpn.2013.19.8.375</w:t>
      </w:r>
      <w:del w:id="310" w:author="Raja Pari" w:date="2026-04-01T20:57:00Z" w16du:dateUtc="2026-04-01T15:27:00Z">
        <w:r w:rsidRPr="00122B6E" w:rsidDel="00D43ACD">
          <w:rPr>
            <w:lang w:val="en-GB"/>
          </w:rPr>
          <w:delText>.</w:delText>
        </w:r>
      </w:del>
    </w:p>
    <w:p w14:paraId="688966D7" w14:textId="2F8A03C9" w:rsidR="00BD3D9B" w:rsidRPr="00122B6E" w:rsidRDefault="000C66AA" w:rsidP="00122B6E">
      <w:pPr>
        <w:pStyle w:val="ReferencesJN"/>
        <w:shd w:val="clear" w:color="000000" w:fill="auto"/>
        <w:rPr>
          <w:lang w:val="en-GB"/>
        </w:rPr>
      </w:pPr>
      <w:bookmarkStart w:id="311" w:name="Kaasalainen_et_al__2017"/>
      <w:bookmarkEnd w:id="307"/>
      <w:r w:rsidRPr="00122B6E">
        <w:rPr>
          <w:rStyle w:val="SurName"/>
          <w:shd w:val="clear" w:color="auto" w:fill="auto"/>
          <w:lang w:val="en-GB"/>
        </w:rPr>
        <w:t>Kaasalainen</w:t>
      </w:r>
      <w:r w:rsidRPr="00122B6E">
        <w:rPr>
          <w:rStyle w:val="Author"/>
          <w:shd w:val="clear" w:color="auto" w:fill="auto"/>
          <w:lang w:val="en-GB"/>
        </w:rPr>
        <w:t xml:space="preserve">, </w:t>
      </w:r>
      <w:r w:rsidRPr="00122B6E">
        <w:rPr>
          <w:rStyle w:val="GivenName"/>
          <w:shd w:val="clear" w:color="auto" w:fill="auto"/>
          <w:lang w:val="en-GB"/>
        </w:rPr>
        <w:t>S.</w:t>
      </w:r>
      <w:r w:rsidRPr="00122B6E">
        <w:rPr>
          <w:rStyle w:val="Author"/>
          <w:shd w:val="clear" w:color="auto" w:fill="auto"/>
          <w:lang w:val="en-GB"/>
        </w:rPr>
        <w:t xml:space="preserve">, </w:t>
      </w:r>
      <w:r w:rsidRPr="00122B6E">
        <w:rPr>
          <w:rStyle w:val="SurName"/>
          <w:shd w:val="clear" w:color="auto" w:fill="auto"/>
          <w:lang w:val="en-GB"/>
        </w:rPr>
        <w:t>Zacharias</w:t>
      </w:r>
      <w:r w:rsidRPr="00122B6E">
        <w:rPr>
          <w:rStyle w:val="Author"/>
          <w:shd w:val="clear" w:color="auto" w:fill="auto"/>
          <w:lang w:val="en-GB"/>
        </w:rPr>
        <w:t xml:space="preserve">, </w:t>
      </w:r>
      <w:r w:rsidRPr="00122B6E">
        <w:rPr>
          <w:rStyle w:val="GivenName"/>
          <w:shd w:val="clear" w:color="auto" w:fill="auto"/>
          <w:lang w:val="en-GB"/>
        </w:rPr>
        <w:t>R.</w:t>
      </w:r>
      <w:r w:rsidRPr="00122B6E">
        <w:rPr>
          <w:rStyle w:val="Author"/>
          <w:shd w:val="clear" w:color="auto" w:fill="auto"/>
          <w:lang w:val="en-GB"/>
        </w:rPr>
        <w:t xml:space="preserve">, </w:t>
      </w:r>
      <w:r w:rsidRPr="00122B6E">
        <w:rPr>
          <w:rStyle w:val="SurName"/>
          <w:shd w:val="clear" w:color="auto" w:fill="auto"/>
          <w:lang w:val="en-GB"/>
        </w:rPr>
        <w:t>Hill</w:t>
      </w:r>
      <w:r w:rsidRPr="00122B6E">
        <w:rPr>
          <w:rStyle w:val="Author"/>
          <w:shd w:val="clear" w:color="auto" w:fill="auto"/>
          <w:lang w:val="en-GB"/>
        </w:rPr>
        <w:t xml:space="preserve">, </w:t>
      </w:r>
      <w:r w:rsidRPr="00122B6E">
        <w:rPr>
          <w:rStyle w:val="GivenName"/>
          <w:shd w:val="clear" w:color="auto" w:fill="auto"/>
          <w:lang w:val="en-GB"/>
        </w:rPr>
        <w:t>C.</w:t>
      </w:r>
      <w:r w:rsidRPr="00122B6E">
        <w:rPr>
          <w:rStyle w:val="Author"/>
          <w:shd w:val="clear" w:color="auto" w:fill="auto"/>
          <w:lang w:val="en-GB"/>
        </w:rPr>
        <w:t xml:space="preserve">, </w:t>
      </w:r>
      <w:r w:rsidRPr="00122B6E">
        <w:rPr>
          <w:rStyle w:val="SurName"/>
          <w:shd w:val="clear" w:color="auto" w:fill="auto"/>
          <w:lang w:val="en-GB"/>
        </w:rPr>
        <w:t>Wickson-Griffiths</w:t>
      </w:r>
      <w:r w:rsidRPr="00122B6E">
        <w:rPr>
          <w:rStyle w:val="Author"/>
          <w:shd w:val="clear" w:color="auto" w:fill="auto"/>
          <w:lang w:val="en-GB"/>
        </w:rPr>
        <w:t xml:space="preserve">, </w:t>
      </w:r>
      <w:r w:rsidRPr="00122B6E">
        <w:rPr>
          <w:rStyle w:val="GivenName"/>
          <w:shd w:val="clear" w:color="auto" w:fill="auto"/>
          <w:lang w:val="en-GB"/>
        </w:rPr>
        <w:t>A.</w:t>
      </w:r>
      <w:r w:rsidRPr="00122B6E">
        <w:rPr>
          <w:rStyle w:val="Author"/>
          <w:shd w:val="clear" w:color="auto" w:fill="auto"/>
          <w:lang w:val="en-GB"/>
        </w:rPr>
        <w:t xml:space="preserve">, </w:t>
      </w:r>
      <w:r w:rsidRPr="00122B6E">
        <w:rPr>
          <w:rStyle w:val="SurName"/>
          <w:shd w:val="clear" w:color="auto" w:fill="auto"/>
          <w:lang w:val="en-GB"/>
        </w:rPr>
        <w:t>Hadjistavropoulos</w:t>
      </w:r>
      <w:r w:rsidRPr="00122B6E">
        <w:rPr>
          <w:rStyle w:val="Author"/>
          <w:shd w:val="clear" w:color="auto" w:fill="auto"/>
          <w:lang w:val="en-GB"/>
        </w:rPr>
        <w:t xml:space="preserve">, </w:t>
      </w:r>
      <w:r w:rsidRPr="00122B6E">
        <w:rPr>
          <w:rStyle w:val="GivenName"/>
          <w:shd w:val="clear" w:color="auto" w:fill="auto"/>
          <w:lang w:val="en-GB"/>
        </w:rPr>
        <w:t>T.</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Herr</w:t>
      </w:r>
      <w:r w:rsidRPr="00122B6E">
        <w:rPr>
          <w:rStyle w:val="Author"/>
          <w:shd w:val="clear" w:color="auto" w:fill="auto"/>
          <w:lang w:val="en-GB"/>
        </w:rPr>
        <w:t xml:space="preserve">, </w:t>
      </w:r>
      <w:r w:rsidRPr="00122B6E">
        <w:rPr>
          <w:rStyle w:val="GivenName"/>
          <w:shd w:val="clear" w:color="auto" w:fill="auto"/>
          <w:lang w:val="en-GB"/>
        </w:rPr>
        <w:t>K</w:t>
      </w:r>
      <w:r w:rsidRPr="00122B6E">
        <w:rPr>
          <w:rStyle w:val="Author"/>
          <w:shd w:val="clear" w:color="auto" w:fill="auto"/>
          <w:lang w:val="en-GB"/>
        </w:rPr>
        <w:t>.</w:t>
      </w:r>
      <w:r w:rsidR="00907458" w:rsidRPr="00122B6E">
        <w:rPr>
          <w:lang w:val="en-GB"/>
        </w:rPr>
        <w:t xml:space="preserve"> </w:t>
      </w:r>
      <w:r w:rsidRPr="00122B6E">
        <w:rPr>
          <w:rStyle w:val="Year"/>
          <w:shd w:val="clear" w:color="auto" w:fill="auto"/>
          <w:lang w:val="en-GB"/>
        </w:rPr>
        <w:t>(2017</w:t>
      </w:r>
      <w:r w:rsidR="00B61238">
        <w:rPr>
          <w:rStyle w:val="Year"/>
          <w:shd w:val="clear" w:color="auto" w:fill="auto"/>
          <w:lang w:val="en-GB"/>
        </w:rPr>
        <w:t>) ‘</w:t>
      </w:r>
      <w:r w:rsidRPr="00122B6E">
        <w:rPr>
          <w:rStyle w:val="ArtlTitle"/>
          <w:shd w:val="clear" w:color="auto" w:fill="auto"/>
          <w:lang w:val="en-GB"/>
        </w:rPr>
        <w:t>Advancing the pain management in older adults agenda forward through the development of key research and education priorities: A Canadian perspective</w:t>
      </w:r>
      <w:r w:rsidR="00657DB0">
        <w:rPr>
          <w:rStyle w:val="ArtlTitle"/>
          <w:shd w:val="clear" w:color="auto" w:fill="auto"/>
          <w:lang w:val="en-GB"/>
        </w:rPr>
        <w:t xml:space="preserve">’, </w:t>
      </w:r>
      <w:r w:rsidR="00BD3D9B" w:rsidRPr="00122B6E">
        <w:rPr>
          <w:rStyle w:val="JournalTitle"/>
          <w:i/>
          <w:shd w:val="clear" w:color="auto" w:fill="auto"/>
          <w:lang w:val="en-GB"/>
        </w:rPr>
        <w:t>Canadian Journal of Pain</w:t>
      </w:r>
      <w:r w:rsidR="00BD3D9B" w:rsidRPr="00212084">
        <w:rPr>
          <w:lang w:val="en-GB"/>
        </w:rPr>
        <w:t xml:space="preserve">, </w:t>
      </w:r>
      <w:r w:rsidR="00BD3D9B" w:rsidRPr="00212084">
        <w:rPr>
          <w:rStyle w:val="Volume"/>
          <w:shd w:val="clear" w:color="auto" w:fill="auto"/>
          <w:lang w:val="en-GB"/>
        </w:rPr>
        <w:t>1</w:t>
      </w:r>
      <w:r w:rsidRPr="00122B6E">
        <w:rPr>
          <w:lang w:val="en-GB"/>
        </w:rPr>
        <w:t>(</w:t>
      </w:r>
      <w:r w:rsidRPr="00122B6E">
        <w:rPr>
          <w:rStyle w:val="Issue"/>
          <w:shd w:val="clear" w:color="auto" w:fill="auto"/>
          <w:lang w:val="en-GB"/>
        </w:rPr>
        <w:t>1</w:t>
      </w:r>
      <w:r w:rsidRPr="00122B6E">
        <w:rPr>
          <w:lang w:val="en-GB"/>
        </w:rPr>
        <w:t xml:space="preserve">), </w:t>
      </w:r>
      <w:r w:rsidR="00123ABA">
        <w:rPr>
          <w:lang w:val="en-GB"/>
        </w:rPr>
        <w:t xml:space="preserve">pp. </w:t>
      </w:r>
      <w:r w:rsidRPr="00122B6E">
        <w:rPr>
          <w:rStyle w:val="FirstPage"/>
          <w:shd w:val="clear" w:color="auto" w:fill="auto"/>
          <w:lang w:val="en-GB"/>
        </w:rPr>
        <w:t>171</w:t>
      </w:r>
      <w:r w:rsidRPr="00122B6E">
        <w:rPr>
          <w:lang w:val="en-GB"/>
        </w:rPr>
        <w:t>–</w:t>
      </w:r>
      <w:r w:rsidRPr="00122B6E">
        <w:rPr>
          <w:rStyle w:val="LastPage"/>
          <w:shd w:val="clear" w:color="auto" w:fill="auto"/>
          <w:lang w:val="en-GB"/>
        </w:rPr>
        <w:t>182</w:t>
      </w:r>
      <w:r w:rsidRPr="00122B6E">
        <w:rPr>
          <w:lang w:val="en-GB"/>
        </w:rPr>
        <w:t xml:space="preserve">. </w:t>
      </w:r>
      <w:r w:rsidR="009025A9">
        <w:rPr>
          <w:lang w:val="en-GB"/>
        </w:rPr>
        <w:t xml:space="preserve">Available at: </w:t>
      </w:r>
      <w:r w:rsidRPr="00122B6E">
        <w:rPr>
          <w:rStyle w:val="DOI"/>
          <w:shd w:val="clear" w:color="auto" w:fill="auto"/>
          <w:lang w:val="en-GB"/>
        </w:rPr>
        <w:t>https://doi.org/10.1080/24740527.2017.1383139</w:t>
      </w:r>
    </w:p>
    <w:p w14:paraId="6315DEF9" w14:textId="77AB46EE" w:rsidR="00BD3D9B" w:rsidRPr="00122B6E" w:rsidRDefault="0018191F" w:rsidP="00122B6E">
      <w:pPr>
        <w:pStyle w:val="ReferencesJN"/>
        <w:shd w:val="clear" w:color="000000" w:fill="auto"/>
        <w:rPr>
          <w:lang w:val="en-GB"/>
        </w:rPr>
      </w:pPr>
      <w:bookmarkStart w:id="312" w:name="Kaur_et_al__2019"/>
      <w:bookmarkEnd w:id="311"/>
      <w:r w:rsidRPr="00122B6E">
        <w:rPr>
          <w:rStyle w:val="SurName"/>
          <w:shd w:val="clear" w:color="auto" w:fill="auto"/>
          <w:lang w:val="en-GB"/>
        </w:rPr>
        <w:t>Kaur</w:t>
      </w:r>
      <w:r w:rsidRPr="00122B6E">
        <w:rPr>
          <w:rStyle w:val="Author"/>
          <w:shd w:val="clear" w:color="auto" w:fill="auto"/>
          <w:lang w:val="en-GB"/>
        </w:rPr>
        <w:t xml:space="preserve">, </w:t>
      </w:r>
      <w:r w:rsidRPr="00122B6E">
        <w:rPr>
          <w:rStyle w:val="GivenName"/>
          <w:shd w:val="clear" w:color="auto" w:fill="auto"/>
          <w:lang w:val="en-GB"/>
        </w:rPr>
        <w:t>N.</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Pluye</w:t>
      </w:r>
      <w:r w:rsidRPr="00122B6E">
        <w:rPr>
          <w:rStyle w:val="Author"/>
          <w:shd w:val="clear" w:color="auto" w:fill="auto"/>
          <w:lang w:val="en-GB"/>
        </w:rPr>
        <w:t xml:space="preserve">, </w:t>
      </w:r>
      <w:r w:rsidRPr="00122B6E">
        <w:rPr>
          <w:rStyle w:val="GivenName"/>
          <w:shd w:val="clear" w:color="auto" w:fill="auto"/>
          <w:lang w:val="en-GB"/>
        </w:rPr>
        <w:t>P</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(2019</w:t>
      </w:r>
      <w:r w:rsidR="00B61238">
        <w:rPr>
          <w:rStyle w:val="Year"/>
          <w:shd w:val="clear" w:color="auto" w:fill="auto"/>
          <w:lang w:val="en-GB"/>
        </w:rPr>
        <w:t>) ‘</w:t>
      </w:r>
      <w:r w:rsidRPr="00122B6E">
        <w:rPr>
          <w:rStyle w:val="ArtlTitle"/>
          <w:shd w:val="clear" w:color="auto" w:fill="auto"/>
          <w:lang w:val="en-GB"/>
        </w:rPr>
        <w:t>Delineating and operationalizing the definition of</w:t>
      </w:r>
      <w:r w:rsidR="00907458" w:rsidRPr="00122B6E">
        <w:rPr>
          <w:rStyle w:val="ArtlTitle"/>
          <w:shd w:val="clear" w:color="auto" w:fill="auto"/>
          <w:lang w:val="en-GB"/>
        </w:rPr>
        <w:t xml:space="preserve"> </w:t>
      </w:r>
      <w:r w:rsidRPr="00122B6E">
        <w:rPr>
          <w:rStyle w:val="ArtlTitle"/>
          <w:shd w:val="clear" w:color="auto" w:fill="auto"/>
          <w:lang w:val="en-GB"/>
        </w:rPr>
        <w:t>patient-oriented research: A modified e-Delphi study</w:t>
      </w:r>
      <w:r w:rsidR="00657DB0">
        <w:rPr>
          <w:rStyle w:val="ArtlTitle"/>
          <w:shd w:val="clear" w:color="auto" w:fill="auto"/>
          <w:lang w:val="en-GB"/>
        </w:rPr>
        <w:t xml:space="preserve">’, </w:t>
      </w:r>
      <w:r w:rsidR="00BD3D9B" w:rsidRPr="00122B6E">
        <w:rPr>
          <w:rStyle w:val="JournalTitle"/>
          <w:i/>
          <w:shd w:val="clear" w:color="auto" w:fill="auto"/>
          <w:lang w:val="en-GB"/>
        </w:rPr>
        <w:t>Journal of Patient-Centered Research and Reviews</w:t>
      </w:r>
      <w:r w:rsidR="00BD3D9B" w:rsidRPr="00212084">
        <w:rPr>
          <w:lang w:val="en-GB"/>
        </w:rPr>
        <w:t xml:space="preserve">, </w:t>
      </w:r>
      <w:r w:rsidR="00BD3D9B" w:rsidRPr="00212084">
        <w:rPr>
          <w:rStyle w:val="Volume"/>
          <w:shd w:val="clear" w:color="auto" w:fill="auto"/>
          <w:lang w:val="en-GB"/>
        </w:rPr>
        <w:t>6</w:t>
      </w:r>
      <w:r w:rsidRPr="00122B6E">
        <w:rPr>
          <w:lang w:val="en-GB"/>
        </w:rPr>
        <w:t>(</w:t>
      </w:r>
      <w:r w:rsidRPr="00122B6E">
        <w:rPr>
          <w:rStyle w:val="Issue"/>
          <w:shd w:val="clear" w:color="auto" w:fill="auto"/>
          <w:lang w:val="en-GB"/>
        </w:rPr>
        <w:t>1</w:t>
      </w:r>
      <w:r w:rsidRPr="00122B6E">
        <w:rPr>
          <w:lang w:val="en-GB"/>
        </w:rPr>
        <w:t xml:space="preserve">), </w:t>
      </w:r>
      <w:r w:rsidR="00123ABA">
        <w:rPr>
          <w:lang w:val="en-GB"/>
        </w:rPr>
        <w:t xml:space="preserve">pp. </w:t>
      </w:r>
      <w:r w:rsidRPr="00122B6E">
        <w:rPr>
          <w:rStyle w:val="FirstPage"/>
          <w:shd w:val="clear" w:color="auto" w:fill="auto"/>
          <w:lang w:val="en-GB"/>
        </w:rPr>
        <w:t>7</w:t>
      </w:r>
      <w:r w:rsidRPr="00122B6E">
        <w:rPr>
          <w:lang w:val="en-GB"/>
        </w:rPr>
        <w:t>–</w:t>
      </w:r>
      <w:r w:rsidRPr="00122B6E">
        <w:rPr>
          <w:rStyle w:val="LastPage"/>
          <w:shd w:val="clear" w:color="auto" w:fill="auto"/>
          <w:lang w:val="en-GB"/>
        </w:rPr>
        <w:t>16</w:t>
      </w:r>
      <w:r w:rsidRPr="00122B6E">
        <w:rPr>
          <w:lang w:val="en-GB"/>
        </w:rPr>
        <w:t xml:space="preserve">. </w:t>
      </w:r>
      <w:r w:rsidR="009025A9">
        <w:rPr>
          <w:lang w:val="en-GB"/>
        </w:rPr>
        <w:t xml:space="preserve">Available at: </w:t>
      </w:r>
      <w:r w:rsidRPr="00122B6E">
        <w:rPr>
          <w:rStyle w:val="DOI"/>
          <w:shd w:val="clear" w:color="auto" w:fill="auto"/>
          <w:lang w:val="en-GB"/>
        </w:rPr>
        <w:t>https://doi.org/10.17294/2330-0698.1655</w:t>
      </w:r>
    </w:p>
    <w:p w14:paraId="06E5C880" w14:textId="488FB8D7" w:rsidR="00BD3D9B" w:rsidRPr="00122B6E" w:rsidRDefault="009C7C73" w:rsidP="00122B6E">
      <w:pPr>
        <w:pStyle w:val="ReferencesBO"/>
        <w:shd w:val="clear" w:color="000000" w:fill="auto"/>
        <w:rPr>
          <w:lang w:val="en-GB"/>
        </w:rPr>
      </w:pPr>
      <w:bookmarkStart w:id="313" w:name="Keating_2008"/>
      <w:bookmarkEnd w:id="312"/>
      <w:r w:rsidRPr="00122B6E">
        <w:rPr>
          <w:rStyle w:val="SurName"/>
          <w:shd w:val="clear" w:color="auto" w:fill="auto"/>
          <w:lang w:val="en-GB"/>
        </w:rPr>
        <w:t>Keating</w:t>
      </w:r>
      <w:r w:rsidRPr="00122B6E">
        <w:rPr>
          <w:rStyle w:val="Author"/>
          <w:shd w:val="clear" w:color="auto" w:fill="auto"/>
          <w:lang w:val="en-GB"/>
        </w:rPr>
        <w:t xml:space="preserve">, </w:t>
      </w:r>
      <w:r w:rsidRPr="00122B6E">
        <w:rPr>
          <w:rStyle w:val="GivenName"/>
          <w:shd w:val="clear" w:color="auto" w:fill="auto"/>
          <w:lang w:val="en-GB"/>
        </w:rPr>
        <w:t>N.</w:t>
      </w:r>
      <w:r w:rsidRPr="00122B6E">
        <w:rPr>
          <w:rStyle w:val="Author"/>
          <w:shd w:val="clear" w:color="auto" w:fill="auto"/>
          <w:lang w:val="en-GB"/>
        </w:rPr>
        <w:t xml:space="preserve"> (Ed.).</w:t>
      </w:r>
      <w:r w:rsidRPr="00122B6E">
        <w:rPr>
          <w:lang w:val="en-GB"/>
        </w:rPr>
        <w:t xml:space="preserve"> </w:t>
      </w:r>
      <w:r w:rsidRPr="00122B6E">
        <w:rPr>
          <w:rStyle w:val="Year"/>
          <w:shd w:val="clear" w:color="auto" w:fill="auto"/>
          <w:lang w:val="en-GB"/>
        </w:rPr>
        <w:t>(2008)</w:t>
      </w:r>
      <w:r w:rsidRPr="00122B6E">
        <w:rPr>
          <w:lang w:val="en-GB"/>
        </w:rPr>
        <w:t xml:space="preserve">. </w:t>
      </w:r>
      <w:r w:rsidR="00BD3D9B" w:rsidRPr="00122B6E">
        <w:rPr>
          <w:rStyle w:val="BookTitle"/>
          <w:i/>
          <w:shd w:val="clear" w:color="auto" w:fill="auto"/>
          <w:lang w:val="en-GB"/>
        </w:rPr>
        <w:t>Rural Aging. A good place to grow old.</w:t>
      </w:r>
      <w:r w:rsidRPr="00122B6E">
        <w:rPr>
          <w:lang w:val="en-GB"/>
        </w:rPr>
        <w:t xml:space="preserve"> </w:t>
      </w:r>
      <w:r w:rsidRPr="00122B6E">
        <w:rPr>
          <w:rStyle w:val="Pub-Name"/>
          <w:shd w:val="clear" w:color="auto" w:fill="auto"/>
          <w:lang w:val="en-GB"/>
        </w:rPr>
        <w:t>Policy Press</w:t>
      </w:r>
      <w:r w:rsidRPr="00122B6E">
        <w:rPr>
          <w:lang w:val="en-GB"/>
        </w:rPr>
        <w:t>.</w:t>
      </w:r>
    </w:p>
    <w:p w14:paraId="20C67178" w14:textId="07CA0E47" w:rsidR="00BD3D9B" w:rsidRPr="00122B6E" w:rsidRDefault="000C66AA" w:rsidP="00122B6E">
      <w:pPr>
        <w:pStyle w:val="ReferencesJN"/>
        <w:shd w:val="clear" w:color="000000" w:fill="auto"/>
        <w:rPr>
          <w:lang w:val="en-GB"/>
        </w:rPr>
      </w:pPr>
      <w:bookmarkStart w:id="314" w:name="KnoppSihota_et_al__2019"/>
      <w:bookmarkEnd w:id="313"/>
      <w:r w:rsidRPr="00122B6E">
        <w:rPr>
          <w:rStyle w:val="SurName"/>
          <w:shd w:val="clear" w:color="auto" w:fill="auto"/>
          <w:lang w:val="en-GB"/>
        </w:rPr>
        <w:t>Knopp-Sihota</w:t>
      </w:r>
      <w:r w:rsidRPr="00122B6E">
        <w:rPr>
          <w:rStyle w:val="Author"/>
          <w:shd w:val="clear" w:color="auto" w:fill="auto"/>
          <w:lang w:val="en-GB"/>
        </w:rPr>
        <w:t xml:space="preserve">, </w:t>
      </w:r>
      <w:r w:rsidRPr="00122B6E">
        <w:rPr>
          <w:rStyle w:val="GivenName"/>
          <w:shd w:val="clear" w:color="auto" w:fill="auto"/>
          <w:lang w:val="en-GB"/>
        </w:rPr>
        <w:t>J.A.</w:t>
      </w:r>
      <w:r w:rsidRPr="00122B6E">
        <w:rPr>
          <w:rStyle w:val="Author"/>
          <w:shd w:val="clear" w:color="auto" w:fill="auto"/>
          <w:lang w:val="en-GB"/>
        </w:rPr>
        <w:t xml:space="preserve">, </w:t>
      </w:r>
      <w:r w:rsidRPr="00122B6E">
        <w:rPr>
          <w:rStyle w:val="SurName"/>
          <w:shd w:val="clear" w:color="auto" w:fill="auto"/>
          <w:lang w:val="en-GB"/>
        </w:rPr>
        <w:t>Dirk</w:t>
      </w:r>
      <w:r w:rsidRPr="00122B6E">
        <w:rPr>
          <w:rStyle w:val="Author"/>
          <w:shd w:val="clear" w:color="auto" w:fill="auto"/>
          <w:lang w:val="en-GB"/>
        </w:rPr>
        <w:t xml:space="preserve">, </w:t>
      </w:r>
      <w:r w:rsidRPr="00122B6E">
        <w:rPr>
          <w:rStyle w:val="GivenName"/>
          <w:shd w:val="clear" w:color="auto" w:fill="auto"/>
          <w:lang w:val="en-GB"/>
        </w:rPr>
        <w:t>K.L.</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Rachor</w:t>
      </w:r>
      <w:r w:rsidRPr="00122B6E">
        <w:rPr>
          <w:rStyle w:val="Author"/>
          <w:shd w:val="clear" w:color="auto" w:fill="auto"/>
          <w:lang w:val="en-GB"/>
        </w:rPr>
        <w:t xml:space="preserve">, </w:t>
      </w:r>
      <w:r w:rsidRPr="00122B6E">
        <w:rPr>
          <w:rStyle w:val="GivenName"/>
          <w:shd w:val="clear" w:color="auto" w:fill="auto"/>
          <w:lang w:val="en-GB"/>
        </w:rPr>
        <w:t>G.S.</w:t>
      </w:r>
      <w:r w:rsidRPr="00122B6E">
        <w:rPr>
          <w:lang w:val="en-GB"/>
        </w:rPr>
        <w:t xml:space="preserve"> </w:t>
      </w:r>
      <w:r w:rsidRPr="00122B6E">
        <w:rPr>
          <w:rStyle w:val="Year"/>
          <w:shd w:val="clear" w:color="auto" w:fill="auto"/>
          <w:lang w:val="en-GB"/>
        </w:rPr>
        <w:t>(2019</w:t>
      </w:r>
      <w:r w:rsidR="00B61238">
        <w:rPr>
          <w:rStyle w:val="Year"/>
          <w:shd w:val="clear" w:color="auto" w:fill="auto"/>
          <w:lang w:val="en-GB"/>
        </w:rPr>
        <w:t>) ‘</w:t>
      </w:r>
      <w:r w:rsidRPr="00122B6E">
        <w:rPr>
          <w:rStyle w:val="ArtlTitle"/>
          <w:shd w:val="clear" w:color="auto" w:fill="auto"/>
          <w:lang w:val="en-GB"/>
        </w:rPr>
        <w:t>Factors associated with pain</w:t>
      </w:r>
      <w:r w:rsidR="00907458" w:rsidRPr="00122B6E">
        <w:rPr>
          <w:rStyle w:val="ArtlTitle"/>
          <w:shd w:val="clear" w:color="auto" w:fill="auto"/>
          <w:lang w:val="en-GB"/>
        </w:rPr>
        <w:t xml:space="preserve"> </w:t>
      </w:r>
      <w:r w:rsidRPr="00122B6E">
        <w:rPr>
          <w:rStyle w:val="ArtlTitle"/>
          <w:shd w:val="clear" w:color="auto" w:fill="auto"/>
          <w:lang w:val="en-GB"/>
        </w:rPr>
        <w:t>assessment for nursing home residents: A systematic review and meta-synthesi</w:t>
      </w:r>
      <w:r w:rsidRPr="00122B6E">
        <w:rPr>
          <w:lang w:val="en-GB"/>
        </w:rPr>
        <w:t>s</w:t>
      </w:r>
      <w:r w:rsidR="00C22900" w:rsidRPr="00C2060B">
        <w:rPr>
          <w:rStyle w:val="JournalTitle"/>
          <w:iCs/>
          <w:shd w:val="clear" w:color="auto" w:fill="auto"/>
          <w:lang w:val="en-GB"/>
        </w:rPr>
        <w:t>’,</w:t>
      </w:r>
      <w:r w:rsidR="00C22900">
        <w:rPr>
          <w:rStyle w:val="JournalTitle"/>
          <w:i/>
          <w:shd w:val="clear" w:color="auto" w:fill="auto"/>
          <w:lang w:val="en-GB"/>
        </w:rPr>
        <w:t xml:space="preserve"> </w:t>
      </w:r>
      <w:r w:rsidR="00BD3D9B" w:rsidRPr="00122B6E">
        <w:rPr>
          <w:rStyle w:val="JournalTitle"/>
          <w:i/>
          <w:shd w:val="clear" w:color="auto" w:fill="auto"/>
          <w:lang w:val="en-GB"/>
        </w:rPr>
        <w:t>Journal of the American Medical Directors Association</w:t>
      </w:r>
      <w:r w:rsidR="00BD3D9B" w:rsidRPr="00212084">
        <w:rPr>
          <w:lang w:val="en-GB"/>
        </w:rPr>
        <w:t xml:space="preserve">, </w:t>
      </w:r>
      <w:r w:rsidR="00BD3D9B" w:rsidRPr="00212084">
        <w:rPr>
          <w:rStyle w:val="Volume"/>
          <w:shd w:val="clear" w:color="auto" w:fill="auto"/>
          <w:lang w:val="en-GB"/>
        </w:rPr>
        <w:t>20</w:t>
      </w:r>
      <w:r w:rsidRPr="00122B6E">
        <w:rPr>
          <w:lang w:val="en-GB"/>
        </w:rPr>
        <w:t>(</w:t>
      </w:r>
      <w:r w:rsidRPr="00122B6E">
        <w:rPr>
          <w:rStyle w:val="Issue"/>
          <w:shd w:val="clear" w:color="auto" w:fill="auto"/>
          <w:lang w:val="en-GB"/>
        </w:rPr>
        <w:t>7</w:t>
      </w:r>
      <w:r w:rsidRPr="00122B6E">
        <w:rPr>
          <w:lang w:val="en-GB"/>
        </w:rPr>
        <w:t xml:space="preserve">), </w:t>
      </w:r>
      <w:r w:rsidR="00123ABA">
        <w:rPr>
          <w:lang w:val="en-GB"/>
        </w:rPr>
        <w:t xml:space="preserve">pp. </w:t>
      </w:r>
      <w:r w:rsidRPr="00122B6E">
        <w:rPr>
          <w:rStyle w:val="FirstPage"/>
          <w:shd w:val="clear" w:color="auto" w:fill="auto"/>
          <w:lang w:val="en-GB"/>
        </w:rPr>
        <w:t>884</w:t>
      </w:r>
      <w:r w:rsidRPr="00122B6E">
        <w:rPr>
          <w:lang w:val="en-GB"/>
        </w:rPr>
        <w:t>–</w:t>
      </w:r>
      <w:r w:rsidRPr="00122B6E">
        <w:rPr>
          <w:rStyle w:val="LastPage"/>
          <w:shd w:val="clear" w:color="auto" w:fill="auto"/>
          <w:lang w:val="en-GB"/>
        </w:rPr>
        <w:t>892</w:t>
      </w:r>
      <w:r w:rsidRPr="00122B6E">
        <w:rPr>
          <w:lang w:val="en-GB"/>
        </w:rPr>
        <w:t xml:space="preserve">.e3. </w:t>
      </w:r>
      <w:r w:rsidR="009025A9">
        <w:rPr>
          <w:lang w:val="en-GB"/>
        </w:rPr>
        <w:t xml:space="preserve">Available at: </w:t>
      </w:r>
      <w:r w:rsidRPr="00122B6E">
        <w:rPr>
          <w:rStyle w:val="DOI"/>
          <w:shd w:val="clear" w:color="auto" w:fill="auto"/>
          <w:lang w:val="en-GB"/>
        </w:rPr>
        <w:t>https://doi.org/10.1016/j.jamda.2019.01.156</w:t>
      </w:r>
    </w:p>
    <w:p w14:paraId="4A26B8CD" w14:textId="08CF841A" w:rsidR="00BD3D9B" w:rsidRPr="00122B6E" w:rsidRDefault="006764FD" w:rsidP="00122B6E">
      <w:pPr>
        <w:pStyle w:val="ReferencesJN"/>
        <w:shd w:val="clear" w:color="000000" w:fill="auto"/>
        <w:rPr>
          <w:lang w:val="en-GB"/>
        </w:rPr>
      </w:pPr>
      <w:bookmarkStart w:id="315" w:name="Kobewka_et_al__2020"/>
      <w:bookmarkEnd w:id="314"/>
      <w:r w:rsidRPr="00122B6E">
        <w:rPr>
          <w:rStyle w:val="SurName"/>
          <w:shd w:val="clear" w:color="auto" w:fill="auto"/>
          <w:lang w:val="en-GB"/>
        </w:rPr>
        <w:t>Kobewka</w:t>
      </w:r>
      <w:r w:rsidRPr="00122B6E">
        <w:rPr>
          <w:rStyle w:val="Author"/>
          <w:shd w:val="clear" w:color="auto" w:fill="auto"/>
          <w:lang w:val="en-GB"/>
        </w:rPr>
        <w:t xml:space="preserve">, </w:t>
      </w:r>
      <w:r w:rsidRPr="00122B6E">
        <w:rPr>
          <w:rStyle w:val="GivenName"/>
          <w:shd w:val="clear" w:color="auto" w:fill="auto"/>
          <w:lang w:val="en-GB"/>
        </w:rPr>
        <w:t>D.M.</w:t>
      </w:r>
      <w:r w:rsidRPr="00122B6E">
        <w:rPr>
          <w:rStyle w:val="Author"/>
          <w:shd w:val="clear" w:color="auto" w:fill="auto"/>
          <w:lang w:val="en-GB"/>
        </w:rPr>
        <w:t xml:space="preserve">, </w:t>
      </w:r>
      <w:r w:rsidRPr="00122B6E">
        <w:rPr>
          <w:rStyle w:val="SurName"/>
          <w:shd w:val="clear" w:color="auto" w:fill="auto"/>
          <w:lang w:val="en-GB"/>
        </w:rPr>
        <w:t>Kunkel</w:t>
      </w:r>
      <w:r w:rsidRPr="00122B6E">
        <w:rPr>
          <w:rStyle w:val="Author"/>
          <w:shd w:val="clear" w:color="auto" w:fill="auto"/>
          <w:lang w:val="en-GB"/>
        </w:rPr>
        <w:t xml:space="preserve">, </w:t>
      </w:r>
      <w:r w:rsidRPr="00122B6E">
        <w:rPr>
          <w:rStyle w:val="GivenName"/>
          <w:shd w:val="clear" w:color="auto" w:fill="auto"/>
          <w:lang w:val="en-GB"/>
        </w:rPr>
        <w:t>E.</w:t>
      </w:r>
      <w:r w:rsidRPr="00122B6E">
        <w:rPr>
          <w:rStyle w:val="Author"/>
          <w:shd w:val="clear" w:color="auto" w:fill="auto"/>
          <w:lang w:val="en-GB"/>
        </w:rPr>
        <w:t xml:space="preserve">, </w:t>
      </w:r>
      <w:r w:rsidRPr="00122B6E">
        <w:rPr>
          <w:rStyle w:val="SurName"/>
          <w:shd w:val="clear" w:color="auto" w:fill="auto"/>
          <w:lang w:val="en-GB"/>
        </w:rPr>
        <w:t>Hsu</w:t>
      </w:r>
      <w:r w:rsidRPr="00122B6E">
        <w:rPr>
          <w:rStyle w:val="Author"/>
          <w:shd w:val="clear" w:color="auto" w:fill="auto"/>
          <w:lang w:val="en-GB"/>
        </w:rPr>
        <w:t xml:space="preserve">, </w:t>
      </w:r>
      <w:r w:rsidRPr="00122B6E">
        <w:rPr>
          <w:rStyle w:val="GivenName"/>
          <w:shd w:val="clear" w:color="auto" w:fill="auto"/>
          <w:lang w:val="en-GB"/>
        </w:rPr>
        <w:t>A.</w:t>
      </w:r>
      <w:r w:rsidRPr="00122B6E">
        <w:rPr>
          <w:rStyle w:val="Author"/>
          <w:shd w:val="clear" w:color="auto" w:fill="auto"/>
          <w:lang w:val="en-GB"/>
        </w:rPr>
        <w:t xml:space="preserve">, </w:t>
      </w:r>
      <w:r w:rsidRPr="00122B6E">
        <w:rPr>
          <w:rStyle w:val="SurName"/>
          <w:shd w:val="clear" w:color="auto" w:fill="auto"/>
          <w:lang w:val="en-GB"/>
        </w:rPr>
        <w:t>Talarico</w:t>
      </w:r>
      <w:r w:rsidRPr="00122B6E">
        <w:rPr>
          <w:rStyle w:val="Author"/>
          <w:shd w:val="clear" w:color="auto" w:fill="auto"/>
          <w:lang w:val="en-GB"/>
        </w:rPr>
        <w:t xml:space="preserve">, </w:t>
      </w:r>
      <w:r w:rsidRPr="00122B6E">
        <w:rPr>
          <w:rStyle w:val="GivenName"/>
          <w:shd w:val="clear" w:color="auto" w:fill="auto"/>
          <w:lang w:val="en-GB"/>
        </w:rPr>
        <w:t>R.</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Tanuseputro</w:t>
      </w:r>
      <w:r w:rsidRPr="00122B6E">
        <w:rPr>
          <w:rStyle w:val="Author"/>
          <w:shd w:val="clear" w:color="auto" w:fill="auto"/>
          <w:lang w:val="en-GB"/>
        </w:rPr>
        <w:t xml:space="preserve">, </w:t>
      </w:r>
      <w:r w:rsidRPr="00122B6E">
        <w:rPr>
          <w:rStyle w:val="GivenName"/>
          <w:shd w:val="clear" w:color="auto" w:fill="auto"/>
          <w:lang w:val="en-GB"/>
        </w:rPr>
        <w:t>P</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(2020</w:t>
      </w:r>
      <w:r w:rsidR="00B61238">
        <w:rPr>
          <w:rStyle w:val="Year"/>
          <w:shd w:val="clear" w:color="auto" w:fill="auto"/>
          <w:lang w:val="en-GB"/>
        </w:rPr>
        <w:t>) ‘</w:t>
      </w:r>
      <w:r w:rsidRPr="00122B6E">
        <w:rPr>
          <w:rStyle w:val="ArtlTitle"/>
          <w:shd w:val="clear" w:color="auto" w:fill="auto"/>
          <w:lang w:val="en-GB"/>
        </w:rPr>
        <w:t>Physician</w:t>
      </w:r>
      <w:r w:rsidR="00907458" w:rsidRPr="00122B6E">
        <w:rPr>
          <w:rStyle w:val="ArtlTitle"/>
          <w:shd w:val="clear" w:color="auto" w:fill="auto"/>
          <w:lang w:val="en-GB"/>
        </w:rPr>
        <w:t xml:space="preserve"> </w:t>
      </w:r>
      <w:r w:rsidRPr="00122B6E">
        <w:rPr>
          <w:rStyle w:val="ArtlTitle"/>
          <w:shd w:val="clear" w:color="auto" w:fill="auto"/>
          <w:lang w:val="en-GB"/>
        </w:rPr>
        <w:t>availability in long-term care and resident hospital transfer: A retrospective cohort study</w:t>
      </w:r>
      <w:r w:rsidR="00C22900">
        <w:rPr>
          <w:rStyle w:val="ArtlTitle"/>
          <w:shd w:val="clear" w:color="auto" w:fill="auto"/>
          <w:lang w:val="en-GB"/>
        </w:rPr>
        <w:t xml:space="preserve">’, </w:t>
      </w:r>
      <w:r w:rsidR="00BD3D9B" w:rsidRPr="00122B6E">
        <w:rPr>
          <w:rStyle w:val="JournalTitle"/>
          <w:i/>
          <w:shd w:val="clear" w:color="auto" w:fill="auto"/>
          <w:lang w:val="en-GB"/>
        </w:rPr>
        <w:t>Journal of the American Medical Directors Association</w:t>
      </w:r>
      <w:r w:rsidRPr="00122B6E">
        <w:rPr>
          <w:lang w:val="en-GB"/>
        </w:rPr>
        <w:t xml:space="preserve">, </w:t>
      </w:r>
      <w:r w:rsidR="00BD3D9B" w:rsidRPr="00212084">
        <w:rPr>
          <w:rStyle w:val="Volume"/>
          <w:iCs/>
          <w:shd w:val="clear" w:color="auto" w:fill="auto"/>
          <w:lang w:val="en-GB"/>
        </w:rPr>
        <w:t>21</w:t>
      </w:r>
      <w:r w:rsidRPr="00122B6E">
        <w:rPr>
          <w:lang w:val="en-GB"/>
        </w:rPr>
        <w:t>(</w:t>
      </w:r>
      <w:r w:rsidRPr="00122B6E">
        <w:rPr>
          <w:rStyle w:val="Issue"/>
          <w:shd w:val="clear" w:color="auto" w:fill="auto"/>
          <w:lang w:val="en-GB"/>
        </w:rPr>
        <w:t>4</w:t>
      </w:r>
      <w:r w:rsidRPr="00122B6E">
        <w:rPr>
          <w:lang w:val="en-GB"/>
        </w:rPr>
        <w:t xml:space="preserve">), </w:t>
      </w:r>
      <w:r w:rsidR="00123ABA">
        <w:rPr>
          <w:lang w:val="en-GB"/>
        </w:rPr>
        <w:t xml:space="preserve">pp. </w:t>
      </w:r>
      <w:r w:rsidRPr="00122B6E">
        <w:rPr>
          <w:rStyle w:val="FirstPage"/>
          <w:shd w:val="clear" w:color="auto" w:fill="auto"/>
          <w:lang w:val="en-GB"/>
        </w:rPr>
        <w:t>469</w:t>
      </w:r>
      <w:r w:rsidRPr="00122B6E">
        <w:rPr>
          <w:lang w:val="en-GB"/>
        </w:rPr>
        <w:t>–</w:t>
      </w:r>
      <w:r w:rsidRPr="00122B6E">
        <w:rPr>
          <w:rStyle w:val="LastPage"/>
          <w:shd w:val="clear" w:color="auto" w:fill="auto"/>
          <w:lang w:val="en-GB"/>
        </w:rPr>
        <w:t>475</w:t>
      </w:r>
      <w:r w:rsidRPr="00122B6E">
        <w:rPr>
          <w:lang w:val="en-GB"/>
        </w:rPr>
        <w:t xml:space="preserve">.e1. </w:t>
      </w:r>
      <w:r w:rsidR="009025A9">
        <w:rPr>
          <w:lang w:val="en-GB"/>
        </w:rPr>
        <w:t xml:space="preserve">Available at: </w:t>
      </w:r>
      <w:r w:rsidRPr="00122B6E">
        <w:rPr>
          <w:rStyle w:val="DOI"/>
          <w:shd w:val="clear" w:color="auto" w:fill="auto"/>
          <w:lang w:val="en-GB"/>
        </w:rPr>
        <w:t>https://doi.org/10.1016/j.jamda.2019.06.004</w:t>
      </w:r>
    </w:p>
    <w:p w14:paraId="4B8B966D" w14:textId="55F79DA1" w:rsidR="00BD3D9B" w:rsidRPr="00122B6E" w:rsidRDefault="00950DD0" w:rsidP="00122B6E">
      <w:pPr>
        <w:pStyle w:val="ReferencesJN"/>
        <w:shd w:val="clear" w:color="000000" w:fill="auto"/>
        <w:rPr>
          <w:lang w:val="en-GB"/>
        </w:rPr>
      </w:pPr>
      <w:bookmarkStart w:id="316" w:name="Kusmaul_et_al__2022"/>
      <w:bookmarkEnd w:id="315"/>
      <w:r w:rsidRPr="00122B6E">
        <w:rPr>
          <w:rStyle w:val="SurName"/>
          <w:shd w:val="clear" w:color="auto" w:fill="auto"/>
          <w:lang w:val="en-GB"/>
        </w:rPr>
        <w:t>Kusmaul</w:t>
      </w:r>
      <w:r w:rsidRPr="00122B6E">
        <w:rPr>
          <w:rStyle w:val="Author"/>
          <w:shd w:val="clear" w:color="auto" w:fill="auto"/>
          <w:lang w:val="en-GB"/>
        </w:rPr>
        <w:t xml:space="preserve">, </w:t>
      </w:r>
      <w:r w:rsidRPr="00122B6E">
        <w:rPr>
          <w:rStyle w:val="GivenName"/>
          <w:shd w:val="clear" w:color="auto" w:fill="auto"/>
          <w:lang w:val="en-GB"/>
        </w:rPr>
        <w:t>N.</w:t>
      </w:r>
      <w:r w:rsidRPr="00122B6E">
        <w:rPr>
          <w:rStyle w:val="Author"/>
          <w:shd w:val="clear" w:color="auto" w:fill="auto"/>
          <w:lang w:val="en-GB"/>
        </w:rPr>
        <w:t xml:space="preserve">, </w:t>
      </w:r>
      <w:r w:rsidRPr="00122B6E">
        <w:rPr>
          <w:rStyle w:val="SurName"/>
          <w:shd w:val="clear" w:color="auto" w:fill="auto"/>
          <w:lang w:val="en-GB"/>
        </w:rPr>
        <w:t>Miller</w:t>
      </w:r>
      <w:r w:rsidRPr="00122B6E">
        <w:rPr>
          <w:rStyle w:val="Author"/>
          <w:shd w:val="clear" w:color="auto" w:fill="auto"/>
          <w:lang w:val="en-GB"/>
        </w:rPr>
        <w:t xml:space="preserve">, </w:t>
      </w:r>
      <w:r w:rsidRPr="00122B6E">
        <w:rPr>
          <w:rStyle w:val="GivenName"/>
          <w:shd w:val="clear" w:color="auto" w:fill="auto"/>
          <w:lang w:val="en-GB"/>
        </w:rPr>
        <w:t>V.J.</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Cheon</w:t>
      </w:r>
      <w:r w:rsidRPr="00122B6E">
        <w:rPr>
          <w:rStyle w:val="Author"/>
          <w:shd w:val="clear" w:color="auto" w:fill="auto"/>
          <w:lang w:val="en-GB"/>
        </w:rPr>
        <w:t xml:space="preserve">, </w:t>
      </w:r>
      <w:r w:rsidRPr="00122B6E">
        <w:rPr>
          <w:rStyle w:val="GivenName"/>
          <w:shd w:val="clear" w:color="auto" w:fill="auto"/>
          <w:lang w:val="en-GB"/>
        </w:rPr>
        <w:t>J.H.</w:t>
      </w:r>
      <w:r w:rsidRPr="00122B6E">
        <w:rPr>
          <w:lang w:val="en-GB"/>
        </w:rPr>
        <w:t xml:space="preserve"> </w:t>
      </w:r>
      <w:r w:rsidRPr="00122B6E">
        <w:rPr>
          <w:rStyle w:val="Year"/>
          <w:shd w:val="clear" w:color="auto" w:fill="auto"/>
          <w:lang w:val="en-GB"/>
        </w:rPr>
        <w:t>(2022</w:t>
      </w:r>
      <w:r w:rsidR="00B61238">
        <w:rPr>
          <w:rStyle w:val="Year"/>
          <w:shd w:val="clear" w:color="auto" w:fill="auto"/>
          <w:lang w:val="en-GB"/>
        </w:rPr>
        <w:t>) ‘</w:t>
      </w:r>
      <w:r w:rsidRPr="00122B6E">
        <w:rPr>
          <w:rStyle w:val="ArtlTitle"/>
          <w:shd w:val="clear" w:color="auto" w:fill="auto"/>
          <w:lang w:val="en-GB"/>
        </w:rPr>
        <w:t>Family member roles in long term care:</w:t>
      </w:r>
      <w:r w:rsidR="00907458" w:rsidRPr="00122B6E">
        <w:rPr>
          <w:rStyle w:val="ArtlTitle"/>
          <w:shd w:val="clear" w:color="auto" w:fill="auto"/>
          <w:lang w:val="en-GB"/>
        </w:rPr>
        <w:t xml:space="preserve"> </w:t>
      </w:r>
      <w:r w:rsidRPr="00122B6E">
        <w:rPr>
          <w:rStyle w:val="ArtlTitle"/>
          <w:shd w:val="clear" w:color="auto" w:fill="auto"/>
          <w:lang w:val="en-GB"/>
        </w:rPr>
        <w:t>Lessons for the future from COVID-19</w:t>
      </w:r>
      <w:r w:rsidR="00C22900">
        <w:rPr>
          <w:rStyle w:val="ArtlTitle"/>
          <w:shd w:val="clear" w:color="auto" w:fill="auto"/>
          <w:lang w:val="en-GB"/>
        </w:rPr>
        <w:t xml:space="preserve">’, </w:t>
      </w:r>
      <w:r w:rsidR="00BD3D9B" w:rsidRPr="00122B6E">
        <w:rPr>
          <w:rStyle w:val="JournalTitle"/>
          <w:i/>
          <w:shd w:val="clear" w:color="auto" w:fill="auto"/>
          <w:lang w:val="en-GB"/>
        </w:rPr>
        <w:t>Journal of Aging Studies</w:t>
      </w:r>
      <w:r w:rsidR="00BD3D9B" w:rsidRPr="00212084">
        <w:rPr>
          <w:rStyle w:val="JournalTitle"/>
          <w:iCs/>
          <w:shd w:val="clear" w:color="auto" w:fill="auto"/>
          <w:lang w:val="en-GB"/>
        </w:rPr>
        <w:t xml:space="preserve">, </w:t>
      </w:r>
      <w:r w:rsidR="00BD3D9B" w:rsidRPr="00212084">
        <w:rPr>
          <w:rStyle w:val="Volume"/>
          <w:iCs/>
          <w:shd w:val="clear" w:color="auto" w:fill="auto"/>
          <w:lang w:val="en-GB"/>
        </w:rPr>
        <w:t>62</w:t>
      </w:r>
      <w:r w:rsidRPr="00122B6E">
        <w:rPr>
          <w:lang w:val="en-GB"/>
        </w:rPr>
        <w:t xml:space="preserve">, </w:t>
      </w:r>
      <w:r w:rsidRPr="00122B6E">
        <w:rPr>
          <w:rStyle w:val="ArtlID"/>
          <w:shd w:val="clear" w:color="auto" w:fill="auto"/>
          <w:lang w:val="en-GB"/>
        </w:rPr>
        <w:t>101060</w:t>
      </w:r>
      <w:r w:rsidRPr="00122B6E">
        <w:rPr>
          <w:lang w:val="en-GB"/>
        </w:rPr>
        <w:t xml:space="preserve">. </w:t>
      </w:r>
      <w:r w:rsidR="009025A9">
        <w:rPr>
          <w:lang w:val="en-GB"/>
        </w:rPr>
        <w:t xml:space="preserve">Available at: </w:t>
      </w:r>
      <w:r w:rsidRPr="00122B6E">
        <w:rPr>
          <w:rStyle w:val="DOI"/>
          <w:shd w:val="clear" w:color="auto" w:fill="auto"/>
          <w:lang w:val="en-GB"/>
        </w:rPr>
        <w:t>https://doi.org/10.1016/j.jaging.2022.101060</w:t>
      </w:r>
    </w:p>
    <w:p w14:paraId="7ECB2D59" w14:textId="276A6614" w:rsidR="00BD3D9B" w:rsidRPr="00122B6E" w:rsidRDefault="003D5496" w:rsidP="00122B6E">
      <w:pPr>
        <w:pStyle w:val="ReferencesJN"/>
        <w:shd w:val="clear" w:color="000000" w:fill="auto"/>
        <w:rPr>
          <w:lang w:val="en-GB"/>
        </w:rPr>
      </w:pPr>
      <w:bookmarkStart w:id="317" w:name="Larkin_et_al__2018"/>
      <w:bookmarkEnd w:id="316"/>
      <w:r w:rsidRPr="00122B6E">
        <w:rPr>
          <w:rStyle w:val="SurName"/>
          <w:shd w:val="clear" w:color="auto" w:fill="auto"/>
          <w:lang w:val="en-GB"/>
        </w:rPr>
        <w:t>Larkin</w:t>
      </w:r>
      <w:r w:rsidRPr="00122B6E">
        <w:rPr>
          <w:rStyle w:val="Author"/>
          <w:shd w:val="clear" w:color="auto" w:fill="auto"/>
          <w:lang w:val="en-GB"/>
        </w:rPr>
        <w:t xml:space="preserve">, </w:t>
      </w:r>
      <w:r w:rsidRPr="00122B6E">
        <w:rPr>
          <w:rStyle w:val="GivenName"/>
          <w:shd w:val="clear" w:color="auto" w:fill="auto"/>
          <w:lang w:val="en-GB"/>
        </w:rPr>
        <w:t>M.</w:t>
      </w:r>
      <w:r w:rsidRPr="00122B6E">
        <w:rPr>
          <w:rStyle w:val="Author"/>
          <w:shd w:val="clear" w:color="auto" w:fill="auto"/>
          <w:lang w:val="en-GB"/>
        </w:rPr>
        <w:t xml:space="preserve">, </w:t>
      </w:r>
      <w:r w:rsidRPr="00122B6E">
        <w:rPr>
          <w:rStyle w:val="SurName"/>
          <w:shd w:val="clear" w:color="auto" w:fill="auto"/>
          <w:lang w:val="en-GB"/>
        </w:rPr>
        <w:t>Henwood</w:t>
      </w:r>
      <w:r w:rsidRPr="00122B6E">
        <w:rPr>
          <w:rStyle w:val="Author"/>
          <w:shd w:val="clear" w:color="auto" w:fill="auto"/>
          <w:lang w:val="en-GB"/>
        </w:rPr>
        <w:t xml:space="preserve">, </w:t>
      </w:r>
      <w:r w:rsidRPr="00122B6E">
        <w:rPr>
          <w:rStyle w:val="GivenName"/>
          <w:shd w:val="clear" w:color="auto" w:fill="auto"/>
          <w:lang w:val="en-GB"/>
        </w:rPr>
        <w:t>M.</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Milne</w:t>
      </w:r>
      <w:r w:rsidRPr="00122B6E">
        <w:rPr>
          <w:rStyle w:val="Author"/>
          <w:shd w:val="clear" w:color="auto" w:fill="auto"/>
          <w:lang w:val="en-GB"/>
        </w:rPr>
        <w:t xml:space="preserve">, </w:t>
      </w:r>
      <w:r w:rsidRPr="00122B6E">
        <w:rPr>
          <w:rStyle w:val="GivenName"/>
          <w:shd w:val="clear" w:color="auto" w:fill="auto"/>
          <w:lang w:val="en-GB"/>
        </w:rPr>
        <w:t>A</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(2018</w:t>
      </w:r>
      <w:r w:rsidR="00B61238">
        <w:rPr>
          <w:rStyle w:val="Year"/>
          <w:shd w:val="clear" w:color="auto" w:fill="auto"/>
          <w:lang w:val="en-GB"/>
        </w:rPr>
        <w:t>) ‘</w:t>
      </w:r>
      <w:r w:rsidRPr="00122B6E">
        <w:rPr>
          <w:rStyle w:val="ArtlTitle"/>
          <w:shd w:val="clear" w:color="auto" w:fill="auto"/>
          <w:lang w:val="en-GB"/>
        </w:rPr>
        <w:t>Carer-related research and knowledge: Findings</w:t>
      </w:r>
      <w:r w:rsidR="00907458" w:rsidRPr="00122B6E">
        <w:rPr>
          <w:rStyle w:val="ArtlTitle"/>
          <w:shd w:val="clear" w:color="auto" w:fill="auto"/>
          <w:lang w:val="en-GB"/>
        </w:rPr>
        <w:t xml:space="preserve"> </w:t>
      </w:r>
      <w:r w:rsidRPr="00122B6E">
        <w:rPr>
          <w:rStyle w:val="ArtlTitle"/>
          <w:shd w:val="clear" w:color="auto" w:fill="auto"/>
          <w:lang w:val="en-GB"/>
        </w:rPr>
        <w:t>from a scoping review</w:t>
      </w:r>
      <w:r w:rsidR="00C22900">
        <w:rPr>
          <w:rStyle w:val="ArtlTitle"/>
          <w:shd w:val="clear" w:color="auto" w:fill="auto"/>
          <w:lang w:val="en-GB"/>
        </w:rPr>
        <w:t xml:space="preserve">’, </w:t>
      </w:r>
      <w:r w:rsidR="00BD3D9B" w:rsidRPr="00122B6E">
        <w:rPr>
          <w:rStyle w:val="JournalTitle"/>
          <w:i/>
          <w:shd w:val="clear" w:color="auto" w:fill="auto"/>
          <w:lang w:val="en-GB"/>
        </w:rPr>
        <w:t>Health and Social Care in the Community</w:t>
      </w:r>
      <w:r w:rsidR="00BD3D9B" w:rsidRPr="00212084">
        <w:rPr>
          <w:iCs/>
          <w:lang w:val="en-GB"/>
        </w:rPr>
        <w:t>,</w:t>
      </w:r>
      <w:r w:rsidR="00212084" w:rsidRPr="00212084">
        <w:rPr>
          <w:iCs/>
          <w:lang w:val="en-GB"/>
        </w:rPr>
        <w:t xml:space="preserve"> </w:t>
      </w:r>
      <w:r w:rsidR="00BD3D9B" w:rsidRPr="00212084">
        <w:rPr>
          <w:rStyle w:val="Volume"/>
          <w:iCs/>
          <w:shd w:val="clear" w:color="auto" w:fill="auto"/>
          <w:lang w:val="en-GB"/>
        </w:rPr>
        <w:t>27</w:t>
      </w:r>
      <w:r w:rsidRPr="00122B6E">
        <w:rPr>
          <w:lang w:val="en-GB"/>
        </w:rPr>
        <w:t>(</w:t>
      </w:r>
      <w:r w:rsidRPr="00122B6E">
        <w:rPr>
          <w:rStyle w:val="Issue"/>
          <w:shd w:val="clear" w:color="auto" w:fill="auto"/>
          <w:lang w:val="en-GB"/>
        </w:rPr>
        <w:t>4</w:t>
      </w:r>
      <w:r w:rsidRPr="00122B6E">
        <w:rPr>
          <w:lang w:val="en-GB"/>
        </w:rPr>
        <w:t xml:space="preserve">). </w:t>
      </w:r>
      <w:r w:rsidR="009025A9">
        <w:rPr>
          <w:lang w:val="en-GB"/>
        </w:rPr>
        <w:t xml:space="preserve">Available at: </w:t>
      </w:r>
      <w:r w:rsidR="00AF2677" w:rsidRPr="00122B6E">
        <w:rPr>
          <w:rStyle w:val="DOI"/>
          <w:shd w:val="clear" w:color="auto" w:fill="auto"/>
          <w:lang w:val="en-GB"/>
        </w:rPr>
        <w:t>https://doi.org/10.1111/hsc.12586</w:t>
      </w:r>
    </w:p>
    <w:p w14:paraId="63544A18" w14:textId="6FB4F540" w:rsidR="00BD3D9B" w:rsidRPr="00122B6E" w:rsidRDefault="00177AC4" w:rsidP="00122B6E">
      <w:pPr>
        <w:pStyle w:val="ReferencesJN"/>
        <w:shd w:val="clear" w:color="000000" w:fill="auto"/>
        <w:rPr>
          <w:rFonts w:eastAsia="Times New Roman"/>
          <w:lang w:val="en-GB"/>
        </w:rPr>
      </w:pPr>
      <w:bookmarkStart w:id="318" w:name="Lee_et_al__2022"/>
      <w:bookmarkEnd w:id="317"/>
      <w:r w:rsidRPr="00122B6E">
        <w:rPr>
          <w:rStyle w:val="SurName"/>
          <w:shd w:val="clear" w:color="auto" w:fill="auto"/>
          <w:lang w:val="en-GB"/>
        </w:rPr>
        <w:lastRenderedPageBreak/>
        <w:t>Lee</w:t>
      </w:r>
      <w:r w:rsidRPr="00122B6E">
        <w:rPr>
          <w:rStyle w:val="Author"/>
          <w:shd w:val="clear" w:color="auto" w:fill="auto"/>
          <w:lang w:val="en-GB"/>
        </w:rPr>
        <w:t xml:space="preserve">, </w:t>
      </w:r>
      <w:r w:rsidRPr="00122B6E">
        <w:rPr>
          <w:rStyle w:val="GivenName"/>
          <w:shd w:val="clear" w:color="auto" w:fill="auto"/>
          <w:lang w:val="en-GB"/>
        </w:rPr>
        <w:t>Y.</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Cho</w:t>
      </w:r>
      <w:r w:rsidRPr="00122B6E">
        <w:rPr>
          <w:rStyle w:val="Author"/>
          <w:shd w:val="clear" w:color="auto" w:fill="auto"/>
          <w:lang w:val="en-GB"/>
        </w:rPr>
        <w:t xml:space="preserve">, </w:t>
      </w:r>
      <w:r w:rsidRPr="00122B6E">
        <w:rPr>
          <w:rStyle w:val="GivenName"/>
          <w:shd w:val="clear" w:color="auto" w:fill="auto"/>
          <w:lang w:val="en-GB"/>
        </w:rPr>
        <w:t>E</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(2022</w:t>
      </w:r>
      <w:r w:rsidR="00B61238">
        <w:rPr>
          <w:rStyle w:val="Year"/>
          <w:shd w:val="clear" w:color="auto" w:fill="auto"/>
          <w:lang w:val="en-GB"/>
        </w:rPr>
        <w:t>) ‘</w:t>
      </w:r>
      <w:r w:rsidRPr="00122B6E">
        <w:rPr>
          <w:rStyle w:val="ArtlTitle"/>
          <w:shd w:val="clear" w:color="auto" w:fill="auto"/>
          <w:lang w:val="en-GB"/>
        </w:rPr>
        <w:t>Predictors of patient safety activities among registered nurses and</w:t>
      </w:r>
      <w:r w:rsidR="00907458" w:rsidRPr="00122B6E">
        <w:rPr>
          <w:rStyle w:val="ArtlTitle"/>
          <w:shd w:val="clear" w:color="auto" w:fill="auto"/>
          <w:lang w:val="en-GB"/>
        </w:rPr>
        <w:t xml:space="preserve"> </w:t>
      </w:r>
      <w:r w:rsidRPr="00122B6E">
        <w:rPr>
          <w:rStyle w:val="ArtlTitle"/>
          <w:shd w:val="clear" w:color="auto" w:fill="auto"/>
          <w:lang w:val="en-GB"/>
        </w:rPr>
        <w:t xml:space="preserve">nurse aides in long-term care facilities: </w:t>
      </w:r>
      <w:r w:rsidR="00226E00" w:rsidRPr="00122B6E">
        <w:rPr>
          <w:rStyle w:val="ArtlTitle"/>
          <w:shd w:val="clear" w:color="auto" w:fill="auto"/>
          <w:lang w:val="en-GB"/>
        </w:rPr>
        <w:t>C</w:t>
      </w:r>
      <w:r w:rsidRPr="00122B6E">
        <w:rPr>
          <w:rStyle w:val="ArtlTitle"/>
          <w:shd w:val="clear" w:color="auto" w:fill="auto"/>
          <w:lang w:val="en-GB"/>
        </w:rPr>
        <w:t>ross-sectional study</w:t>
      </w:r>
      <w:r w:rsidR="00C22900">
        <w:rPr>
          <w:rStyle w:val="ArtlTitle"/>
          <w:shd w:val="clear" w:color="auto" w:fill="auto"/>
          <w:lang w:val="en-GB"/>
        </w:rPr>
        <w:t xml:space="preserve">’, </w:t>
      </w:r>
      <w:r w:rsidR="00BD3D9B" w:rsidRPr="00122B6E">
        <w:rPr>
          <w:rStyle w:val="JournalTitle"/>
          <w:i/>
          <w:shd w:val="clear" w:color="auto" w:fill="auto"/>
          <w:lang w:val="en-GB"/>
        </w:rPr>
        <w:t xml:space="preserve">BMC </w:t>
      </w:r>
      <w:del w:id="319" w:author="Raja Pari" w:date="2026-04-01T20:57:00Z" w16du:dateUtc="2026-04-01T15:27:00Z">
        <w:r w:rsidR="00BD3D9B" w:rsidRPr="00122B6E" w:rsidDel="007A1DD2">
          <w:rPr>
            <w:rStyle w:val="JournalTitle"/>
            <w:i/>
            <w:shd w:val="clear" w:color="auto" w:fill="auto"/>
            <w:lang w:val="en-GB"/>
          </w:rPr>
          <w:delText>g</w:delText>
        </w:r>
      </w:del>
      <w:ins w:id="320" w:author="Raja Pari" w:date="2026-04-01T20:57:00Z" w16du:dateUtc="2026-04-01T15:27:00Z">
        <w:r w:rsidR="007A1DD2">
          <w:rPr>
            <w:rStyle w:val="JournalTitle"/>
            <w:i/>
            <w:shd w:val="clear" w:color="auto" w:fill="auto"/>
            <w:lang w:val="en-GB"/>
          </w:rPr>
          <w:t>G</w:t>
        </w:r>
      </w:ins>
      <w:r w:rsidR="00BD3D9B" w:rsidRPr="00122B6E">
        <w:rPr>
          <w:rStyle w:val="JournalTitle"/>
          <w:i/>
          <w:shd w:val="clear" w:color="auto" w:fill="auto"/>
          <w:lang w:val="en-GB"/>
        </w:rPr>
        <w:t>eriatrics</w:t>
      </w:r>
      <w:r w:rsidR="00BD3D9B" w:rsidRPr="00212084">
        <w:rPr>
          <w:lang w:val="en-GB"/>
        </w:rPr>
        <w:t xml:space="preserve">, </w:t>
      </w:r>
      <w:r w:rsidR="00BD3D9B" w:rsidRPr="00212084">
        <w:rPr>
          <w:rStyle w:val="Volume"/>
          <w:shd w:val="clear" w:color="auto" w:fill="auto"/>
          <w:lang w:val="en-GB"/>
        </w:rPr>
        <w:t>22</w:t>
      </w:r>
      <w:r w:rsidRPr="00122B6E">
        <w:rPr>
          <w:lang w:val="en-GB"/>
        </w:rPr>
        <w:t>(</w:t>
      </w:r>
      <w:r w:rsidRPr="00122B6E">
        <w:rPr>
          <w:rStyle w:val="Issue"/>
          <w:shd w:val="clear" w:color="auto" w:fill="auto"/>
          <w:lang w:val="en-GB"/>
        </w:rPr>
        <w:t>1</w:t>
      </w:r>
      <w:r w:rsidRPr="00122B6E">
        <w:rPr>
          <w:lang w:val="en-GB"/>
        </w:rPr>
        <w:t xml:space="preserve">), </w:t>
      </w:r>
      <w:r w:rsidRPr="00122B6E">
        <w:rPr>
          <w:rStyle w:val="Volume"/>
          <w:shd w:val="clear" w:color="auto" w:fill="auto"/>
          <w:lang w:val="en-GB"/>
        </w:rPr>
        <w:t>541</w:t>
      </w:r>
      <w:r w:rsidRPr="00122B6E">
        <w:rPr>
          <w:lang w:val="en-GB"/>
        </w:rPr>
        <w:t xml:space="preserve">. </w:t>
      </w:r>
      <w:r w:rsidR="009025A9">
        <w:rPr>
          <w:lang w:val="en-GB"/>
        </w:rPr>
        <w:t xml:space="preserve">Available at: </w:t>
      </w:r>
      <w:r w:rsidRPr="00122B6E">
        <w:rPr>
          <w:rStyle w:val="DOI"/>
          <w:shd w:val="clear" w:color="auto" w:fill="auto"/>
          <w:lang w:val="en-GB"/>
        </w:rPr>
        <w:t>https://doi.org/10.1186/s12877-022-03234-w</w:t>
      </w:r>
    </w:p>
    <w:p w14:paraId="40502368" w14:textId="755B05E4" w:rsidR="00BD3D9B" w:rsidRPr="00122B6E" w:rsidRDefault="00F01E1D" w:rsidP="00122B6E">
      <w:pPr>
        <w:pStyle w:val="ReferencesJN"/>
        <w:shd w:val="clear" w:color="000000" w:fill="auto"/>
        <w:rPr>
          <w:lang w:val="en-GB"/>
        </w:rPr>
      </w:pPr>
      <w:bookmarkStart w:id="321" w:name="Malterud_et_al__2016"/>
      <w:bookmarkEnd w:id="318"/>
      <w:r w:rsidRPr="00122B6E">
        <w:rPr>
          <w:rStyle w:val="SurName"/>
          <w:shd w:val="clear" w:color="auto" w:fill="auto"/>
          <w:lang w:val="en-GB"/>
        </w:rPr>
        <w:t>Malterud</w:t>
      </w:r>
      <w:r w:rsidRPr="00122B6E">
        <w:rPr>
          <w:rStyle w:val="Author"/>
          <w:shd w:val="clear" w:color="auto" w:fill="auto"/>
          <w:lang w:val="en-GB"/>
        </w:rPr>
        <w:t xml:space="preserve">, </w:t>
      </w:r>
      <w:r w:rsidRPr="00122B6E">
        <w:rPr>
          <w:rStyle w:val="GivenName"/>
          <w:shd w:val="clear" w:color="auto" w:fill="auto"/>
          <w:lang w:val="en-GB"/>
        </w:rPr>
        <w:t>K.</w:t>
      </w:r>
      <w:r w:rsidRPr="00122B6E">
        <w:rPr>
          <w:rStyle w:val="Author"/>
          <w:shd w:val="clear" w:color="auto" w:fill="auto"/>
          <w:lang w:val="en-GB"/>
        </w:rPr>
        <w:t xml:space="preserve">, </w:t>
      </w:r>
      <w:r w:rsidRPr="00122B6E">
        <w:rPr>
          <w:rStyle w:val="SurName"/>
          <w:shd w:val="clear" w:color="auto" w:fill="auto"/>
          <w:lang w:val="en-GB"/>
        </w:rPr>
        <w:t>Siersma</w:t>
      </w:r>
      <w:r w:rsidRPr="00122B6E">
        <w:rPr>
          <w:rStyle w:val="Author"/>
          <w:shd w:val="clear" w:color="auto" w:fill="auto"/>
          <w:lang w:val="en-GB"/>
        </w:rPr>
        <w:t xml:space="preserve">, </w:t>
      </w:r>
      <w:r w:rsidRPr="00122B6E">
        <w:rPr>
          <w:rStyle w:val="GivenName"/>
          <w:shd w:val="clear" w:color="auto" w:fill="auto"/>
          <w:lang w:val="en-GB"/>
        </w:rPr>
        <w:t>V.D.</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Guassora</w:t>
      </w:r>
      <w:r w:rsidRPr="00122B6E">
        <w:rPr>
          <w:rStyle w:val="Author"/>
          <w:shd w:val="clear" w:color="auto" w:fill="auto"/>
          <w:lang w:val="en-GB"/>
        </w:rPr>
        <w:t xml:space="preserve">, </w:t>
      </w:r>
      <w:r w:rsidRPr="00122B6E">
        <w:rPr>
          <w:rStyle w:val="GivenName"/>
          <w:shd w:val="clear" w:color="auto" w:fill="auto"/>
          <w:lang w:val="en-GB"/>
        </w:rPr>
        <w:t>A.D.</w:t>
      </w:r>
      <w:r w:rsidRPr="00122B6E">
        <w:rPr>
          <w:lang w:val="en-GB"/>
        </w:rPr>
        <w:t xml:space="preserve"> </w:t>
      </w:r>
      <w:r w:rsidRPr="00122B6E">
        <w:rPr>
          <w:rStyle w:val="Year"/>
          <w:shd w:val="clear" w:color="auto" w:fill="auto"/>
          <w:lang w:val="en-GB"/>
        </w:rPr>
        <w:t>(2016</w:t>
      </w:r>
      <w:r w:rsidR="00B61238">
        <w:rPr>
          <w:rStyle w:val="Year"/>
          <w:shd w:val="clear" w:color="auto" w:fill="auto"/>
          <w:lang w:val="en-GB"/>
        </w:rPr>
        <w:t>) ‘</w:t>
      </w:r>
      <w:r w:rsidRPr="00122B6E">
        <w:rPr>
          <w:rStyle w:val="ArtlTitle"/>
          <w:shd w:val="clear" w:color="auto" w:fill="auto"/>
          <w:lang w:val="en-GB"/>
        </w:rPr>
        <w:t xml:space="preserve">Sample size in </w:t>
      </w:r>
      <w:r w:rsidR="005D3F8D" w:rsidRPr="00122B6E">
        <w:rPr>
          <w:rStyle w:val="ArtlTitle"/>
          <w:shd w:val="clear" w:color="auto" w:fill="auto"/>
          <w:lang w:val="en-GB"/>
        </w:rPr>
        <w:t>q</w:t>
      </w:r>
      <w:r w:rsidRPr="00122B6E">
        <w:rPr>
          <w:rStyle w:val="ArtlTitle"/>
          <w:shd w:val="clear" w:color="auto" w:fill="auto"/>
          <w:lang w:val="en-GB"/>
        </w:rPr>
        <w:t xml:space="preserve">ualitative </w:t>
      </w:r>
      <w:r w:rsidR="005D3F8D" w:rsidRPr="00122B6E">
        <w:rPr>
          <w:rStyle w:val="ArtlTitle"/>
          <w:shd w:val="clear" w:color="auto" w:fill="auto"/>
          <w:lang w:val="en-GB"/>
        </w:rPr>
        <w:t>i</w:t>
      </w:r>
      <w:r w:rsidRPr="00122B6E">
        <w:rPr>
          <w:rStyle w:val="ArtlTitle"/>
          <w:shd w:val="clear" w:color="auto" w:fill="auto"/>
          <w:lang w:val="en-GB"/>
        </w:rPr>
        <w:t>nterview</w:t>
      </w:r>
      <w:r w:rsidR="00907458" w:rsidRPr="00122B6E">
        <w:rPr>
          <w:rStyle w:val="ArtlTitle"/>
          <w:shd w:val="clear" w:color="auto" w:fill="auto"/>
          <w:lang w:val="en-GB"/>
        </w:rPr>
        <w:t xml:space="preserve"> </w:t>
      </w:r>
      <w:r w:rsidR="005D3F8D" w:rsidRPr="00122B6E">
        <w:rPr>
          <w:rStyle w:val="ArtlTitle"/>
          <w:shd w:val="clear" w:color="auto" w:fill="auto"/>
          <w:lang w:val="en-GB"/>
        </w:rPr>
        <w:t>s</w:t>
      </w:r>
      <w:r w:rsidRPr="00122B6E">
        <w:rPr>
          <w:rStyle w:val="ArtlTitle"/>
          <w:shd w:val="clear" w:color="auto" w:fill="auto"/>
          <w:lang w:val="en-GB"/>
        </w:rPr>
        <w:t xml:space="preserve">tudies: </w:t>
      </w:r>
      <w:r w:rsidR="005D3F8D" w:rsidRPr="00122B6E">
        <w:rPr>
          <w:rStyle w:val="ArtlTitle"/>
          <w:shd w:val="clear" w:color="auto" w:fill="auto"/>
          <w:lang w:val="en-GB"/>
        </w:rPr>
        <w:t>G</w:t>
      </w:r>
      <w:r w:rsidRPr="00122B6E">
        <w:rPr>
          <w:rStyle w:val="ArtlTitle"/>
          <w:shd w:val="clear" w:color="auto" w:fill="auto"/>
          <w:lang w:val="en-GB"/>
        </w:rPr>
        <w:t xml:space="preserve">uided by </w:t>
      </w:r>
      <w:r w:rsidR="005D3F8D" w:rsidRPr="00122B6E">
        <w:rPr>
          <w:rStyle w:val="ArtlTitle"/>
          <w:shd w:val="clear" w:color="auto" w:fill="auto"/>
          <w:lang w:val="en-GB"/>
        </w:rPr>
        <w:t>i</w:t>
      </w:r>
      <w:r w:rsidRPr="00122B6E">
        <w:rPr>
          <w:rStyle w:val="ArtlTitle"/>
          <w:shd w:val="clear" w:color="auto" w:fill="auto"/>
          <w:lang w:val="en-GB"/>
        </w:rPr>
        <w:t xml:space="preserve">nformation </w:t>
      </w:r>
      <w:r w:rsidR="005D3F8D" w:rsidRPr="00122B6E">
        <w:rPr>
          <w:rStyle w:val="ArtlTitle"/>
          <w:shd w:val="clear" w:color="auto" w:fill="auto"/>
          <w:lang w:val="en-GB"/>
        </w:rPr>
        <w:t>p</w:t>
      </w:r>
      <w:r w:rsidRPr="00122B6E">
        <w:rPr>
          <w:rStyle w:val="ArtlTitle"/>
          <w:shd w:val="clear" w:color="auto" w:fill="auto"/>
          <w:lang w:val="en-GB"/>
        </w:rPr>
        <w:t>ower</w:t>
      </w:r>
      <w:r w:rsidR="00C22900">
        <w:rPr>
          <w:rStyle w:val="ArtlTitle"/>
          <w:shd w:val="clear" w:color="auto" w:fill="auto"/>
          <w:lang w:val="en-GB"/>
        </w:rPr>
        <w:t xml:space="preserve">’, </w:t>
      </w:r>
      <w:r w:rsidR="00BD3D9B" w:rsidRPr="00122B6E">
        <w:rPr>
          <w:rStyle w:val="JournalTitle"/>
          <w:i/>
          <w:shd w:val="clear" w:color="auto" w:fill="auto"/>
          <w:lang w:val="en-GB"/>
        </w:rPr>
        <w:t>Qualitative Health Research</w:t>
      </w:r>
      <w:r w:rsidR="00BD3D9B" w:rsidRPr="00212084">
        <w:rPr>
          <w:lang w:val="en-GB"/>
        </w:rPr>
        <w:t xml:space="preserve">, </w:t>
      </w:r>
      <w:r w:rsidR="00BD3D9B" w:rsidRPr="00212084">
        <w:rPr>
          <w:rStyle w:val="Volume"/>
          <w:shd w:val="clear" w:color="auto" w:fill="auto"/>
          <w:lang w:val="en-GB"/>
        </w:rPr>
        <w:t>26</w:t>
      </w:r>
      <w:r w:rsidRPr="00122B6E">
        <w:rPr>
          <w:lang w:val="en-GB"/>
        </w:rPr>
        <w:t>(</w:t>
      </w:r>
      <w:r w:rsidRPr="00122B6E">
        <w:rPr>
          <w:rStyle w:val="Issue"/>
          <w:shd w:val="clear" w:color="auto" w:fill="auto"/>
          <w:lang w:val="en-GB"/>
        </w:rPr>
        <w:t>13</w:t>
      </w:r>
      <w:r w:rsidRPr="00122B6E">
        <w:rPr>
          <w:lang w:val="en-GB"/>
        </w:rPr>
        <w:t xml:space="preserve">), </w:t>
      </w:r>
      <w:r w:rsidR="00C2060B">
        <w:rPr>
          <w:lang w:val="en-GB"/>
        </w:rPr>
        <w:t xml:space="preserve">pp. </w:t>
      </w:r>
      <w:r w:rsidRPr="00122B6E">
        <w:rPr>
          <w:rStyle w:val="FirstPage"/>
          <w:shd w:val="clear" w:color="auto" w:fill="auto"/>
          <w:lang w:val="en-GB"/>
        </w:rPr>
        <w:t>1753</w:t>
      </w:r>
      <w:r w:rsidRPr="00122B6E">
        <w:rPr>
          <w:lang w:val="en-GB"/>
        </w:rPr>
        <w:t>–</w:t>
      </w:r>
      <w:r w:rsidRPr="00122B6E">
        <w:rPr>
          <w:rStyle w:val="LastPage"/>
          <w:shd w:val="clear" w:color="auto" w:fill="auto"/>
          <w:lang w:val="en-GB"/>
        </w:rPr>
        <w:t>1760</w:t>
      </w:r>
      <w:r w:rsidRPr="00122B6E">
        <w:rPr>
          <w:lang w:val="en-GB"/>
        </w:rPr>
        <w:t xml:space="preserve">. </w:t>
      </w:r>
      <w:r w:rsidR="009025A9">
        <w:rPr>
          <w:lang w:val="en-GB"/>
        </w:rPr>
        <w:t xml:space="preserve">Available at: </w:t>
      </w:r>
      <w:r w:rsidR="00AF2677" w:rsidRPr="00122B6E">
        <w:rPr>
          <w:rStyle w:val="DOI"/>
          <w:shd w:val="clear" w:color="auto" w:fill="auto"/>
          <w:lang w:val="en-GB"/>
        </w:rPr>
        <w:t>https://doi.org/10.1177/1049732315617444</w:t>
      </w:r>
    </w:p>
    <w:p w14:paraId="5C77C761" w14:textId="37F3B32B" w:rsidR="00BD3D9B" w:rsidRPr="00122B6E" w:rsidRDefault="003D5496" w:rsidP="00122B6E">
      <w:pPr>
        <w:pStyle w:val="ReferencesJN"/>
        <w:shd w:val="clear" w:color="000000" w:fill="auto"/>
        <w:rPr>
          <w:lang w:val="en-GB"/>
        </w:rPr>
      </w:pPr>
      <w:bookmarkStart w:id="322" w:name="Mileski_et_al__2020"/>
      <w:bookmarkEnd w:id="321"/>
      <w:r w:rsidRPr="00122B6E">
        <w:rPr>
          <w:rStyle w:val="SurName"/>
          <w:shd w:val="clear" w:color="auto" w:fill="auto"/>
          <w:lang w:val="en-GB"/>
        </w:rPr>
        <w:t>Mileski</w:t>
      </w:r>
      <w:r w:rsidRPr="00122B6E">
        <w:rPr>
          <w:rStyle w:val="Author"/>
          <w:shd w:val="clear" w:color="auto" w:fill="auto"/>
          <w:lang w:val="en-GB"/>
        </w:rPr>
        <w:t xml:space="preserve">, </w:t>
      </w:r>
      <w:r w:rsidRPr="00122B6E">
        <w:rPr>
          <w:rStyle w:val="GivenName"/>
          <w:shd w:val="clear" w:color="auto" w:fill="auto"/>
          <w:lang w:val="en-GB"/>
        </w:rPr>
        <w:t>M.</w:t>
      </w:r>
      <w:r w:rsidRPr="00122B6E">
        <w:rPr>
          <w:rStyle w:val="Author"/>
          <w:shd w:val="clear" w:color="auto" w:fill="auto"/>
          <w:lang w:val="en-GB"/>
        </w:rPr>
        <w:t xml:space="preserve">, </w:t>
      </w:r>
      <w:r w:rsidRPr="00122B6E">
        <w:rPr>
          <w:rStyle w:val="SurName"/>
          <w:shd w:val="clear" w:color="auto" w:fill="auto"/>
          <w:lang w:val="en-GB"/>
        </w:rPr>
        <w:t>Pannu</w:t>
      </w:r>
      <w:r w:rsidRPr="00122B6E">
        <w:rPr>
          <w:rStyle w:val="Author"/>
          <w:shd w:val="clear" w:color="auto" w:fill="auto"/>
          <w:lang w:val="en-GB"/>
        </w:rPr>
        <w:t xml:space="preserve">, </w:t>
      </w:r>
      <w:r w:rsidRPr="00122B6E">
        <w:rPr>
          <w:rStyle w:val="GivenName"/>
          <w:shd w:val="clear" w:color="auto" w:fill="auto"/>
          <w:lang w:val="en-GB"/>
        </w:rPr>
        <w:t>U.</w:t>
      </w:r>
      <w:r w:rsidRPr="00122B6E">
        <w:rPr>
          <w:rStyle w:val="Author"/>
          <w:shd w:val="clear" w:color="auto" w:fill="auto"/>
          <w:lang w:val="en-GB"/>
        </w:rPr>
        <w:t xml:space="preserve">, </w:t>
      </w:r>
      <w:r w:rsidRPr="00122B6E">
        <w:rPr>
          <w:rStyle w:val="SurName"/>
          <w:shd w:val="clear" w:color="auto" w:fill="auto"/>
          <w:lang w:val="en-GB"/>
        </w:rPr>
        <w:t>Payne</w:t>
      </w:r>
      <w:r w:rsidRPr="00122B6E">
        <w:rPr>
          <w:rStyle w:val="Author"/>
          <w:shd w:val="clear" w:color="auto" w:fill="auto"/>
          <w:lang w:val="en-GB"/>
        </w:rPr>
        <w:t xml:space="preserve">, </w:t>
      </w:r>
      <w:r w:rsidRPr="00122B6E">
        <w:rPr>
          <w:rStyle w:val="GivenName"/>
          <w:shd w:val="clear" w:color="auto" w:fill="auto"/>
          <w:lang w:val="en-GB"/>
        </w:rPr>
        <w:t>B.</w:t>
      </w:r>
      <w:r w:rsidRPr="00122B6E">
        <w:rPr>
          <w:rStyle w:val="Author"/>
          <w:shd w:val="clear" w:color="auto" w:fill="auto"/>
          <w:lang w:val="en-GB"/>
        </w:rPr>
        <w:t xml:space="preserve">, </w:t>
      </w:r>
      <w:r w:rsidRPr="00122B6E">
        <w:rPr>
          <w:rStyle w:val="SurName"/>
          <w:shd w:val="clear" w:color="auto" w:fill="auto"/>
          <w:lang w:val="en-GB"/>
        </w:rPr>
        <w:t>Sterling</w:t>
      </w:r>
      <w:r w:rsidRPr="00122B6E">
        <w:rPr>
          <w:rStyle w:val="Author"/>
          <w:shd w:val="clear" w:color="auto" w:fill="auto"/>
          <w:lang w:val="en-GB"/>
        </w:rPr>
        <w:t xml:space="preserve">, </w:t>
      </w:r>
      <w:r w:rsidRPr="00122B6E">
        <w:rPr>
          <w:rStyle w:val="GivenName"/>
          <w:shd w:val="clear" w:color="auto" w:fill="auto"/>
          <w:lang w:val="en-GB"/>
        </w:rPr>
        <w:t>E.</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McClay</w:t>
      </w:r>
      <w:r w:rsidRPr="00122B6E">
        <w:rPr>
          <w:rStyle w:val="Author"/>
          <w:shd w:val="clear" w:color="auto" w:fill="auto"/>
          <w:lang w:val="en-GB"/>
        </w:rPr>
        <w:t xml:space="preserve">, </w:t>
      </w:r>
      <w:r w:rsidRPr="00122B6E">
        <w:rPr>
          <w:rStyle w:val="GivenName"/>
          <w:shd w:val="clear" w:color="auto" w:fill="auto"/>
          <w:lang w:val="en-GB"/>
        </w:rPr>
        <w:t>R</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(2020</w:t>
      </w:r>
      <w:r w:rsidR="00B61238">
        <w:rPr>
          <w:rStyle w:val="Year"/>
          <w:shd w:val="clear" w:color="auto" w:fill="auto"/>
          <w:lang w:val="en-GB"/>
        </w:rPr>
        <w:t>) ‘</w:t>
      </w:r>
      <w:r w:rsidRPr="00122B6E">
        <w:rPr>
          <w:rStyle w:val="ArtlTitle"/>
          <w:shd w:val="clear" w:color="auto" w:fill="auto"/>
          <w:lang w:val="en-GB"/>
        </w:rPr>
        <w:t>The impact of nurse</w:t>
      </w:r>
      <w:r w:rsidR="00907458" w:rsidRPr="00122B6E">
        <w:rPr>
          <w:rStyle w:val="ArtlTitle"/>
          <w:shd w:val="clear" w:color="auto" w:fill="auto"/>
          <w:lang w:val="en-GB"/>
        </w:rPr>
        <w:t xml:space="preserve"> </w:t>
      </w:r>
      <w:r w:rsidRPr="00122B6E">
        <w:rPr>
          <w:rStyle w:val="ArtlTitle"/>
          <w:shd w:val="clear" w:color="auto" w:fill="auto"/>
          <w:lang w:val="en-GB"/>
        </w:rPr>
        <w:t>practitioners on hospitalizations and discharges from long-term nursing facilities: A systematic review</w:t>
      </w:r>
      <w:r w:rsidR="00C22900">
        <w:rPr>
          <w:rStyle w:val="ArtlTitle"/>
          <w:shd w:val="clear" w:color="auto" w:fill="auto"/>
          <w:lang w:val="en-GB"/>
        </w:rPr>
        <w:t xml:space="preserve">’, </w:t>
      </w:r>
      <w:r w:rsidR="00BD3D9B" w:rsidRPr="00122B6E">
        <w:rPr>
          <w:rStyle w:val="JournalTitle"/>
          <w:i/>
          <w:shd w:val="clear" w:color="auto" w:fill="auto"/>
          <w:lang w:val="en-GB"/>
        </w:rPr>
        <w:t>Healthcare.</w:t>
      </w:r>
      <w:r w:rsidR="00BD3D9B" w:rsidRPr="00122B6E">
        <w:rPr>
          <w:i/>
          <w:lang w:val="en-GB"/>
        </w:rPr>
        <w:t xml:space="preserve"> </w:t>
      </w:r>
      <w:r w:rsidR="00BD3D9B" w:rsidRPr="00212084">
        <w:rPr>
          <w:rStyle w:val="Volume"/>
          <w:iCs/>
          <w:shd w:val="clear" w:color="auto" w:fill="auto"/>
          <w:lang w:val="en-GB"/>
        </w:rPr>
        <w:t>8</w:t>
      </w:r>
      <w:r w:rsidRPr="00122B6E">
        <w:rPr>
          <w:lang w:val="en-GB"/>
        </w:rPr>
        <w:t>(</w:t>
      </w:r>
      <w:r w:rsidRPr="00122B6E">
        <w:rPr>
          <w:rStyle w:val="Issue"/>
          <w:shd w:val="clear" w:color="auto" w:fill="auto"/>
          <w:lang w:val="en-GB"/>
        </w:rPr>
        <w:t>2</w:t>
      </w:r>
      <w:r w:rsidRPr="00122B6E">
        <w:rPr>
          <w:lang w:val="en-GB"/>
        </w:rPr>
        <w:t xml:space="preserve">), </w:t>
      </w:r>
      <w:r w:rsidRPr="00122B6E">
        <w:rPr>
          <w:rStyle w:val="Volume"/>
          <w:shd w:val="clear" w:color="auto" w:fill="auto"/>
          <w:lang w:val="en-GB"/>
        </w:rPr>
        <w:t>114</w:t>
      </w:r>
      <w:r w:rsidRPr="00122B6E">
        <w:rPr>
          <w:lang w:val="en-GB"/>
        </w:rPr>
        <w:t xml:space="preserve">. </w:t>
      </w:r>
      <w:r w:rsidR="009025A9">
        <w:rPr>
          <w:lang w:val="en-GB"/>
        </w:rPr>
        <w:t xml:space="preserve">Available at: </w:t>
      </w:r>
      <w:r w:rsidRPr="00122B6E">
        <w:rPr>
          <w:rStyle w:val="DOI"/>
          <w:shd w:val="clear" w:color="auto" w:fill="auto"/>
          <w:lang w:val="en-GB"/>
        </w:rPr>
        <w:t>https://doi.org/10.3390/healthcare8020114</w:t>
      </w:r>
    </w:p>
    <w:p w14:paraId="7EA0CB2B" w14:textId="16CC734A" w:rsidR="00BD3D9B" w:rsidRPr="00122B6E" w:rsidRDefault="00A63C08" w:rsidP="00122B6E">
      <w:pPr>
        <w:pStyle w:val="ReferencesJN"/>
        <w:shd w:val="clear" w:color="000000" w:fill="auto"/>
        <w:rPr>
          <w:lang w:val="en-GB"/>
        </w:rPr>
      </w:pPr>
      <w:bookmarkStart w:id="323" w:name="Mitchell_et_al__2018"/>
      <w:bookmarkEnd w:id="322"/>
      <w:r w:rsidRPr="00122B6E">
        <w:rPr>
          <w:rStyle w:val="SurName"/>
          <w:shd w:val="clear" w:color="auto" w:fill="auto"/>
          <w:lang w:val="en-GB"/>
        </w:rPr>
        <w:t>Mitchell</w:t>
      </w:r>
      <w:r w:rsidRPr="00122B6E">
        <w:rPr>
          <w:rStyle w:val="Author"/>
          <w:shd w:val="clear" w:color="auto" w:fill="auto"/>
          <w:lang w:val="en-GB"/>
        </w:rPr>
        <w:t xml:space="preserve">, </w:t>
      </w:r>
      <w:r w:rsidRPr="00122B6E">
        <w:rPr>
          <w:rStyle w:val="GivenName"/>
          <w:shd w:val="clear" w:color="auto" w:fill="auto"/>
          <w:lang w:val="en-GB"/>
        </w:rPr>
        <w:t>S.E.</w:t>
      </w:r>
      <w:r w:rsidRPr="00122B6E">
        <w:rPr>
          <w:rStyle w:val="Author"/>
          <w:shd w:val="clear" w:color="auto" w:fill="auto"/>
          <w:lang w:val="en-GB"/>
        </w:rPr>
        <w:t xml:space="preserve">, </w:t>
      </w:r>
      <w:r w:rsidRPr="00122B6E">
        <w:rPr>
          <w:rStyle w:val="SurName"/>
          <w:shd w:val="clear" w:color="auto" w:fill="auto"/>
          <w:lang w:val="en-GB"/>
        </w:rPr>
        <w:t>Laurens</w:t>
      </w:r>
      <w:r w:rsidRPr="00122B6E">
        <w:rPr>
          <w:rStyle w:val="Author"/>
          <w:shd w:val="clear" w:color="auto" w:fill="auto"/>
          <w:lang w:val="en-GB"/>
        </w:rPr>
        <w:t xml:space="preserve">, </w:t>
      </w:r>
      <w:r w:rsidRPr="00122B6E">
        <w:rPr>
          <w:rStyle w:val="GivenName"/>
          <w:shd w:val="clear" w:color="auto" w:fill="auto"/>
          <w:lang w:val="en-GB"/>
        </w:rPr>
        <w:t>V.</w:t>
      </w:r>
      <w:r w:rsidRPr="00122B6E">
        <w:rPr>
          <w:rStyle w:val="Author"/>
          <w:shd w:val="clear" w:color="auto" w:fill="auto"/>
          <w:lang w:val="en-GB"/>
        </w:rPr>
        <w:t xml:space="preserve">, </w:t>
      </w:r>
      <w:r w:rsidRPr="00122B6E">
        <w:rPr>
          <w:rStyle w:val="SurName"/>
          <w:shd w:val="clear" w:color="auto" w:fill="auto"/>
          <w:lang w:val="en-GB"/>
        </w:rPr>
        <w:t>Weigel</w:t>
      </w:r>
      <w:r w:rsidRPr="00122B6E">
        <w:rPr>
          <w:rStyle w:val="Author"/>
          <w:shd w:val="clear" w:color="auto" w:fill="auto"/>
          <w:lang w:val="en-GB"/>
        </w:rPr>
        <w:t xml:space="preserve">, </w:t>
      </w:r>
      <w:r w:rsidRPr="00122B6E">
        <w:rPr>
          <w:rStyle w:val="GivenName"/>
          <w:shd w:val="clear" w:color="auto" w:fill="auto"/>
          <w:lang w:val="en-GB"/>
        </w:rPr>
        <w:t>G.M.</w:t>
      </w:r>
      <w:r w:rsidRPr="00122B6E">
        <w:rPr>
          <w:rStyle w:val="Author"/>
          <w:shd w:val="clear" w:color="auto" w:fill="auto"/>
          <w:lang w:val="en-GB"/>
        </w:rPr>
        <w:t xml:space="preserve">, </w:t>
      </w:r>
      <w:r w:rsidRPr="00122B6E">
        <w:rPr>
          <w:rStyle w:val="SurName"/>
          <w:shd w:val="clear" w:color="auto" w:fill="auto"/>
          <w:lang w:val="en-GB"/>
        </w:rPr>
        <w:t>Hirschman</w:t>
      </w:r>
      <w:r w:rsidRPr="00122B6E">
        <w:rPr>
          <w:rStyle w:val="Author"/>
          <w:shd w:val="clear" w:color="auto" w:fill="auto"/>
          <w:lang w:val="en-GB"/>
        </w:rPr>
        <w:t xml:space="preserve">, </w:t>
      </w:r>
      <w:r w:rsidRPr="00122B6E">
        <w:rPr>
          <w:rStyle w:val="GivenName"/>
          <w:shd w:val="clear" w:color="auto" w:fill="auto"/>
          <w:lang w:val="en-GB"/>
        </w:rPr>
        <w:t>K.B.</w:t>
      </w:r>
      <w:r w:rsidRPr="00122B6E">
        <w:rPr>
          <w:rStyle w:val="Author"/>
          <w:shd w:val="clear" w:color="auto" w:fill="auto"/>
          <w:lang w:val="en-GB"/>
        </w:rPr>
        <w:t xml:space="preserve">, </w:t>
      </w:r>
      <w:r w:rsidRPr="00122B6E">
        <w:rPr>
          <w:rStyle w:val="SurName"/>
          <w:shd w:val="clear" w:color="auto" w:fill="auto"/>
          <w:lang w:val="en-GB"/>
        </w:rPr>
        <w:t>Scott</w:t>
      </w:r>
      <w:r w:rsidRPr="00122B6E">
        <w:rPr>
          <w:rStyle w:val="Author"/>
          <w:shd w:val="clear" w:color="auto" w:fill="auto"/>
          <w:lang w:val="en-GB"/>
        </w:rPr>
        <w:t xml:space="preserve">, </w:t>
      </w:r>
      <w:r w:rsidRPr="00122B6E">
        <w:rPr>
          <w:rStyle w:val="GivenName"/>
          <w:shd w:val="clear" w:color="auto" w:fill="auto"/>
          <w:lang w:val="en-GB"/>
        </w:rPr>
        <w:t>A.M.</w:t>
      </w:r>
      <w:r w:rsidRPr="00122B6E">
        <w:rPr>
          <w:rStyle w:val="Author"/>
          <w:shd w:val="clear" w:color="auto" w:fill="auto"/>
          <w:lang w:val="en-GB"/>
        </w:rPr>
        <w:t xml:space="preserve">, </w:t>
      </w:r>
      <w:r w:rsidRPr="00122B6E">
        <w:rPr>
          <w:rStyle w:val="SurName"/>
          <w:shd w:val="clear" w:color="auto" w:fill="auto"/>
          <w:lang w:val="en-GB"/>
        </w:rPr>
        <w:t>Nguyen</w:t>
      </w:r>
      <w:r w:rsidRPr="00122B6E">
        <w:rPr>
          <w:rStyle w:val="Author"/>
          <w:shd w:val="clear" w:color="auto" w:fill="auto"/>
          <w:lang w:val="en-GB"/>
        </w:rPr>
        <w:t xml:space="preserve">, </w:t>
      </w:r>
      <w:r w:rsidRPr="00122B6E">
        <w:rPr>
          <w:rStyle w:val="GivenName"/>
          <w:shd w:val="clear" w:color="auto" w:fill="auto"/>
          <w:lang w:val="en-GB"/>
        </w:rPr>
        <w:t>H.Q.</w:t>
      </w:r>
      <w:r w:rsidRPr="00122B6E">
        <w:rPr>
          <w:rStyle w:val="Author"/>
          <w:shd w:val="clear" w:color="auto" w:fill="auto"/>
          <w:lang w:val="en-GB"/>
        </w:rPr>
        <w:t>,</w:t>
      </w:r>
      <w:r w:rsidR="00907458" w:rsidRPr="00122B6E">
        <w:rPr>
          <w:rStyle w:val="Author"/>
          <w:shd w:val="clear" w:color="auto" w:fill="auto"/>
          <w:lang w:val="en-GB"/>
        </w:rPr>
        <w:t xml:space="preserve"> </w:t>
      </w:r>
      <w:r w:rsidRPr="00122B6E">
        <w:rPr>
          <w:rStyle w:val="SurName"/>
          <w:shd w:val="clear" w:color="auto" w:fill="auto"/>
          <w:lang w:val="en-GB"/>
        </w:rPr>
        <w:t>Howard</w:t>
      </w:r>
      <w:r w:rsidRPr="00122B6E">
        <w:rPr>
          <w:rStyle w:val="Author"/>
          <w:shd w:val="clear" w:color="auto" w:fill="auto"/>
          <w:lang w:val="en-GB"/>
        </w:rPr>
        <w:t xml:space="preserve">, </w:t>
      </w:r>
      <w:r w:rsidRPr="00122B6E">
        <w:rPr>
          <w:rStyle w:val="GivenName"/>
          <w:shd w:val="clear" w:color="auto" w:fill="auto"/>
          <w:lang w:val="en-GB"/>
        </w:rPr>
        <w:t>J.M.</w:t>
      </w:r>
      <w:r w:rsidRPr="00122B6E">
        <w:rPr>
          <w:rStyle w:val="Author"/>
          <w:shd w:val="clear" w:color="auto" w:fill="auto"/>
          <w:lang w:val="en-GB"/>
        </w:rPr>
        <w:t xml:space="preserve">, </w:t>
      </w:r>
      <w:r w:rsidRPr="00122B6E">
        <w:rPr>
          <w:rStyle w:val="SurName"/>
          <w:shd w:val="clear" w:color="auto" w:fill="auto"/>
          <w:lang w:val="en-GB"/>
        </w:rPr>
        <w:t>Laird</w:t>
      </w:r>
      <w:r w:rsidRPr="00122B6E">
        <w:rPr>
          <w:rStyle w:val="Author"/>
          <w:shd w:val="clear" w:color="auto" w:fill="auto"/>
          <w:lang w:val="en-GB"/>
        </w:rPr>
        <w:t xml:space="preserve">, </w:t>
      </w:r>
      <w:r w:rsidRPr="00122B6E">
        <w:rPr>
          <w:rStyle w:val="GivenName"/>
          <w:shd w:val="clear" w:color="auto" w:fill="auto"/>
          <w:lang w:val="en-GB"/>
        </w:rPr>
        <w:t>L.</w:t>
      </w:r>
      <w:r w:rsidRPr="00122B6E">
        <w:rPr>
          <w:rStyle w:val="Author"/>
          <w:shd w:val="clear" w:color="auto" w:fill="auto"/>
          <w:lang w:val="en-GB"/>
        </w:rPr>
        <w:t xml:space="preserve">, </w:t>
      </w:r>
      <w:r w:rsidRPr="00122B6E">
        <w:rPr>
          <w:rStyle w:val="SurName"/>
          <w:shd w:val="clear" w:color="auto" w:fill="auto"/>
          <w:lang w:val="en-GB"/>
        </w:rPr>
        <w:t>Levine</w:t>
      </w:r>
      <w:r w:rsidRPr="00122B6E">
        <w:rPr>
          <w:rStyle w:val="Author"/>
          <w:shd w:val="clear" w:color="auto" w:fill="auto"/>
          <w:lang w:val="en-GB"/>
        </w:rPr>
        <w:t xml:space="preserve">, </w:t>
      </w:r>
      <w:r w:rsidRPr="00122B6E">
        <w:rPr>
          <w:rStyle w:val="GivenName"/>
          <w:shd w:val="clear" w:color="auto" w:fill="auto"/>
          <w:lang w:val="en-GB"/>
        </w:rPr>
        <w:t>C.</w:t>
      </w:r>
      <w:r w:rsidRPr="00122B6E">
        <w:rPr>
          <w:rStyle w:val="Author"/>
          <w:shd w:val="clear" w:color="auto" w:fill="auto"/>
          <w:lang w:val="en-GB"/>
        </w:rPr>
        <w:t xml:space="preserve">, </w:t>
      </w:r>
      <w:r w:rsidRPr="00122B6E">
        <w:rPr>
          <w:rStyle w:val="SurName"/>
          <w:shd w:val="clear" w:color="auto" w:fill="auto"/>
          <w:lang w:val="en-GB"/>
        </w:rPr>
        <w:t>Davis</w:t>
      </w:r>
      <w:r w:rsidRPr="00122B6E">
        <w:rPr>
          <w:rStyle w:val="Author"/>
          <w:shd w:val="clear" w:color="auto" w:fill="auto"/>
          <w:lang w:val="en-GB"/>
        </w:rPr>
        <w:t xml:space="preserve">, </w:t>
      </w:r>
      <w:r w:rsidRPr="00122B6E">
        <w:rPr>
          <w:rStyle w:val="GivenName"/>
          <w:shd w:val="clear" w:color="auto" w:fill="auto"/>
          <w:lang w:val="en-GB"/>
        </w:rPr>
        <w:t>T.C.</w:t>
      </w:r>
      <w:r w:rsidRPr="00122B6E">
        <w:rPr>
          <w:rStyle w:val="Author"/>
          <w:shd w:val="clear" w:color="auto" w:fill="auto"/>
          <w:lang w:val="en-GB"/>
        </w:rPr>
        <w:t xml:space="preserve">, </w:t>
      </w:r>
      <w:r w:rsidRPr="00122B6E">
        <w:rPr>
          <w:rStyle w:val="SurName"/>
          <w:shd w:val="clear" w:color="auto" w:fill="auto"/>
          <w:lang w:val="en-GB"/>
        </w:rPr>
        <w:t>Gass</w:t>
      </w:r>
      <w:r w:rsidRPr="00122B6E">
        <w:rPr>
          <w:rStyle w:val="Author"/>
          <w:shd w:val="clear" w:color="auto" w:fill="auto"/>
          <w:lang w:val="en-GB"/>
        </w:rPr>
        <w:t xml:space="preserve">, </w:t>
      </w:r>
      <w:r w:rsidRPr="00122B6E">
        <w:rPr>
          <w:rStyle w:val="GivenName"/>
          <w:shd w:val="clear" w:color="auto" w:fill="auto"/>
          <w:lang w:val="en-GB"/>
        </w:rPr>
        <w:t>B.</w:t>
      </w:r>
      <w:r w:rsidRPr="00122B6E">
        <w:rPr>
          <w:rStyle w:val="Author"/>
          <w:shd w:val="clear" w:color="auto" w:fill="auto"/>
          <w:lang w:val="en-GB"/>
        </w:rPr>
        <w:t xml:space="preserve">, </w:t>
      </w:r>
      <w:r w:rsidRPr="00122B6E">
        <w:rPr>
          <w:rStyle w:val="SurName"/>
          <w:shd w:val="clear" w:color="auto" w:fill="auto"/>
          <w:lang w:val="en-GB"/>
        </w:rPr>
        <w:t>Shaid</w:t>
      </w:r>
      <w:r w:rsidRPr="00122B6E">
        <w:rPr>
          <w:rStyle w:val="Author"/>
          <w:shd w:val="clear" w:color="auto" w:fill="auto"/>
          <w:lang w:val="en-GB"/>
        </w:rPr>
        <w:t xml:space="preserve">, </w:t>
      </w:r>
      <w:r w:rsidRPr="00122B6E">
        <w:rPr>
          <w:rStyle w:val="GivenName"/>
          <w:shd w:val="clear" w:color="auto" w:fill="auto"/>
          <w:lang w:val="en-GB"/>
        </w:rPr>
        <w:t>E.</w:t>
      </w:r>
      <w:r w:rsidRPr="00122B6E">
        <w:rPr>
          <w:rStyle w:val="Author"/>
          <w:shd w:val="clear" w:color="auto" w:fill="auto"/>
          <w:lang w:val="en-GB"/>
        </w:rPr>
        <w:t xml:space="preserve">, </w:t>
      </w:r>
      <w:r w:rsidRPr="00122B6E">
        <w:rPr>
          <w:rStyle w:val="SurName"/>
          <w:shd w:val="clear" w:color="auto" w:fill="auto"/>
          <w:lang w:val="en-GB"/>
        </w:rPr>
        <w:t>Li</w:t>
      </w:r>
      <w:r w:rsidRPr="00122B6E">
        <w:rPr>
          <w:rStyle w:val="Author"/>
          <w:shd w:val="clear" w:color="auto" w:fill="auto"/>
          <w:lang w:val="en-GB"/>
        </w:rPr>
        <w:t xml:space="preserve">, </w:t>
      </w:r>
      <w:r w:rsidRPr="00122B6E">
        <w:rPr>
          <w:rStyle w:val="GivenName"/>
          <w:shd w:val="clear" w:color="auto" w:fill="auto"/>
          <w:lang w:val="en-GB"/>
        </w:rPr>
        <w:t>J.</w:t>
      </w:r>
      <w:r w:rsidRPr="00122B6E">
        <w:rPr>
          <w:rStyle w:val="Author"/>
          <w:shd w:val="clear" w:color="auto" w:fill="auto"/>
          <w:lang w:val="en-GB"/>
        </w:rPr>
        <w:t xml:space="preserve">, </w:t>
      </w:r>
      <w:r w:rsidRPr="00122B6E">
        <w:rPr>
          <w:rStyle w:val="SurName"/>
          <w:shd w:val="clear" w:color="auto" w:fill="auto"/>
          <w:lang w:val="en-GB"/>
        </w:rPr>
        <w:t>Williams</w:t>
      </w:r>
      <w:r w:rsidRPr="00122B6E">
        <w:rPr>
          <w:rStyle w:val="Author"/>
          <w:shd w:val="clear" w:color="auto" w:fill="auto"/>
          <w:lang w:val="en-GB"/>
        </w:rPr>
        <w:t xml:space="preserve">, </w:t>
      </w:r>
      <w:r w:rsidRPr="00122B6E">
        <w:rPr>
          <w:rStyle w:val="GivenName"/>
          <w:shd w:val="clear" w:color="auto" w:fill="auto"/>
          <w:lang w:val="en-GB"/>
        </w:rPr>
        <w:t>M.V.</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Jack</w:t>
      </w:r>
      <w:r w:rsidRPr="00122B6E">
        <w:rPr>
          <w:rStyle w:val="Author"/>
          <w:shd w:val="clear" w:color="auto" w:fill="auto"/>
          <w:lang w:val="en-GB"/>
        </w:rPr>
        <w:t xml:space="preserve">, </w:t>
      </w:r>
      <w:r w:rsidRPr="00122B6E">
        <w:rPr>
          <w:rStyle w:val="GivenName"/>
          <w:shd w:val="clear" w:color="auto" w:fill="auto"/>
          <w:lang w:val="en-GB"/>
        </w:rPr>
        <w:t>B.W.</w:t>
      </w:r>
      <w:r w:rsidRPr="00122B6E">
        <w:rPr>
          <w:lang w:val="en-GB"/>
        </w:rPr>
        <w:t xml:space="preserve"> </w:t>
      </w:r>
      <w:r w:rsidRPr="00122B6E">
        <w:rPr>
          <w:rStyle w:val="Year"/>
          <w:shd w:val="clear" w:color="auto" w:fill="auto"/>
          <w:lang w:val="en-GB"/>
        </w:rPr>
        <w:t>(2018</w:t>
      </w:r>
      <w:r w:rsidR="00B61238">
        <w:rPr>
          <w:rStyle w:val="Year"/>
          <w:shd w:val="clear" w:color="auto" w:fill="auto"/>
          <w:lang w:val="en-GB"/>
        </w:rPr>
        <w:t>) ‘</w:t>
      </w:r>
      <w:r w:rsidRPr="00122B6E">
        <w:rPr>
          <w:rStyle w:val="ArtlTitle"/>
          <w:shd w:val="clear" w:color="auto" w:fill="auto"/>
          <w:lang w:val="en-GB"/>
        </w:rPr>
        <w:t>Care transitions from patient and caregiver perspectives</w:t>
      </w:r>
      <w:r w:rsidR="00C22900">
        <w:rPr>
          <w:rStyle w:val="ArtlTitle"/>
          <w:shd w:val="clear" w:color="auto" w:fill="auto"/>
          <w:lang w:val="en-GB"/>
        </w:rPr>
        <w:t xml:space="preserve">’, </w:t>
      </w:r>
      <w:r w:rsidR="00BD3D9B" w:rsidRPr="00122B6E">
        <w:rPr>
          <w:rStyle w:val="JournalTitle"/>
          <w:i/>
          <w:shd w:val="clear" w:color="auto" w:fill="auto"/>
          <w:lang w:val="en-GB"/>
        </w:rPr>
        <w:t>Annals of Family Medicine</w:t>
      </w:r>
      <w:r w:rsidR="00BD3D9B" w:rsidRPr="00212084">
        <w:rPr>
          <w:lang w:val="en-GB"/>
        </w:rPr>
        <w:t xml:space="preserve">, </w:t>
      </w:r>
      <w:r w:rsidR="00BD3D9B" w:rsidRPr="00212084">
        <w:rPr>
          <w:rStyle w:val="Volume"/>
          <w:shd w:val="clear" w:color="auto" w:fill="auto"/>
          <w:lang w:val="en-GB"/>
        </w:rPr>
        <w:t>16</w:t>
      </w:r>
      <w:r w:rsidRPr="00122B6E">
        <w:rPr>
          <w:lang w:val="en-GB"/>
        </w:rPr>
        <w:t>(</w:t>
      </w:r>
      <w:r w:rsidRPr="00122B6E">
        <w:rPr>
          <w:rStyle w:val="Issue"/>
          <w:shd w:val="clear" w:color="auto" w:fill="auto"/>
          <w:lang w:val="en-GB"/>
        </w:rPr>
        <w:t>3</w:t>
      </w:r>
      <w:r w:rsidRPr="00122B6E">
        <w:rPr>
          <w:lang w:val="en-GB"/>
        </w:rPr>
        <w:t xml:space="preserve">), </w:t>
      </w:r>
      <w:r w:rsidR="00C2060B">
        <w:rPr>
          <w:lang w:val="en-GB"/>
        </w:rPr>
        <w:t xml:space="preserve">pp. </w:t>
      </w:r>
      <w:r w:rsidRPr="00122B6E">
        <w:rPr>
          <w:rStyle w:val="FirstPage"/>
          <w:shd w:val="clear" w:color="auto" w:fill="auto"/>
          <w:lang w:val="en-GB"/>
        </w:rPr>
        <w:t>225</w:t>
      </w:r>
      <w:r w:rsidRPr="00122B6E">
        <w:rPr>
          <w:lang w:val="en-GB"/>
        </w:rPr>
        <w:t>–</w:t>
      </w:r>
      <w:r w:rsidRPr="00122B6E">
        <w:rPr>
          <w:rStyle w:val="LastPage"/>
          <w:shd w:val="clear" w:color="auto" w:fill="auto"/>
          <w:lang w:val="en-GB"/>
        </w:rPr>
        <w:t>231</w:t>
      </w:r>
      <w:r w:rsidRPr="00122B6E">
        <w:rPr>
          <w:lang w:val="en-GB"/>
        </w:rPr>
        <w:t xml:space="preserve">. </w:t>
      </w:r>
      <w:r w:rsidR="009025A9">
        <w:rPr>
          <w:lang w:val="en-GB"/>
        </w:rPr>
        <w:t xml:space="preserve">Available at: </w:t>
      </w:r>
      <w:r w:rsidRPr="00122B6E">
        <w:rPr>
          <w:rStyle w:val="DOI"/>
          <w:shd w:val="clear" w:color="auto" w:fill="auto"/>
          <w:lang w:val="en-GB"/>
        </w:rPr>
        <w:t>https://doi.org/10.1370/afm.2222</w:t>
      </w:r>
    </w:p>
    <w:p w14:paraId="34A8E341" w14:textId="0F1F150D" w:rsidR="00BD3D9B" w:rsidRPr="00122B6E" w:rsidRDefault="003E48F3" w:rsidP="00122B6E">
      <w:pPr>
        <w:pStyle w:val="ReferencesWE"/>
        <w:shd w:val="clear" w:color="000000" w:fill="auto"/>
        <w:rPr>
          <w:lang w:val="en-GB"/>
        </w:rPr>
      </w:pPr>
      <w:bookmarkStart w:id="324" w:name="Moazzami_2015"/>
      <w:bookmarkEnd w:id="323"/>
      <w:r w:rsidRPr="00122B6E">
        <w:rPr>
          <w:rStyle w:val="SurName"/>
          <w:shd w:val="clear" w:color="auto" w:fill="auto"/>
          <w:lang w:val="en-GB"/>
        </w:rPr>
        <w:t>Moazzami</w:t>
      </w:r>
      <w:r w:rsidRPr="00122B6E">
        <w:rPr>
          <w:rStyle w:val="Author"/>
          <w:shd w:val="clear" w:color="auto" w:fill="auto"/>
          <w:lang w:val="en-GB"/>
        </w:rPr>
        <w:t xml:space="preserve">, </w:t>
      </w:r>
      <w:r w:rsidRPr="00122B6E">
        <w:rPr>
          <w:rStyle w:val="GivenName"/>
          <w:shd w:val="clear" w:color="auto" w:fill="auto"/>
          <w:lang w:val="en-GB"/>
        </w:rPr>
        <w:t>B</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(2015)</w:t>
      </w:r>
      <w:r w:rsidRPr="00122B6E">
        <w:rPr>
          <w:lang w:val="en-GB"/>
        </w:rPr>
        <w:t xml:space="preserve">. </w:t>
      </w:r>
      <w:r w:rsidR="00BD3D9B" w:rsidRPr="00122B6E">
        <w:rPr>
          <w:rStyle w:val="OtherTitle"/>
          <w:i/>
          <w:shd w:val="clear" w:color="auto" w:fill="auto"/>
          <w:lang w:val="en-GB"/>
        </w:rPr>
        <w:t>Strengthening rural Canada: Fewer &amp; older: Population and</w:t>
      </w:r>
      <w:r w:rsidR="00907458" w:rsidRPr="00122B6E">
        <w:rPr>
          <w:rStyle w:val="OtherTitle"/>
          <w:i/>
          <w:shd w:val="clear" w:color="auto" w:fill="auto"/>
          <w:lang w:val="en-GB"/>
        </w:rPr>
        <w:t xml:space="preserve"> </w:t>
      </w:r>
      <w:r w:rsidR="00BD3D9B" w:rsidRPr="00122B6E">
        <w:rPr>
          <w:rStyle w:val="OtherTitle"/>
          <w:i/>
          <w:shd w:val="clear" w:color="auto" w:fill="auto"/>
          <w:lang w:val="en-GB"/>
        </w:rPr>
        <w:t>demographic crossroads in rural Saskatchewan</w:t>
      </w:r>
      <w:r w:rsidRPr="00122B6E">
        <w:rPr>
          <w:lang w:val="en-GB"/>
        </w:rPr>
        <w:t xml:space="preserve">. Strengthening Rural Canada Initiative. </w:t>
      </w:r>
      <w:r w:rsidR="009025A9">
        <w:rPr>
          <w:lang w:val="en-GB"/>
        </w:rPr>
        <w:t xml:space="preserve">Available at: </w:t>
      </w:r>
      <w:r w:rsidR="00292702" w:rsidRPr="00122B6E">
        <w:rPr>
          <w:rStyle w:val="Web"/>
          <w:shd w:val="clear" w:color="auto" w:fill="auto"/>
          <w:lang w:val="en-GB"/>
        </w:rPr>
        <w:t>https://apo.org.au/sites/default/files/resource-files/2015-03/apo-nid307631.pdf</w:t>
      </w:r>
    </w:p>
    <w:p w14:paraId="12154C50" w14:textId="53B59E01" w:rsidR="00BD3D9B" w:rsidRPr="00122B6E" w:rsidRDefault="002B0F02" w:rsidP="00122B6E">
      <w:pPr>
        <w:pStyle w:val="ReferencesJN"/>
        <w:shd w:val="clear" w:color="000000" w:fill="auto"/>
        <w:rPr>
          <w:lang w:val="en-GB"/>
        </w:rPr>
      </w:pPr>
      <w:bookmarkStart w:id="325" w:name="Moilanen_et_al__2021"/>
      <w:bookmarkEnd w:id="324"/>
      <w:r w:rsidRPr="00122B6E">
        <w:rPr>
          <w:rStyle w:val="SurName"/>
          <w:shd w:val="clear" w:color="auto" w:fill="auto"/>
          <w:lang w:val="en-GB"/>
        </w:rPr>
        <w:t>Moilanen</w:t>
      </w:r>
      <w:r w:rsidRPr="00122B6E">
        <w:rPr>
          <w:rStyle w:val="Author"/>
          <w:shd w:val="clear" w:color="auto" w:fill="auto"/>
          <w:lang w:val="en-GB"/>
        </w:rPr>
        <w:t xml:space="preserve">, </w:t>
      </w:r>
      <w:r w:rsidRPr="00122B6E">
        <w:rPr>
          <w:rStyle w:val="GivenName"/>
          <w:shd w:val="clear" w:color="auto" w:fill="auto"/>
          <w:lang w:val="en-GB"/>
        </w:rPr>
        <w:t>T.</w:t>
      </w:r>
      <w:r w:rsidRPr="00122B6E">
        <w:rPr>
          <w:rStyle w:val="Author"/>
          <w:shd w:val="clear" w:color="auto" w:fill="auto"/>
          <w:lang w:val="en-GB"/>
        </w:rPr>
        <w:t xml:space="preserve">, </w:t>
      </w:r>
      <w:r w:rsidRPr="00122B6E">
        <w:rPr>
          <w:rStyle w:val="SurName"/>
          <w:shd w:val="clear" w:color="auto" w:fill="auto"/>
          <w:lang w:val="en-GB"/>
        </w:rPr>
        <w:t>Kanasniemi</w:t>
      </w:r>
      <w:r w:rsidRPr="00122B6E">
        <w:rPr>
          <w:rStyle w:val="Author"/>
          <w:shd w:val="clear" w:color="auto" w:fill="auto"/>
          <w:lang w:val="en-GB"/>
        </w:rPr>
        <w:t xml:space="preserve">, </w:t>
      </w:r>
      <w:r w:rsidRPr="00122B6E">
        <w:rPr>
          <w:rStyle w:val="GivenName"/>
          <w:shd w:val="clear" w:color="auto" w:fill="auto"/>
          <w:lang w:val="en-GB"/>
        </w:rPr>
        <w:t>M.</w:t>
      </w:r>
      <w:r w:rsidRPr="00122B6E">
        <w:rPr>
          <w:rStyle w:val="Author"/>
          <w:shd w:val="clear" w:color="auto" w:fill="auto"/>
          <w:lang w:val="en-GB"/>
        </w:rPr>
        <w:t xml:space="preserve">, </w:t>
      </w:r>
      <w:r w:rsidRPr="00122B6E">
        <w:rPr>
          <w:rStyle w:val="SurName"/>
          <w:shd w:val="clear" w:color="auto" w:fill="auto"/>
          <w:lang w:val="en-GB"/>
        </w:rPr>
        <w:t>Papinaho</w:t>
      </w:r>
      <w:r w:rsidRPr="00122B6E">
        <w:rPr>
          <w:rStyle w:val="Author"/>
          <w:shd w:val="clear" w:color="auto" w:fill="auto"/>
          <w:lang w:val="en-GB"/>
        </w:rPr>
        <w:t xml:space="preserve">, </w:t>
      </w:r>
      <w:r w:rsidRPr="00122B6E">
        <w:rPr>
          <w:rStyle w:val="GivenName"/>
          <w:shd w:val="clear" w:color="auto" w:fill="auto"/>
          <w:lang w:val="en-GB"/>
        </w:rPr>
        <w:t>O.</w:t>
      </w:r>
      <w:r w:rsidRPr="00122B6E">
        <w:rPr>
          <w:rStyle w:val="Author"/>
          <w:shd w:val="clear" w:color="auto" w:fill="auto"/>
          <w:lang w:val="en-GB"/>
        </w:rPr>
        <w:t xml:space="preserve">, </w:t>
      </w:r>
      <w:r w:rsidRPr="00122B6E">
        <w:rPr>
          <w:rStyle w:val="SurName"/>
          <w:shd w:val="clear" w:color="auto" w:fill="auto"/>
          <w:lang w:val="en-GB"/>
        </w:rPr>
        <w:t>Mynttinen</w:t>
      </w:r>
      <w:r w:rsidRPr="00122B6E">
        <w:rPr>
          <w:rStyle w:val="Author"/>
          <w:shd w:val="clear" w:color="auto" w:fill="auto"/>
          <w:lang w:val="en-GB"/>
        </w:rPr>
        <w:t xml:space="preserve">, </w:t>
      </w:r>
      <w:r w:rsidRPr="00122B6E">
        <w:rPr>
          <w:rStyle w:val="GivenName"/>
          <w:shd w:val="clear" w:color="auto" w:fill="auto"/>
          <w:lang w:val="en-GB"/>
        </w:rPr>
        <w:t>M.</w:t>
      </w:r>
      <w:r w:rsidRPr="00122B6E">
        <w:rPr>
          <w:rStyle w:val="Author"/>
          <w:shd w:val="clear" w:color="auto" w:fill="auto"/>
          <w:lang w:val="en-GB"/>
        </w:rPr>
        <w:t xml:space="preserve">, </w:t>
      </w:r>
      <w:r w:rsidRPr="00122B6E">
        <w:rPr>
          <w:rStyle w:val="SurName"/>
          <w:shd w:val="clear" w:color="auto" w:fill="auto"/>
          <w:lang w:val="en-GB"/>
        </w:rPr>
        <w:t>Siipi</w:t>
      </w:r>
      <w:r w:rsidRPr="00122B6E">
        <w:rPr>
          <w:rStyle w:val="Author"/>
          <w:shd w:val="clear" w:color="auto" w:fill="auto"/>
          <w:lang w:val="en-GB"/>
        </w:rPr>
        <w:t xml:space="preserve">, </w:t>
      </w:r>
      <w:r w:rsidRPr="00122B6E">
        <w:rPr>
          <w:rStyle w:val="GivenName"/>
          <w:shd w:val="clear" w:color="auto" w:fill="auto"/>
          <w:lang w:val="en-GB"/>
        </w:rPr>
        <w:t>H.</w:t>
      </w:r>
      <w:r w:rsidRPr="00122B6E">
        <w:rPr>
          <w:rStyle w:val="Author"/>
          <w:shd w:val="clear" w:color="auto" w:fill="auto"/>
          <w:lang w:val="en-GB"/>
        </w:rPr>
        <w:t xml:space="preserve">, </w:t>
      </w:r>
      <w:r w:rsidRPr="00122B6E">
        <w:rPr>
          <w:rStyle w:val="SurName"/>
          <w:shd w:val="clear" w:color="auto" w:fill="auto"/>
          <w:lang w:val="en-GB"/>
        </w:rPr>
        <w:t>Suominen</w:t>
      </w:r>
      <w:r w:rsidRPr="00122B6E">
        <w:rPr>
          <w:rStyle w:val="Author"/>
          <w:shd w:val="clear" w:color="auto" w:fill="auto"/>
          <w:lang w:val="en-GB"/>
        </w:rPr>
        <w:t xml:space="preserve">, </w:t>
      </w:r>
      <w:r w:rsidRPr="00122B6E">
        <w:rPr>
          <w:rStyle w:val="GivenName"/>
          <w:shd w:val="clear" w:color="auto" w:fill="auto"/>
          <w:lang w:val="en-GB"/>
        </w:rPr>
        <w:t>S.</w:t>
      </w:r>
      <w:del w:id="326" w:author="Raja Pari" w:date="2026-04-01T20:58:00Z" w16du:dateUtc="2026-04-01T15:28:00Z">
        <w:r w:rsidRPr="00122B6E" w:rsidDel="007A1DD2">
          <w:rPr>
            <w:rStyle w:val="Author"/>
            <w:shd w:val="clear" w:color="auto" w:fill="auto"/>
            <w:lang w:val="en-GB"/>
          </w:rPr>
          <w:delText>,</w:delText>
        </w:r>
      </w:del>
      <w:r w:rsidRPr="00122B6E">
        <w:rPr>
          <w:rStyle w:val="Author"/>
          <w:shd w:val="clear" w:color="auto" w:fill="auto"/>
          <w:lang w:val="en-GB"/>
        </w:rPr>
        <w:t xml:space="preserve"> </w:t>
      </w:r>
      <w:ins w:id="327" w:author="Raja Pari" w:date="2026-04-01T20:58:00Z" w16du:dateUtc="2026-04-01T15:28:00Z">
        <w:r w:rsidR="007A1DD2">
          <w:rPr>
            <w:rStyle w:val="Author"/>
            <w:shd w:val="clear" w:color="auto" w:fill="auto"/>
            <w:lang w:val="en-GB"/>
          </w:rPr>
          <w:t xml:space="preserve">and </w:t>
        </w:r>
      </w:ins>
      <w:r w:rsidRPr="00122B6E">
        <w:rPr>
          <w:rStyle w:val="SurName"/>
          <w:shd w:val="clear" w:color="auto" w:fill="auto"/>
          <w:lang w:val="en-GB"/>
        </w:rPr>
        <w:t>Suhonen</w:t>
      </w:r>
      <w:r w:rsidRPr="00122B6E">
        <w:rPr>
          <w:rStyle w:val="Author"/>
          <w:shd w:val="clear" w:color="auto" w:fill="auto"/>
          <w:lang w:val="en-GB"/>
        </w:rPr>
        <w:t>,</w:t>
      </w:r>
      <w:r w:rsidR="00907458" w:rsidRPr="00122B6E">
        <w:rPr>
          <w:rStyle w:val="Author"/>
          <w:shd w:val="clear" w:color="auto" w:fill="auto"/>
          <w:lang w:val="en-GB"/>
        </w:rPr>
        <w:t xml:space="preserve"> </w:t>
      </w:r>
      <w:r w:rsidRPr="00122B6E">
        <w:rPr>
          <w:rStyle w:val="GivenName"/>
          <w:shd w:val="clear" w:color="auto" w:fill="auto"/>
          <w:lang w:val="en-GB"/>
        </w:rPr>
        <w:t>R</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(2021</w:t>
      </w:r>
      <w:r w:rsidR="00B61238">
        <w:rPr>
          <w:rStyle w:val="Year"/>
          <w:shd w:val="clear" w:color="auto" w:fill="auto"/>
          <w:lang w:val="en-GB"/>
        </w:rPr>
        <w:t>) ‘</w:t>
      </w:r>
      <w:r w:rsidRPr="00122B6E">
        <w:rPr>
          <w:rStyle w:val="ArtlTitle"/>
          <w:shd w:val="clear" w:color="auto" w:fill="auto"/>
          <w:lang w:val="en-GB"/>
        </w:rPr>
        <w:t>Older people</w:t>
      </w:r>
      <w:r w:rsidR="00BD3D9B" w:rsidRPr="00122B6E">
        <w:rPr>
          <w:rStyle w:val="ArtlTitle"/>
          <w:shd w:val="clear" w:color="auto" w:fill="auto"/>
          <w:lang w:val="en-GB"/>
        </w:rPr>
        <w:t>’</w:t>
      </w:r>
      <w:r w:rsidRPr="00122B6E">
        <w:rPr>
          <w:rStyle w:val="ArtlTitle"/>
          <w:shd w:val="clear" w:color="auto" w:fill="auto"/>
          <w:lang w:val="en-GB"/>
        </w:rPr>
        <w:t>s perceived autonomy in residential care: An integrative review</w:t>
      </w:r>
      <w:r w:rsidR="00C22900">
        <w:rPr>
          <w:rStyle w:val="ArtlTitle"/>
          <w:shd w:val="clear" w:color="auto" w:fill="auto"/>
          <w:lang w:val="en-GB"/>
        </w:rPr>
        <w:t xml:space="preserve">’, </w:t>
      </w:r>
      <w:r w:rsidR="00BD3D9B" w:rsidRPr="00122B6E">
        <w:rPr>
          <w:rStyle w:val="JournalTitle"/>
          <w:i/>
          <w:shd w:val="clear" w:color="auto" w:fill="auto"/>
          <w:lang w:val="en-GB"/>
        </w:rPr>
        <w:t>Nursing Ethics</w:t>
      </w:r>
      <w:r w:rsidRPr="00122B6E">
        <w:rPr>
          <w:lang w:val="en-GB"/>
        </w:rPr>
        <w:t>,</w:t>
      </w:r>
      <w:r w:rsidR="00BD3D9B" w:rsidRPr="00122B6E">
        <w:rPr>
          <w:lang w:val="en-GB"/>
        </w:rPr>
        <w:t xml:space="preserve"> </w:t>
      </w:r>
      <w:r w:rsidR="00BD3D9B" w:rsidRPr="005C7698">
        <w:rPr>
          <w:rStyle w:val="Volume"/>
          <w:iCs/>
          <w:shd w:val="clear" w:color="auto" w:fill="auto"/>
          <w:lang w:val="en-GB"/>
        </w:rPr>
        <w:t>28</w:t>
      </w:r>
      <w:r w:rsidRPr="00122B6E">
        <w:rPr>
          <w:lang w:val="en-GB"/>
        </w:rPr>
        <w:t>(</w:t>
      </w:r>
      <w:r w:rsidRPr="00122B6E">
        <w:rPr>
          <w:rStyle w:val="Issue"/>
          <w:shd w:val="clear" w:color="auto" w:fill="auto"/>
          <w:lang w:val="en-GB"/>
        </w:rPr>
        <w:t>3</w:t>
      </w:r>
      <w:r w:rsidRPr="00122B6E">
        <w:rPr>
          <w:lang w:val="en-GB"/>
        </w:rPr>
        <w:t xml:space="preserve">), </w:t>
      </w:r>
      <w:r w:rsidR="00C2060B">
        <w:rPr>
          <w:lang w:val="en-GB"/>
        </w:rPr>
        <w:t xml:space="preserve">pp. </w:t>
      </w:r>
      <w:r w:rsidRPr="00122B6E">
        <w:rPr>
          <w:rStyle w:val="FirstPage"/>
          <w:shd w:val="clear" w:color="auto" w:fill="auto"/>
          <w:lang w:val="en-GB"/>
        </w:rPr>
        <w:t>414</w:t>
      </w:r>
      <w:r w:rsidRPr="00122B6E">
        <w:rPr>
          <w:lang w:val="en-GB"/>
        </w:rPr>
        <w:t>–</w:t>
      </w:r>
      <w:r w:rsidRPr="00122B6E">
        <w:rPr>
          <w:rStyle w:val="LastPage"/>
          <w:shd w:val="clear" w:color="auto" w:fill="auto"/>
          <w:lang w:val="en-GB"/>
        </w:rPr>
        <w:t>434</w:t>
      </w:r>
      <w:r w:rsidRPr="00122B6E">
        <w:rPr>
          <w:lang w:val="en-GB"/>
        </w:rPr>
        <w:t xml:space="preserve">. </w:t>
      </w:r>
      <w:r w:rsidR="009025A9">
        <w:rPr>
          <w:lang w:val="en-GB"/>
        </w:rPr>
        <w:t xml:space="preserve">Available at: </w:t>
      </w:r>
      <w:r w:rsidR="002F1BC9" w:rsidRPr="00122B6E">
        <w:rPr>
          <w:rStyle w:val="DOI"/>
          <w:shd w:val="clear" w:color="auto" w:fill="auto"/>
          <w:lang w:val="en-GB"/>
        </w:rPr>
        <w:t>https://doi.org/10.1177/0969733020948115</w:t>
      </w:r>
    </w:p>
    <w:p w14:paraId="3BD1EA08" w14:textId="16853974" w:rsidR="00BD3D9B" w:rsidRPr="00122B6E" w:rsidRDefault="006D10E5" w:rsidP="007A1DD2">
      <w:pPr>
        <w:pStyle w:val="ReferencesWE"/>
        <w:shd w:val="clear" w:color="000000" w:fill="auto"/>
        <w:rPr>
          <w:lang w:val="en-GB"/>
        </w:rPr>
      </w:pPr>
      <w:bookmarkStart w:id="328" w:name="Morris_et_al__2025"/>
      <w:bookmarkEnd w:id="325"/>
      <w:r w:rsidRPr="00122B6E">
        <w:rPr>
          <w:rStyle w:val="SurName"/>
          <w:shd w:val="clear" w:color="auto" w:fill="auto"/>
          <w:lang w:val="en-GB"/>
        </w:rPr>
        <w:t>Morris</w:t>
      </w:r>
      <w:r w:rsidRPr="00122B6E">
        <w:rPr>
          <w:rStyle w:val="Author"/>
          <w:shd w:val="clear" w:color="auto" w:fill="auto"/>
          <w:lang w:val="en-GB"/>
        </w:rPr>
        <w:t xml:space="preserve">, </w:t>
      </w:r>
      <w:r w:rsidRPr="00122B6E">
        <w:rPr>
          <w:rStyle w:val="GivenName"/>
          <w:shd w:val="clear" w:color="auto" w:fill="auto"/>
          <w:lang w:val="en-GB"/>
        </w:rPr>
        <w:t>J.N.</w:t>
      </w:r>
      <w:r w:rsidRPr="00122B6E">
        <w:rPr>
          <w:rStyle w:val="Author"/>
          <w:shd w:val="clear" w:color="auto" w:fill="auto"/>
          <w:lang w:val="en-GB"/>
        </w:rPr>
        <w:t xml:space="preserve">, </w:t>
      </w:r>
      <w:r w:rsidRPr="00122B6E">
        <w:rPr>
          <w:rStyle w:val="SurName"/>
          <w:shd w:val="clear" w:color="auto" w:fill="auto"/>
          <w:lang w:val="en-GB"/>
        </w:rPr>
        <w:t>James</w:t>
      </w:r>
      <w:r w:rsidRPr="00122B6E">
        <w:rPr>
          <w:rStyle w:val="Author"/>
          <w:shd w:val="clear" w:color="auto" w:fill="auto"/>
          <w:lang w:val="en-GB"/>
        </w:rPr>
        <w:t xml:space="preserve">, </w:t>
      </w:r>
      <w:r w:rsidRPr="00122B6E">
        <w:rPr>
          <w:rStyle w:val="GivenName"/>
          <w:shd w:val="clear" w:color="auto" w:fill="auto"/>
          <w:lang w:val="en-GB"/>
        </w:rPr>
        <w:t>M.L.</w:t>
      </w:r>
      <w:r w:rsidRPr="00122B6E">
        <w:rPr>
          <w:rStyle w:val="Author"/>
          <w:shd w:val="clear" w:color="auto" w:fill="auto"/>
          <w:lang w:val="en-GB"/>
        </w:rPr>
        <w:t xml:space="preserve">, </w:t>
      </w:r>
      <w:r w:rsidRPr="00122B6E">
        <w:rPr>
          <w:rStyle w:val="SurName"/>
          <w:shd w:val="clear" w:color="auto" w:fill="auto"/>
          <w:lang w:val="en-GB"/>
        </w:rPr>
        <w:t>Fries</w:t>
      </w:r>
      <w:r w:rsidRPr="00122B6E">
        <w:rPr>
          <w:rStyle w:val="Author"/>
          <w:shd w:val="clear" w:color="auto" w:fill="auto"/>
          <w:lang w:val="en-GB"/>
        </w:rPr>
        <w:t xml:space="preserve">, </w:t>
      </w:r>
      <w:r w:rsidRPr="00122B6E">
        <w:rPr>
          <w:rStyle w:val="GivenName"/>
          <w:shd w:val="clear" w:color="auto" w:fill="auto"/>
          <w:lang w:val="en-GB"/>
        </w:rPr>
        <w:t>B.E.</w:t>
      </w:r>
      <w:del w:id="329" w:author="Raja Pari" w:date="2026-04-01T20:58:00Z" w16du:dateUtc="2026-04-01T15:28:00Z">
        <w:r w:rsidRPr="00122B6E" w:rsidDel="007A1DD2">
          <w:rPr>
            <w:rStyle w:val="Author"/>
            <w:shd w:val="clear" w:color="auto" w:fill="auto"/>
            <w:lang w:val="en-GB"/>
          </w:rPr>
          <w:delText>,</w:delText>
        </w:r>
      </w:del>
      <w:r w:rsidRPr="00122B6E">
        <w:rPr>
          <w:rStyle w:val="Author"/>
          <w:shd w:val="clear" w:color="auto" w:fill="auto"/>
          <w:lang w:val="en-GB"/>
        </w:rPr>
        <w:t xml:space="preserve"> </w:t>
      </w:r>
      <w:ins w:id="330" w:author="Raja Pari" w:date="2026-04-01T20:58:00Z" w16du:dateUtc="2026-04-01T15:28:00Z">
        <w:r w:rsidR="007A1DD2">
          <w:rPr>
            <w:rStyle w:val="Author"/>
            <w:shd w:val="clear" w:color="auto" w:fill="auto"/>
            <w:lang w:val="en-GB"/>
          </w:rPr>
          <w:t xml:space="preserve">and </w:t>
        </w:r>
      </w:ins>
      <w:r w:rsidRPr="00122B6E">
        <w:rPr>
          <w:rStyle w:val="SurName"/>
          <w:shd w:val="clear" w:color="auto" w:fill="auto"/>
          <w:lang w:val="en-GB"/>
        </w:rPr>
        <w:t>Hirdes</w:t>
      </w:r>
      <w:r w:rsidRPr="00122B6E">
        <w:rPr>
          <w:rStyle w:val="Author"/>
          <w:shd w:val="clear" w:color="auto" w:fill="auto"/>
          <w:lang w:val="en-GB"/>
        </w:rPr>
        <w:t xml:space="preserve">, </w:t>
      </w:r>
      <w:r w:rsidRPr="00122B6E">
        <w:rPr>
          <w:rStyle w:val="GivenName"/>
          <w:shd w:val="clear" w:color="auto" w:fill="auto"/>
          <w:lang w:val="en-GB"/>
        </w:rPr>
        <w:t>J.P.</w:t>
      </w:r>
      <w:r w:rsidRPr="00122B6E">
        <w:rPr>
          <w:rStyle w:val="Author"/>
          <w:shd w:val="clear" w:color="auto" w:fill="auto"/>
          <w:lang w:val="en-GB"/>
        </w:rPr>
        <w:t xml:space="preserve"> </w:t>
      </w:r>
      <w:r w:rsidRPr="00122B6E">
        <w:rPr>
          <w:rStyle w:val="Collab"/>
          <w:shd w:val="clear" w:color="auto" w:fill="auto"/>
          <w:lang w:val="en-GB"/>
        </w:rPr>
        <w:t>(n.d.)</w:t>
      </w:r>
      <w:r w:rsidRPr="00122B6E">
        <w:rPr>
          <w:rStyle w:val="Author"/>
          <w:shd w:val="clear" w:color="auto" w:fill="auto"/>
          <w:lang w:val="en-GB"/>
        </w:rPr>
        <w:t>.</w:t>
      </w:r>
      <w:r w:rsidRPr="00122B6E">
        <w:rPr>
          <w:lang w:val="en-GB"/>
        </w:rPr>
        <w:t xml:space="preserve"> </w:t>
      </w:r>
      <w:r w:rsidR="00BD3D9B" w:rsidRPr="00122B6E">
        <w:rPr>
          <w:rStyle w:val="OtherTitle"/>
          <w:i/>
          <w:shd w:val="clear" w:color="auto" w:fill="auto"/>
          <w:lang w:val="en-GB"/>
        </w:rPr>
        <w:t>InterRAI Self-Reported Quality of Life Survey for Long Term Care Facilities</w:t>
      </w:r>
      <w:r w:rsidR="00BD3D9B" w:rsidRPr="00122B6E">
        <w:rPr>
          <w:rStyle w:val="OtherTitle"/>
          <w:i/>
          <w:shd w:val="clear" w:color="auto" w:fill="auto"/>
          <w:vertAlign w:val="superscript"/>
          <w:lang w:val="en-GB"/>
        </w:rPr>
        <w:t>©</w:t>
      </w:r>
      <w:r w:rsidRPr="00122B6E">
        <w:rPr>
          <w:lang w:val="en-GB"/>
        </w:rPr>
        <w:t>.</w:t>
      </w:r>
      <w:del w:id="331" w:author="Raja Pari" w:date="2026-04-01T20:58:00Z" w16du:dateUtc="2026-04-01T15:28:00Z">
        <w:r w:rsidRPr="00122B6E" w:rsidDel="007A1DD2">
          <w:rPr>
            <w:lang w:val="en-GB"/>
          </w:rPr>
          <w:delText xml:space="preserve"> </w:delText>
        </w:r>
        <w:r w:rsidRPr="00122B6E" w:rsidDel="007A1DD2">
          <w:rPr>
            <w:rStyle w:val="JournalTitle"/>
            <w:shd w:val="clear" w:color="auto" w:fill="auto"/>
            <w:lang w:val="en-GB"/>
          </w:rPr>
          <w:delText>Retrieved November 29</w:delText>
        </w:r>
        <w:r w:rsidRPr="00122B6E" w:rsidDel="007A1DD2">
          <w:rPr>
            <w:lang w:val="en-GB"/>
          </w:rPr>
          <w:delText xml:space="preserve">, </w:delText>
        </w:r>
        <w:r w:rsidRPr="00122B6E" w:rsidDel="007A1DD2">
          <w:rPr>
            <w:rStyle w:val="Year"/>
            <w:shd w:val="clear" w:color="auto" w:fill="auto"/>
            <w:lang w:val="en-GB"/>
          </w:rPr>
          <w:delText>2025</w:delText>
        </w:r>
        <w:r w:rsidRPr="00122B6E" w:rsidDel="007A1DD2">
          <w:rPr>
            <w:lang w:val="en-GB"/>
          </w:rPr>
          <w:delText>, from</w:delText>
        </w:r>
      </w:del>
      <w:r w:rsidRPr="00122B6E">
        <w:rPr>
          <w:lang w:val="en-GB"/>
        </w:rPr>
        <w:t xml:space="preserve"> </w:t>
      </w:r>
      <w:r w:rsidR="009025A9">
        <w:rPr>
          <w:lang w:val="en-GB"/>
        </w:rPr>
        <w:t xml:space="preserve">Available at: </w:t>
      </w:r>
      <w:r w:rsidRPr="00122B6E">
        <w:rPr>
          <w:rStyle w:val="Web"/>
          <w:shd w:val="clear" w:color="auto" w:fill="auto"/>
          <w:lang w:val="en-GB"/>
        </w:rPr>
        <w:t>https://interrai.org/instrument-category/quality-of-life/</w:t>
      </w:r>
      <w:ins w:id="332" w:author="Raja Pari" w:date="2026-04-01T20:58:00Z" w16du:dateUtc="2026-04-01T15:28:00Z">
        <w:r w:rsidR="007A1DD2">
          <w:rPr>
            <w:rStyle w:val="Web"/>
            <w:shd w:val="clear" w:color="auto" w:fill="auto"/>
            <w:lang w:val="en-GB"/>
          </w:rPr>
          <w:t xml:space="preserve"> </w:t>
        </w:r>
      </w:ins>
      <w:ins w:id="333" w:author="Raja Pari" w:date="2026-04-01T20:59:00Z" w16du:dateUtc="2026-04-01T15:29:00Z">
        <w:r w:rsidR="007A1DD2">
          <w:rPr>
            <w:rStyle w:val="Web"/>
            <w:shd w:val="clear" w:color="auto" w:fill="auto"/>
            <w:lang w:val="en-GB"/>
          </w:rPr>
          <w:t>(</w:t>
        </w:r>
        <w:r w:rsidR="007A1DD2">
          <w:rPr>
            <w:rStyle w:val="JournalTitle"/>
            <w:shd w:val="clear" w:color="auto" w:fill="auto"/>
            <w:lang w:val="en-GB"/>
          </w:rPr>
          <w:t>Accessed:</w:t>
        </w:r>
        <w:r w:rsidR="007A1DD2" w:rsidRPr="00122B6E">
          <w:rPr>
            <w:rStyle w:val="JournalTitle"/>
            <w:shd w:val="clear" w:color="auto" w:fill="auto"/>
            <w:lang w:val="en-GB"/>
          </w:rPr>
          <w:t xml:space="preserve"> </w:t>
        </w:r>
        <w:r w:rsidR="007A1DD2">
          <w:rPr>
            <w:rStyle w:val="JournalTitle"/>
            <w:shd w:val="clear" w:color="auto" w:fill="auto"/>
            <w:lang w:val="en-GB"/>
          </w:rPr>
          <w:t xml:space="preserve">29 </w:t>
        </w:r>
        <w:r w:rsidR="007A1DD2" w:rsidRPr="00122B6E">
          <w:rPr>
            <w:rStyle w:val="JournalTitle"/>
            <w:shd w:val="clear" w:color="auto" w:fill="auto"/>
            <w:lang w:val="en-GB"/>
          </w:rPr>
          <w:t>November</w:t>
        </w:r>
        <w:r w:rsidR="007A1DD2" w:rsidRPr="00122B6E">
          <w:rPr>
            <w:lang w:val="en-GB"/>
          </w:rPr>
          <w:t xml:space="preserve"> </w:t>
        </w:r>
        <w:r w:rsidR="007A1DD2" w:rsidRPr="00122B6E">
          <w:rPr>
            <w:rStyle w:val="Year"/>
            <w:shd w:val="clear" w:color="auto" w:fill="auto"/>
            <w:lang w:val="en-GB"/>
          </w:rPr>
          <w:t>2025</w:t>
        </w:r>
        <w:r w:rsidR="007A1DD2">
          <w:rPr>
            <w:rStyle w:val="Web"/>
            <w:shd w:val="clear" w:color="auto" w:fill="auto"/>
            <w:lang w:val="en-GB"/>
          </w:rPr>
          <w:t>)</w:t>
        </w:r>
      </w:ins>
    </w:p>
    <w:p w14:paraId="0E9228CC" w14:textId="13969BBA" w:rsidR="00BD3D9B" w:rsidRPr="00122B6E" w:rsidRDefault="002F1BC9" w:rsidP="00122B6E">
      <w:pPr>
        <w:pStyle w:val="ReferencesJN"/>
        <w:shd w:val="clear" w:color="000000" w:fill="auto"/>
        <w:rPr>
          <w:lang w:val="en-GB"/>
        </w:rPr>
      </w:pPr>
      <w:bookmarkStart w:id="334" w:name="Morris_et_al__2018"/>
      <w:bookmarkEnd w:id="328"/>
      <w:r w:rsidRPr="00122B6E">
        <w:rPr>
          <w:rStyle w:val="SurName"/>
          <w:shd w:val="clear" w:color="auto" w:fill="auto"/>
          <w:lang w:val="en-GB"/>
        </w:rPr>
        <w:t>Morris</w:t>
      </w:r>
      <w:r w:rsidRPr="00122B6E">
        <w:rPr>
          <w:rStyle w:val="Author"/>
          <w:shd w:val="clear" w:color="auto" w:fill="auto"/>
          <w:lang w:val="en-GB"/>
        </w:rPr>
        <w:t xml:space="preserve">, </w:t>
      </w:r>
      <w:r w:rsidRPr="00122B6E">
        <w:rPr>
          <w:rStyle w:val="GivenName"/>
          <w:shd w:val="clear" w:color="auto" w:fill="auto"/>
          <w:lang w:val="en-GB"/>
        </w:rPr>
        <w:t>L.</w:t>
      </w:r>
      <w:r w:rsidRPr="00122B6E">
        <w:rPr>
          <w:rStyle w:val="Author"/>
          <w:shd w:val="clear" w:color="auto" w:fill="auto"/>
          <w:lang w:val="en-GB"/>
        </w:rPr>
        <w:t xml:space="preserve">, </w:t>
      </w:r>
      <w:r w:rsidRPr="00122B6E">
        <w:rPr>
          <w:rStyle w:val="SurName"/>
          <w:shd w:val="clear" w:color="auto" w:fill="auto"/>
          <w:lang w:val="en-GB"/>
        </w:rPr>
        <w:t>Horne</w:t>
      </w:r>
      <w:r w:rsidRPr="00122B6E">
        <w:rPr>
          <w:rStyle w:val="Author"/>
          <w:shd w:val="clear" w:color="auto" w:fill="auto"/>
          <w:lang w:val="en-GB"/>
        </w:rPr>
        <w:t xml:space="preserve">, </w:t>
      </w:r>
      <w:r w:rsidRPr="00122B6E">
        <w:rPr>
          <w:rStyle w:val="GivenName"/>
          <w:shd w:val="clear" w:color="auto" w:fill="auto"/>
          <w:lang w:val="en-GB"/>
        </w:rPr>
        <w:t>M.</w:t>
      </w:r>
      <w:r w:rsidRPr="00122B6E">
        <w:rPr>
          <w:rStyle w:val="Author"/>
          <w:shd w:val="clear" w:color="auto" w:fill="auto"/>
          <w:lang w:val="en-GB"/>
        </w:rPr>
        <w:t xml:space="preserve">, </w:t>
      </w:r>
      <w:r w:rsidRPr="00122B6E">
        <w:rPr>
          <w:rStyle w:val="SurName"/>
          <w:shd w:val="clear" w:color="auto" w:fill="auto"/>
          <w:lang w:val="en-GB"/>
        </w:rPr>
        <w:t>McEvoy</w:t>
      </w:r>
      <w:r w:rsidRPr="00122B6E">
        <w:rPr>
          <w:rStyle w:val="Author"/>
          <w:shd w:val="clear" w:color="auto" w:fill="auto"/>
          <w:lang w:val="en-GB"/>
        </w:rPr>
        <w:t xml:space="preserve">, </w:t>
      </w:r>
      <w:r w:rsidRPr="00122B6E">
        <w:rPr>
          <w:rStyle w:val="GivenName"/>
          <w:shd w:val="clear" w:color="auto" w:fill="auto"/>
          <w:lang w:val="en-GB"/>
        </w:rPr>
        <w:t>P.</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Williamson</w:t>
      </w:r>
      <w:r w:rsidRPr="00122B6E">
        <w:rPr>
          <w:rStyle w:val="Author"/>
          <w:shd w:val="clear" w:color="auto" w:fill="auto"/>
          <w:lang w:val="en-GB"/>
        </w:rPr>
        <w:t xml:space="preserve">, </w:t>
      </w:r>
      <w:r w:rsidRPr="00122B6E">
        <w:rPr>
          <w:rStyle w:val="GivenName"/>
          <w:shd w:val="clear" w:color="auto" w:fill="auto"/>
          <w:lang w:val="en-GB"/>
        </w:rPr>
        <w:t>T</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(2018</w:t>
      </w:r>
      <w:r w:rsidR="00B61238">
        <w:rPr>
          <w:rStyle w:val="Year"/>
          <w:shd w:val="clear" w:color="auto" w:fill="auto"/>
          <w:lang w:val="en-GB"/>
        </w:rPr>
        <w:t>) ‘</w:t>
      </w:r>
      <w:r w:rsidRPr="00122B6E">
        <w:rPr>
          <w:rStyle w:val="ArtlTitle"/>
          <w:shd w:val="clear" w:color="auto" w:fill="auto"/>
          <w:lang w:val="en-GB"/>
        </w:rPr>
        <w:t>Communication training</w:t>
      </w:r>
      <w:r w:rsidR="00907458" w:rsidRPr="00122B6E">
        <w:rPr>
          <w:rStyle w:val="ArtlTitle"/>
          <w:shd w:val="clear" w:color="auto" w:fill="auto"/>
          <w:lang w:val="en-GB"/>
        </w:rPr>
        <w:t xml:space="preserve"> </w:t>
      </w:r>
      <w:r w:rsidRPr="00122B6E">
        <w:rPr>
          <w:rStyle w:val="ArtlTitle"/>
          <w:shd w:val="clear" w:color="auto" w:fill="auto"/>
          <w:lang w:val="en-GB"/>
        </w:rPr>
        <w:t xml:space="preserve">interventions for family and professional carers of people living with dementia: </w:t>
      </w:r>
      <w:r w:rsidR="00226E00" w:rsidRPr="00122B6E">
        <w:rPr>
          <w:rStyle w:val="ArtlTitle"/>
          <w:shd w:val="clear" w:color="auto" w:fill="auto"/>
          <w:lang w:val="en-GB"/>
        </w:rPr>
        <w:t>A</w:t>
      </w:r>
      <w:r w:rsidRPr="00122B6E">
        <w:rPr>
          <w:rStyle w:val="ArtlTitle"/>
          <w:shd w:val="clear" w:color="auto" w:fill="auto"/>
          <w:lang w:val="en-GB"/>
        </w:rPr>
        <w:t xml:space="preserve"> systematic review of effectiveness, acceptability and conceptual basis</w:t>
      </w:r>
      <w:r w:rsidR="00C22900">
        <w:rPr>
          <w:rStyle w:val="ArtlTitle"/>
          <w:shd w:val="clear" w:color="auto" w:fill="auto"/>
          <w:lang w:val="en-GB"/>
        </w:rPr>
        <w:t xml:space="preserve">’, </w:t>
      </w:r>
      <w:r w:rsidR="00BD3D9B" w:rsidRPr="00122B6E">
        <w:rPr>
          <w:rStyle w:val="JournalTitle"/>
          <w:i/>
          <w:shd w:val="clear" w:color="auto" w:fill="auto"/>
          <w:lang w:val="en-GB"/>
        </w:rPr>
        <w:t>Aging &amp; Mental Health</w:t>
      </w:r>
      <w:r w:rsidRPr="00122B6E">
        <w:rPr>
          <w:lang w:val="en-GB"/>
        </w:rPr>
        <w:t>,</w:t>
      </w:r>
      <w:r w:rsidR="00BD3D9B" w:rsidRPr="00122B6E">
        <w:rPr>
          <w:lang w:val="en-GB"/>
        </w:rPr>
        <w:t xml:space="preserve"> </w:t>
      </w:r>
      <w:r w:rsidR="00BD3D9B" w:rsidRPr="005C7698">
        <w:rPr>
          <w:rStyle w:val="Volume"/>
          <w:iCs/>
          <w:shd w:val="clear" w:color="auto" w:fill="auto"/>
          <w:lang w:val="en-GB"/>
        </w:rPr>
        <w:t>22</w:t>
      </w:r>
      <w:r w:rsidRPr="00122B6E">
        <w:rPr>
          <w:lang w:val="en-GB"/>
        </w:rPr>
        <w:t>(</w:t>
      </w:r>
      <w:r w:rsidRPr="00122B6E">
        <w:rPr>
          <w:rStyle w:val="Issue"/>
          <w:shd w:val="clear" w:color="auto" w:fill="auto"/>
          <w:lang w:val="en-GB"/>
        </w:rPr>
        <w:t>7</w:t>
      </w:r>
      <w:r w:rsidRPr="00122B6E">
        <w:rPr>
          <w:lang w:val="en-GB"/>
        </w:rPr>
        <w:t xml:space="preserve">), </w:t>
      </w:r>
      <w:r w:rsidR="00C2060B">
        <w:rPr>
          <w:lang w:val="en-GB"/>
        </w:rPr>
        <w:t xml:space="preserve">pp. </w:t>
      </w:r>
      <w:r w:rsidRPr="00122B6E">
        <w:rPr>
          <w:rStyle w:val="FirstPage"/>
          <w:shd w:val="clear" w:color="auto" w:fill="auto"/>
          <w:lang w:val="en-GB"/>
        </w:rPr>
        <w:t>863</w:t>
      </w:r>
      <w:r w:rsidRPr="00122B6E">
        <w:rPr>
          <w:lang w:val="en-GB"/>
        </w:rPr>
        <w:t>–</w:t>
      </w:r>
      <w:r w:rsidRPr="00122B6E">
        <w:rPr>
          <w:rStyle w:val="LastPage"/>
          <w:shd w:val="clear" w:color="auto" w:fill="auto"/>
          <w:lang w:val="en-GB"/>
        </w:rPr>
        <w:t>880</w:t>
      </w:r>
      <w:r w:rsidRPr="00122B6E">
        <w:rPr>
          <w:lang w:val="en-GB"/>
        </w:rPr>
        <w:t xml:space="preserve">. </w:t>
      </w:r>
      <w:r w:rsidR="009025A9">
        <w:rPr>
          <w:lang w:val="en-GB"/>
        </w:rPr>
        <w:t xml:space="preserve">Available at: </w:t>
      </w:r>
      <w:r w:rsidR="0032789C" w:rsidRPr="00122B6E">
        <w:rPr>
          <w:rStyle w:val="DOI"/>
          <w:shd w:val="clear" w:color="auto" w:fill="auto"/>
          <w:lang w:val="en-GB"/>
        </w:rPr>
        <w:t>https://doi.org/10.1080/13607863.2017.1399343</w:t>
      </w:r>
    </w:p>
    <w:p w14:paraId="5C5E072E" w14:textId="6FE59A0E" w:rsidR="00BD3D9B" w:rsidRPr="00122B6E" w:rsidRDefault="00292702" w:rsidP="00122B6E">
      <w:pPr>
        <w:pStyle w:val="ReferencesJN"/>
        <w:shd w:val="clear" w:color="000000" w:fill="auto"/>
        <w:rPr>
          <w:lang w:val="en-GB"/>
        </w:rPr>
      </w:pPr>
      <w:bookmarkStart w:id="335" w:name="ONeill_et_al__2023"/>
      <w:bookmarkEnd w:id="334"/>
      <w:r w:rsidRPr="00122B6E">
        <w:rPr>
          <w:rStyle w:val="SurName"/>
          <w:shd w:val="clear" w:color="auto" w:fill="auto"/>
          <w:lang w:val="en-GB"/>
        </w:rPr>
        <w:t>O</w:t>
      </w:r>
      <w:r w:rsidR="00BD3D9B" w:rsidRPr="00122B6E">
        <w:rPr>
          <w:rStyle w:val="SurName"/>
          <w:shd w:val="clear" w:color="auto" w:fill="auto"/>
          <w:lang w:val="en-GB"/>
        </w:rPr>
        <w:t>’</w:t>
      </w:r>
      <w:r w:rsidRPr="00122B6E">
        <w:rPr>
          <w:rStyle w:val="SurName"/>
          <w:shd w:val="clear" w:color="auto" w:fill="auto"/>
          <w:lang w:val="en-GB"/>
        </w:rPr>
        <w:t>Neill</w:t>
      </w:r>
      <w:r w:rsidRPr="00122B6E">
        <w:rPr>
          <w:rStyle w:val="Author"/>
          <w:shd w:val="clear" w:color="auto" w:fill="auto"/>
          <w:lang w:val="en-GB"/>
        </w:rPr>
        <w:t xml:space="preserve">, </w:t>
      </w:r>
      <w:r w:rsidRPr="00122B6E">
        <w:rPr>
          <w:rStyle w:val="GivenName"/>
          <w:shd w:val="clear" w:color="auto" w:fill="auto"/>
          <w:lang w:val="en-GB"/>
        </w:rPr>
        <w:t>M.</w:t>
      </w:r>
      <w:r w:rsidRPr="00122B6E">
        <w:rPr>
          <w:rStyle w:val="Author"/>
          <w:shd w:val="clear" w:color="auto" w:fill="auto"/>
          <w:lang w:val="en-GB"/>
        </w:rPr>
        <w:t xml:space="preserve"> </w:t>
      </w:r>
      <w:r w:rsidR="00B56E4F">
        <w:rPr>
          <w:rStyle w:val="Author"/>
          <w:shd w:val="clear" w:color="auto" w:fill="auto"/>
          <w:lang w:val="en-GB"/>
        </w:rPr>
        <w:t>and</w:t>
      </w:r>
      <w:r w:rsidR="00226E00" w:rsidRPr="00122B6E">
        <w:rPr>
          <w:rStyle w:val="Author"/>
          <w:shd w:val="clear" w:color="auto" w:fill="auto"/>
          <w:lang w:val="en-GB"/>
        </w:rPr>
        <w:t xml:space="preserve"> </w:t>
      </w:r>
      <w:r w:rsidRPr="00122B6E">
        <w:rPr>
          <w:rStyle w:val="SurName"/>
          <w:shd w:val="clear" w:color="auto" w:fill="auto"/>
          <w:lang w:val="en-GB"/>
        </w:rPr>
        <w:t>Ryan</w:t>
      </w:r>
      <w:r w:rsidRPr="00122B6E">
        <w:rPr>
          <w:rStyle w:val="Author"/>
          <w:shd w:val="clear" w:color="auto" w:fill="auto"/>
          <w:lang w:val="en-GB"/>
        </w:rPr>
        <w:t xml:space="preserve">, </w:t>
      </w:r>
      <w:r w:rsidRPr="00122B6E">
        <w:rPr>
          <w:rStyle w:val="GivenName"/>
          <w:shd w:val="clear" w:color="auto" w:fill="auto"/>
          <w:lang w:val="en-GB"/>
        </w:rPr>
        <w:t>A</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(2023</w:t>
      </w:r>
      <w:r w:rsidR="00B61238">
        <w:rPr>
          <w:rStyle w:val="Year"/>
          <w:shd w:val="clear" w:color="auto" w:fill="auto"/>
          <w:lang w:val="en-GB"/>
        </w:rPr>
        <w:t>) ‘</w:t>
      </w:r>
      <w:r w:rsidRPr="00122B6E">
        <w:rPr>
          <w:rStyle w:val="ArtlTitle"/>
          <w:shd w:val="clear" w:color="auto" w:fill="auto"/>
          <w:lang w:val="en-GB"/>
        </w:rPr>
        <w:t>Experiences and perceptions of older people making the</w:t>
      </w:r>
      <w:r w:rsidR="00907458" w:rsidRPr="00122B6E">
        <w:rPr>
          <w:rStyle w:val="ArtlTitle"/>
          <w:shd w:val="clear" w:color="auto" w:fill="auto"/>
          <w:lang w:val="en-GB"/>
        </w:rPr>
        <w:t xml:space="preserve"> </w:t>
      </w:r>
      <w:r w:rsidRPr="00122B6E">
        <w:rPr>
          <w:rStyle w:val="ArtlTitle"/>
          <w:shd w:val="clear" w:color="auto" w:fill="auto"/>
          <w:lang w:val="en-GB"/>
        </w:rPr>
        <w:t>transition to living in a care home: An integrative literature review</w:t>
      </w:r>
      <w:r w:rsidR="00C22900">
        <w:rPr>
          <w:lang w:val="en-GB"/>
        </w:rPr>
        <w:t xml:space="preserve">’, </w:t>
      </w:r>
      <w:r w:rsidR="00BD3D9B" w:rsidRPr="00122B6E">
        <w:rPr>
          <w:rStyle w:val="JournalTitle"/>
          <w:i/>
          <w:shd w:val="clear" w:color="auto" w:fill="auto"/>
          <w:lang w:val="en-GB"/>
        </w:rPr>
        <w:t>International Journal of Research in Nursing</w:t>
      </w:r>
      <w:r w:rsidR="00BD3D9B" w:rsidRPr="005C7698">
        <w:rPr>
          <w:lang w:val="en-GB"/>
        </w:rPr>
        <w:t xml:space="preserve">, </w:t>
      </w:r>
      <w:r w:rsidR="00BD3D9B" w:rsidRPr="005C7698">
        <w:rPr>
          <w:rStyle w:val="Volume"/>
          <w:shd w:val="clear" w:color="auto" w:fill="auto"/>
          <w:lang w:val="en-GB"/>
        </w:rPr>
        <w:t>14</w:t>
      </w:r>
      <w:r w:rsidRPr="00122B6E">
        <w:rPr>
          <w:lang w:val="en-GB"/>
        </w:rPr>
        <w:t>(</w:t>
      </w:r>
      <w:r w:rsidRPr="00122B6E">
        <w:rPr>
          <w:rStyle w:val="Issue"/>
          <w:shd w:val="clear" w:color="auto" w:fill="auto"/>
          <w:lang w:val="en-GB"/>
        </w:rPr>
        <w:t>1</w:t>
      </w:r>
      <w:r w:rsidRPr="00122B6E">
        <w:rPr>
          <w:lang w:val="en-GB"/>
        </w:rPr>
        <w:t xml:space="preserve">), </w:t>
      </w:r>
      <w:r w:rsidR="00C2060B">
        <w:rPr>
          <w:lang w:val="en-GB"/>
        </w:rPr>
        <w:t xml:space="preserve">pp. </w:t>
      </w:r>
      <w:r w:rsidRPr="00122B6E">
        <w:rPr>
          <w:rStyle w:val="FirstPage"/>
          <w:shd w:val="clear" w:color="auto" w:fill="auto"/>
          <w:lang w:val="en-GB"/>
        </w:rPr>
        <w:t>1</w:t>
      </w:r>
      <w:r w:rsidR="00226E00" w:rsidRPr="00122B6E">
        <w:rPr>
          <w:lang w:val="en-GB"/>
        </w:rPr>
        <w:t>–</w:t>
      </w:r>
      <w:r w:rsidRPr="00122B6E">
        <w:rPr>
          <w:rStyle w:val="LastPage"/>
          <w:shd w:val="clear" w:color="auto" w:fill="auto"/>
          <w:lang w:val="en-GB"/>
        </w:rPr>
        <w:t>18</w:t>
      </w:r>
      <w:r w:rsidRPr="00122B6E">
        <w:rPr>
          <w:lang w:val="en-GB"/>
        </w:rPr>
        <w:t xml:space="preserve">. </w:t>
      </w:r>
      <w:r w:rsidR="009025A9">
        <w:rPr>
          <w:lang w:val="en-GB"/>
        </w:rPr>
        <w:t xml:space="preserve">Available at: </w:t>
      </w:r>
      <w:r w:rsidR="0081534A" w:rsidRPr="00122B6E">
        <w:rPr>
          <w:rStyle w:val="DOI"/>
          <w:shd w:val="clear" w:color="auto" w:fill="auto"/>
          <w:lang w:val="en-GB"/>
        </w:rPr>
        <w:t>https://doi.org/10.3844/ijrnsp.2023.1.18</w:t>
      </w:r>
    </w:p>
    <w:p w14:paraId="4FE4530C" w14:textId="490E4013" w:rsidR="00641771" w:rsidRPr="00122B6E" w:rsidRDefault="00641771" w:rsidP="00122B6E">
      <w:pPr>
        <w:pStyle w:val="ReferencesWE"/>
        <w:shd w:val="clear" w:color="000000" w:fill="auto"/>
        <w:rPr>
          <w:rFonts w:eastAsia="Times New Roman"/>
          <w:lang w:val="en-GB"/>
        </w:rPr>
      </w:pPr>
      <w:bookmarkStart w:id="336" w:name="Organisation_et_al__2020"/>
      <w:bookmarkEnd w:id="335"/>
      <w:r w:rsidRPr="00122B6E">
        <w:rPr>
          <w:rStyle w:val="Collab"/>
          <w:shd w:val="clear" w:color="auto" w:fill="auto"/>
          <w:lang w:val="en-GB"/>
        </w:rPr>
        <w:t>Organisation for Economic Cooperation and Development.</w:t>
      </w:r>
      <w:r w:rsidRPr="00122B6E">
        <w:rPr>
          <w:lang w:val="en-GB"/>
        </w:rPr>
        <w:t xml:space="preserve"> </w:t>
      </w:r>
      <w:r w:rsidRPr="00122B6E">
        <w:rPr>
          <w:rStyle w:val="Year"/>
          <w:shd w:val="clear" w:color="auto" w:fill="auto"/>
          <w:lang w:val="en-GB"/>
        </w:rPr>
        <w:t>(2020)</w:t>
      </w:r>
      <w:r w:rsidRPr="00122B6E">
        <w:rPr>
          <w:lang w:val="en-GB"/>
        </w:rPr>
        <w:t xml:space="preserve">. </w:t>
      </w:r>
      <w:r w:rsidRPr="00122B6E">
        <w:rPr>
          <w:rStyle w:val="OtherTitle"/>
          <w:i/>
          <w:shd w:val="clear" w:color="auto" w:fill="auto"/>
          <w:lang w:val="en-GB"/>
        </w:rPr>
        <w:t>Who cares? Attracting and retaining care workers for the elderly.</w:t>
      </w:r>
      <w:r w:rsidRPr="00122B6E">
        <w:rPr>
          <w:lang w:val="en-GB"/>
        </w:rPr>
        <w:t xml:space="preserve"> OECD Health Policy Studies. </w:t>
      </w:r>
      <w:r w:rsidR="009025A9">
        <w:rPr>
          <w:lang w:val="en-GB"/>
        </w:rPr>
        <w:t xml:space="preserve">Available at: </w:t>
      </w:r>
      <w:r w:rsidRPr="00122B6E">
        <w:rPr>
          <w:rStyle w:val="Web"/>
          <w:shd w:val="clear" w:color="auto" w:fill="auto"/>
          <w:lang w:val="en-GB"/>
        </w:rPr>
        <w:t>https://www.oecd.org/en/publications/who-cares-attracting-and-retaining-elderly-care-workers_92c0ef68-en.html</w:t>
      </w:r>
    </w:p>
    <w:p w14:paraId="5183FF1D" w14:textId="733088FE" w:rsidR="00BD3D9B" w:rsidRPr="00122B6E" w:rsidRDefault="0081534A" w:rsidP="00122B6E">
      <w:pPr>
        <w:pStyle w:val="ReferencesJN"/>
        <w:shd w:val="clear" w:color="000000" w:fill="auto"/>
        <w:rPr>
          <w:lang w:val="en-GB"/>
        </w:rPr>
      </w:pPr>
      <w:bookmarkStart w:id="337" w:name="Özkaytan_et_al__2023"/>
      <w:bookmarkEnd w:id="336"/>
      <w:r w:rsidRPr="00122B6E">
        <w:rPr>
          <w:rStyle w:val="SurName"/>
          <w:shd w:val="clear" w:color="auto" w:fill="auto"/>
          <w:lang w:val="en-GB"/>
        </w:rPr>
        <w:t>Özkaytan</w:t>
      </w:r>
      <w:r w:rsidRPr="00122B6E">
        <w:rPr>
          <w:rStyle w:val="Author"/>
          <w:shd w:val="clear" w:color="auto" w:fill="auto"/>
          <w:lang w:val="en-GB"/>
        </w:rPr>
        <w:t xml:space="preserve">, </w:t>
      </w:r>
      <w:r w:rsidRPr="00122B6E">
        <w:rPr>
          <w:rStyle w:val="GivenName"/>
          <w:shd w:val="clear" w:color="auto" w:fill="auto"/>
          <w:lang w:val="en-GB"/>
        </w:rPr>
        <w:t>Y.</w:t>
      </w:r>
      <w:r w:rsidRPr="00122B6E">
        <w:rPr>
          <w:rStyle w:val="Author"/>
          <w:shd w:val="clear" w:color="auto" w:fill="auto"/>
          <w:lang w:val="en-GB"/>
        </w:rPr>
        <w:t xml:space="preserve">, </w:t>
      </w:r>
      <w:r w:rsidRPr="00122B6E">
        <w:rPr>
          <w:rStyle w:val="SurName"/>
          <w:shd w:val="clear" w:color="auto" w:fill="auto"/>
          <w:lang w:val="en-GB"/>
        </w:rPr>
        <w:t>Schulz-Nieswandt</w:t>
      </w:r>
      <w:r w:rsidRPr="00122B6E">
        <w:rPr>
          <w:rStyle w:val="Author"/>
          <w:shd w:val="clear" w:color="auto" w:fill="auto"/>
          <w:lang w:val="en-GB"/>
        </w:rPr>
        <w:t xml:space="preserve">, </w:t>
      </w:r>
      <w:r w:rsidRPr="00122B6E">
        <w:rPr>
          <w:rStyle w:val="GivenName"/>
          <w:shd w:val="clear" w:color="auto" w:fill="auto"/>
          <w:lang w:val="en-GB"/>
        </w:rPr>
        <w:t>F.</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Zank</w:t>
      </w:r>
      <w:r w:rsidRPr="00122B6E">
        <w:rPr>
          <w:rStyle w:val="Author"/>
          <w:shd w:val="clear" w:color="auto" w:fill="auto"/>
          <w:lang w:val="en-GB"/>
        </w:rPr>
        <w:t xml:space="preserve">, </w:t>
      </w:r>
      <w:r w:rsidRPr="00122B6E">
        <w:rPr>
          <w:rStyle w:val="GivenName"/>
          <w:shd w:val="clear" w:color="auto" w:fill="auto"/>
          <w:lang w:val="en-GB"/>
        </w:rPr>
        <w:t>S</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(2023</w:t>
      </w:r>
      <w:r w:rsidR="00B61238">
        <w:rPr>
          <w:rStyle w:val="Year"/>
          <w:shd w:val="clear" w:color="auto" w:fill="auto"/>
          <w:lang w:val="en-GB"/>
        </w:rPr>
        <w:t>) ‘</w:t>
      </w:r>
      <w:r w:rsidRPr="00122B6E">
        <w:rPr>
          <w:rStyle w:val="ArtlTitle"/>
          <w:shd w:val="clear" w:color="auto" w:fill="auto"/>
          <w:lang w:val="en-GB"/>
        </w:rPr>
        <w:t>Acute health care provision in rural</w:t>
      </w:r>
      <w:r w:rsidR="00907458" w:rsidRPr="00122B6E">
        <w:rPr>
          <w:rStyle w:val="ArtlTitle"/>
          <w:shd w:val="clear" w:color="auto" w:fill="auto"/>
          <w:lang w:val="en-GB"/>
        </w:rPr>
        <w:t xml:space="preserve"> </w:t>
      </w:r>
      <w:r w:rsidRPr="00122B6E">
        <w:rPr>
          <w:rStyle w:val="ArtlTitle"/>
          <w:shd w:val="clear" w:color="auto" w:fill="auto"/>
          <w:lang w:val="en-GB"/>
        </w:rPr>
        <w:t>long-term care facilities: A scoping review of integrated care models</w:t>
      </w:r>
      <w:r w:rsidR="00C22900">
        <w:rPr>
          <w:rStyle w:val="ArtlTitle"/>
          <w:shd w:val="clear" w:color="auto" w:fill="auto"/>
          <w:lang w:val="en-GB"/>
        </w:rPr>
        <w:t xml:space="preserve">’, </w:t>
      </w:r>
      <w:r w:rsidR="00BD3D9B" w:rsidRPr="00122B6E">
        <w:rPr>
          <w:rStyle w:val="JournalTitle"/>
          <w:i/>
          <w:shd w:val="clear" w:color="auto" w:fill="auto"/>
          <w:lang w:val="en-GB"/>
        </w:rPr>
        <w:t>Journal of the American Medical Directors Association</w:t>
      </w:r>
      <w:r w:rsidR="00BD3D9B" w:rsidRPr="005C7698">
        <w:rPr>
          <w:lang w:val="en-GB"/>
        </w:rPr>
        <w:t xml:space="preserve">, </w:t>
      </w:r>
      <w:r w:rsidR="00BD3D9B" w:rsidRPr="005C7698">
        <w:rPr>
          <w:rStyle w:val="Volume"/>
          <w:shd w:val="clear" w:color="auto" w:fill="auto"/>
          <w:lang w:val="en-GB"/>
        </w:rPr>
        <w:t>24</w:t>
      </w:r>
      <w:r w:rsidRPr="00122B6E">
        <w:rPr>
          <w:lang w:val="en-GB"/>
        </w:rPr>
        <w:t>(</w:t>
      </w:r>
      <w:r w:rsidRPr="00122B6E">
        <w:rPr>
          <w:rStyle w:val="Issue"/>
          <w:shd w:val="clear" w:color="auto" w:fill="auto"/>
          <w:lang w:val="en-GB"/>
        </w:rPr>
        <w:t>10</w:t>
      </w:r>
      <w:r w:rsidRPr="00122B6E">
        <w:rPr>
          <w:lang w:val="en-GB"/>
        </w:rPr>
        <w:t xml:space="preserve">), </w:t>
      </w:r>
      <w:r w:rsidR="00C2060B">
        <w:rPr>
          <w:lang w:val="en-GB"/>
        </w:rPr>
        <w:t xml:space="preserve">pp. </w:t>
      </w:r>
      <w:r w:rsidRPr="00122B6E">
        <w:rPr>
          <w:rStyle w:val="FirstPage"/>
          <w:shd w:val="clear" w:color="auto" w:fill="auto"/>
          <w:lang w:val="en-GB"/>
        </w:rPr>
        <w:t>1447</w:t>
      </w:r>
      <w:r w:rsidRPr="00122B6E">
        <w:rPr>
          <w:lang w:val="en-GB"/>
        </w:rPr>
        <w:t>–</w:t>
      </w:r>
      <w:r w:rsidRPr="00122B6E">
        <w:rPr>
          <w:rStyle w:val="LastPage"/>
          <w:shd w:val="clear" w:color="auto" w:fill="auto"/>
          <w:lang w:val="en-GB"/>
        </w:rPr>
        <w:t>1457</w:t>
      </w:r>
      <w:r w:rsidRPr="00122B6E">
        <w:rPr>
          <w:lang w:val="en-GB"/>
        </w:rPr>
        <w:t xml:space="preserve">.e1. </w:t>
      </w:r>
      <w:r w:rsidR="009025A9">
        <w:rPr>
          <w:lang w:val="en-GB"/>
        </w:rPr>
        <w:t xml:space="preserve">Available at: </w:t>
      </w:r>
      <w:r w:rsidRPr="00122B6E">
        <w:rPr>
          <w:rStyle w:val="DOI"/>
          <w:shd w:val="clear" w:color="auto" w:fill="auto"/>
          <w:lang w:val="en-GB"/>
        </w:rPr>
        <w:t>https://doi.org/10.1016/j.jamda.2023.06.013</w:t>
      </w:r>
    </w:p>
    <w:p w14:paraId="0EBD0822" w14:textId="14D61003" w:rsidR="00BD3D9B" w:rsidRPr="00122B6E" w:rsidRDefault="00EE4FAF" w:rsidP="00122B6E">
      <w:pPr>
        <w:pStyle w:val="ReferencesJN"/>
        <w:shd w:val="clear" w:color="000000" w:fill="auto"/>
        <w:rPr>
          <w:lang w:val="en-GB"/>
        </w:rPr>
      </w:pPr>
      <w:bookmarkStart w:id="338" w:name="Park_et_al__2024"/>
      <w:bookmarkEnd w:id="337"/>
      <w:r w:rsidRPr="00122B6E">
        <w:rPr>
          <w:rStyle w:val="SurName"/>
          <w:shd w:val="clear" w:color="auto" w:fill="auto"/>
          <w:lang w:val="en-GB"/>
        </w:rPr>
        <w:t>Park</w:t>
      </w:r>
      <w:r w:rsidRPr="00122B6E">
        <w:rPr>
          <w:rStyle w:val="Author"/>
          <w:shd w:val="clear" w:color="auto" w:fill="auto"/>
          <w:lang w:val="en-GB"/>
        </w:rPr>
        <w:t xml:space="preserve">, </w:t>
      </w:r>
      <w:r w:rsidRPr="00122B6E">
        <w:rPr>
          <w:rStyle w:val="GivenName"/>
          <w:shd w:val="clear" w:color="auto" w:fill="auto"/>
          <w:lang w:val="en-GB"/>
        </w:rPr>
        <w:t>H.</w:t>
      </w:r>
      <w:r w:rsidRPr="00122B6E">
        <w:rPr>
          <w:rStyle w:val="Author"/>
          <w:shd w:val="clear" w:color="auto" w:fill="auto"/>
          <w:lang w:val="en-GB"/>
        </w:rPr>
        <w:t xml:space="preserve">, </w:t>
      </w:r>
      <w:r w:rsidRPr="00122B6E">
        <w:rPr>
          <w:rStyle w:val="SurName"/>
          <w:shd w:val="clear" w:color="auto" w:fill="auto"/>
          <w:lang w:val="en-GB"/>
        </w:rPr>
        <w:t>Milani</w:t>
      </w:r>
      <w:r w:rsidRPr="00122B6E">
        <w:rPr>
          <w:rStyle w:val="Author"/>
          <w:shd w:val="clear" w:color="auto" w:fill="auto"/>
          <w:lang w:val="en-GB"/>
        </w:rPr>
        <w:t xml:space="preserve">, </w:t>
      </w:r>
      <w:r w:rsidRPr="00122B6E">
        <w:rPr>
          <w:rStyle w:val="GivenName"/>
          <w:shd w:val="clear" w:color="auto" w:fill="auto"/>
          <w:lang w:val="en-GB"/>
        </w:rPr>
        <w:t>C.</w:t>
      </w:r>
      <w:r w:rsidRPr="00122B6E">
        <w:rPr>
          <w:rStyle w:val="Author"/>
          <w:shd w:val="clear" w:color="auto" w:fill="auto"/>
          <w:lang w:val="en-GB"/>
        </w:rPr>
        <w:t xml:space="preserve">, </w:t>
      </w:r>
      <w:r w:rsidRPr="00122B6E">
        <w:rPr>
          <w:rStyle w:val="SurName"/>
          <w:shd w:val="clear" w:color="auto" w:fill="auto"/>
          <w:lang w:val="en-GB"/>
        </w:rPr>
        <w:t>Tanuseputro</w:t>
      </w:r>
      <w:r w:rsidRPr="00122B6E">
        <w:rPr>
          <w:rStyle w:val="Author"/>
          <w:shd w:val="clear" w:color="auto" w:fill="auto"/>
          <w:lang w:val="en-GB"/>
        </w:rPr>
        <w:t xml:space="preserve">, </w:t>
      </w:r>
      <w:r w:rsidRPr="00122B6E">
        <w:rPr>
          <w:rStyle w:val="GivenName"/>
          <w:shd w:val="clear" w:color="auto" w:fill="auto"/>
          <w:lang w:val="en-GB"/>
        </w:rPr>
        <w:t>P.</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Webber</w:t>
      </w:r>
      <w:r w:rsidRPr="00122B6E">
        <w:rPr>
          <w:rStyle w:val="Author"/>
          <w:shd w:val="clear" w:color="auto" w:fill="auto"/>
          <w:lang w:val="en-GB"/>
        </w:rPr>
        <w:t xml:space="preserve">, </w:t>
      </w:r>
      <w:r w:rsidRPr="00122B6E">
        <w:rPr>
          <w:rStyle w:val="GivenName"/>
          <w:shd w:val="clear" w:color="auto" w:fill="auto"/>
          <w:lang w:val="en-GB"/>
        </w:rPr>
        <w:t>C</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(2024</w:t>
      </w:r>
      <w:r w:rsidR="00B61238">
        <w:rPr>
          <w:rStyle w:val="Year"/>
          <w:shd w:val="clear" w:color="auto" w:fill="auto"/>
          <w:lang w:val="en-GB"/>
        </w:rPr>
        <w:t>) ‘</w:t>
      </w:r>
      <w:r w:rsidRPr="00122B6E">
        <w:rPr>
          <w:rStyle w:val="ArtlTitle"/>
          <w:shd w:val="clear" w:color="auto" w:fill="auto"/>
          <w:lang w:val="en-GB"/>
        </w:rPr>
        <w:t>The association between rurality,</w:t>
      </w:r>
      <w:r w:rsidR="00907458" w:rsidRPr="00122B6E">
        <w:rPr>
          <w:rStyle w:val="ArtlTitle"/>
          <w:shd w:val="clear" w:color="auto" w:fill="auto"/>
          <w:lang w:val="en-GB"/>
        </w:rPr>
        <w:t xml:space="preserve"> </w:t>
      </w:r>
      <w:r w:rsidRPr="00122B6E">
        <w:rPr>
          <w:rStyle w:val="ArtlTitle"/>
          <w:shd w:val="clear" w:color="auto" w:fill="auto"/>
          <w:lang w:val="en-GB"/>
        </w:rPr>
        <w:t>places of care and the location of death of long-term care home residents with dementia: A population-based study</w:t>
      </w:r>
      <w:r w:rsidR="00C22900">
        <w:rPr>
          <w:rStyle w:val="ArtlTitle"/>
          <w:shd w:val="clear" w:color="auto" w:fill="auto"/>
          <w:lang w:val="en-GB"/>
        </w:rPr>
        <w:t xml:space="preserve">’, </w:t>
      </w:r>
      <w:r w:rsidR="00BD3D9B" w:rsidRPr="00122B6E">
        <w:rPr>
          <w:rStyle w:val="JournalTitle"/>
          <w:i/>
          <w:shd w:val="clear" w:color="auto" w:fill="auto"/>
          <w:lang w:val="en-GB"/>
        </w:rPr>
        <w:t>Health Reports</w:t>
      </w:r>
      <w:r w:rsidR="00BD3D9B" w:rsidRPr="005C7698">
        <w:rPr>
          <w:lang w:val="en-GB"/>
        </w:rPr>
        <w:t xml:space="preserve">, </w:t>
      </w:r>
      <w:r w:rsidR="00BD3D9B" w:rsidRPr="005C7698">
        <w:rPr>
          <w:rStyle w:val="Volume"/>
          <w:shd w:val="clear" w:color="auto" w:fill="auto"/>
          <w:lang w:val="en-GB"/>
        </w:rPr>
        <w:t>35</w:t>
      </w:r>
      <w:r w:rsidRPr="00122B6E">
        <w:rPr>
          <w:lang w:val="en-GB"/>
        </w:rPr>
        <w:t>(</w:t>
      </w:r>
      <w:r w:rsidRPr="00122B6E">
        <w:rPr>
          <w:rStyle w:val="Issue"/>
          <w:shd w:val="clear" w:color="auto" w:fill="auto"/>
          <w:lang w:val="en-GB"/>
        </w:rPr>
        <w:t>7</w:t>
      </w:r>
      <w:r w:rsidRPr="00122B6E">
        <w:rPr>
          <w:lang w:val="en-GB"/>
        </w:rPr>
        <w:t xml:space="preserve">), </w:t>
      </w:r>
      <w:r w:rsidR="00C2060B">
        <w:rPr>
          <w:lang w:val="en-GB"/>
        </w:rPr>
        <w:t xml:space="preserve">pp. </w:t>
      </w:r>
      <w:r w:rsidRPr="00122B6E">
        <w:rPr>
          <w:rStyle w:val="FirstPage"/>
          <w:shd w:val="clear" w:color="auto" w:fill="auto"/>
          <w:lang w:val="en-GB"/>
        </w:rPr>
        <w:t>3</w:t>
      </w:r>
      <w:r w:rsidR="00226E00" w:rsidRPr="00122B6E">
        <w:rPr>
          <w:lang w:val="en-GB"/>
        </w:rPr>
        <w:t>–</w:t>
      </w:r>
      <w:r w:rsidRPr="00122B6E">
        <w:rPr>
          <w:rStyle w:val="LastPage"/>
          <w:shd w:val="clear" w:color="auto" w:fill="auto"/>
          <w:lang w:val="en-GB"/>
        </w:rPr>
        <w:t>13</w:t>
      </w:r>
      <w:r w:rsidRPr="00122B6E">
        <w:rPr>
          <w:lang w:val="en-GB"/>
        </w:rPr>
        <w:t xml:space="preserve">. </w:t>
      </w:r>
      <w:r w:rsidR="009025A9">
        <w:rPr>
          <w:lang w:val="en-GB"/>
        </w:rPr>
        <w:t xml:space="preserve">Available at: </w:t>
      </w:r>
      <w:r w:rsidRPr="00122B6E">
        <w:rPr>
          <w:rStyle w:val="DOI"/>
          <w:shd w:val="clear" w:color="auto" w:fill="auto"/>
          <w:lang w:val="en-GB"/>
        </w:rPr>
        <w:t>https://doi.org/10.25318/82-003-x202400700001-eng</w:t>
      </w:r>
    </w:p>
    <w:p w14:paraId="14AF7A5B" w14:textId="21376844" w:rsidR="00BD3D9B" w:rsidRPr="00122B6E" w:rsidRDefault="006C32E4" w:rsidP="00122B6E">
      <w:pPr>
        <w:pStyle w:val="ReferencesJN"/>
        <w:shd w:val="clear" w:color="000000" w:fill="auto"/>
        <w:rPr>
          <w:lang w:val="en-GB"/>
        </w:rPr>
      </w:pPr>
      <w:bookmarkStart w:id="339" w:name="Parmar_et_al__2021a"/>
      <w:bookmarkEnd w:id="338"/>
      <w:r w:rsidRPr="00122B6E">
        <w:rPr>
          <w:rStyle w:val="SurName"/>
          <w:shd w:val="clear" w:color="auto" w:fill="auto"/>
          <w:lang w:val="en-GB"/>
        </w:rPr>
        <w:lastRenderedPageBreak/>
        <w:t>Parmar</w:t>
      </w:r>
      <w:r w:rsidRPr="00122B6E">
        <w:rPr>
          <w:rStyle w:val="Author"/>
          <w:shd w:val="clear" w:color="auto" w:fill="auto"/>
          <w:lang w:val="en-GB"/>
        </w:rPr>
        <w:t xml:space="preserve">, </w:t>
      </w:r>
      <w:r w:rsidRPr="00122B6E">
        <w:rPr>
          <w:rStyle w:val="GivenName"/>
          <w:shd w:val="clear" w:color="auto" w:fill="auto"/>
          <w:lang w:val="en-GB"/>
        </w:rPr>
        <w:t>J.</w:t>
      </w:r>
      <w:r w:rsidRPr="00122B6E">
        <w:rPr>
          <w:rStyle w:val="Author"/>
          <w:shd w:val="clear" w:color="auto" w:fill="auto"/>
          <w:lang w:val="en-GB"/>
        </w:rPr>
        <w:t xml:space="preserve">, </w:t>
      </w:r>
      <w:r w:rsidRPr="00122B6E">
        <w:rPr>
          <w:rStyle w:val="SurName"/>
          <w:shd w:val="clear" w:color="auto" w:fill="auto"/>
          <w:lang w:val="en-GB"/>
        </w:rPr>
        <w:t>Anderson</w:t>
      </w:r>
      <w:r w:rsidRPr="00122B6E">
        <w:rPr>
          <w:rStyle w:val="Author"/>
          <w:shd w:val="clear" w:color="auto" w:fill="auto"/>
          <w:lang w:val="en-GB"/>
        </w:rPr>
        <w:t xml:space="preserve">, </w:t>
      </w:r>
      <w:r w:rsidRPr="00122B6E">
        <w:rPr>
          <w:rStyle w:val="GivenName"/>
          <w:shd w:val="clear" w:color="auto" w:fill="auto"/>
          <w:lang w:val="en-GB"/>
        </w:rPr>
        <w:t>S.</w:t>
      </w:r>
      <w:r w:rsidRPr="00122B6E">
        <w:rPr>
          <w:rStyle w:val="Author"/>
          <w:shd w:val="clear" w:color="auto" w:fill="auto"/>
          <w:lang w:val="en-GB"/>
        </w:rPr>
        <w:t xml:space="preserve">, </w:t>
      </w:r>
      <w:r w:rsidRPr="00122B6E">
        <w:rPr>
          <w:rStyle w:val="SurName"/>
          <w:shd w:val="clear" w:color="auto" w:fill="auto"/>
          <w:lang w:val="en-GB"/>
        </w:rPr>
        <w:t>Duggleby</w:t>
      </w:r>
      <w:r w:rsidRPr="00122B6E">
        <w:rPr>
          <w:rStyle w:val="Author"/>
          <w:shd w:val="clear" w:color="auto" w:fill="auto"/>
          <w:lang w:val="en-GB"/>
        </w:rPr>
        <w:t xml:space="preserve">, </w:t>
      </w:r>
      <w:r w:rsidRPr="00122B6E">
        <w:rPr>
          <w:rStyle w:val="GivenName"/>
          <w:shd w:val="clear" w:color="auto" w:fill="auto"/>
          <w:lang w:val="en-GB"/>
        </w:rPr>
        <w:t>W.</w:t>
      </w:r>
      <w:r w:rsidRPr="00122B6E">
        <w:rPr>
          <w:rStyle w:val="Author"/>
          <w:shd w:val="clear" w:color="auto" w:fill="auto"/>
          <w:lang w:val="en-GB"/>
        </w:rPr>
        <w:t xml:space="preserve">, </w:t>
      </w:r>
      <w:r w:rsidRPr="00122B6E">
        <w:rPr>
          <w:rStyle w:val="SurName"/>
          <w:shd w:val="clear" w:color="auto" w:fill="auto"/>
          <w:lang w:val="en-GB"/>
        </w:rPr>
        <w:t>Holroyd-Leduc</w:t>
      </w:r>
      <w:r w:rsidRPr="00122B6E">
        <w:rPr>
          <w:rStyle w:val="Author"/>
          <w:shd w:val="clear" w:color="auto" w:fill="auto"/>
          <w:lang w:val="en-GB"/>
        </w:rPr>
        <w:t xml:space="preserve">, </w:t>
      </w:r>
      <w:r w:rsidRPr="00122B6E">
        <w:rPr>
          <w:rStyle w:val="GivenName"/>
          <w:shd w:val="clear" w:color="auto" w:fill="auto"/>
          <w:lang w:val="en-GB"/>
        </w:rPr>
        <w:t>J.</w:t>
      </w:r>
      <w:r w:rsidRPr="00122B6E">
        <w:rPr>
          <w:rStyle w:val="Author"/>
          <w:shd w:val="clear" w:color="auto" w:fill="auto"/>
          <w:lang w:val="en-GB"/>
        </w:rPr>
        <w:t xml:space="preserve">, </w:t>
      </w:r>
      <w:r w:rsidRPr="00122B6E">
        <w:rPr>
          <w:rStyle w:val="SurName"/>
          <w:shd w:val="clear" w:color="auto" w:fill="auto"/>
          <w:lang w:val="en-GB"/>
        </w:rPr>
        <w:t>Pollard</w:t>
      </w:r>
      <w:r w:rsidRPr="00122B6E">
        <w:rPr>
          <w:rStyle w:val="Author"/>
          <w:shd w:val="clear" w:color="auto" w:fill="auto"/>
          <w:lang w:val="en-GB"/>
        </w:rPr>
        <w:t xml:space="preserve">, </w:t>
      </w:r>
      <w:r w:rsidRPr="00122B6E">
        <w:rPr>
          <w:rStyle w:val="GivenName"/>
          <w:shd w:val="clear" w:color="auto" w:fill="auto"/>
          <w:lang w:val="en-GB"/>
        </w:rPr>
        <w:t>C.</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Brémault-Phillips</w:t>
      </w:r>
      <w:r w:rsidRPr="00122B6E">
        <w:rPr>
          <w:rStyle w:val="Author"/>
          <w:shd w:val="clear" w:color="auto" w:fill="auto"/>
          <w:lang w:val="en-GB"/>
        </w:rPr>
        <w:t xml:space="preserve">, </w:t>
      </w:r>
      <w:r w:rsidRPr="00122B6E">
        <w:rPr>
          <w:rStyle w:val="GivenName"/>
          <w:shd w:val="clear" w:color="auto" w:fill="auto"/>
          <w:lang w:val="en-GB"/>
        </w:rPr>
        <w:t>S</w:t>
      </w:r>
      <w:r w:rsidRPr="00122B6E">
        <w:rPr>
          <w:rStyle w:val="Author"/>
          <w:shd w:val="clear" w:color="auto" w:fill="auto"/>
          <w:lang w:val="en-GB"/>
        </w:rPr>
        <w:t>.</w:t>
      </w:r>
      <w:r w:rsidR="00907458" w:rsidRPr="00122B6E">
        <w:rPr>
          <w:lang w:val="en-GB"/>
        </w:rPr>
        <w:t xml:space="preserve"> </w:t>
      </w:r>
      <w:r w:rsidRPr="00122B6E">
        <w:rPr>
          <w:rStyle w:val="Year"/>
          <w:shd w:val="clear" w:color="auto" w:fill="auto"/>
          <w:lang w:val="en-GB"/>
        </w:rPr>
        <w:t>(2021a</w:t>
      </w:r>
      <w:r w:rsidR="00B61238">
        <w:rPr>
          <w:rStyle w:val="Year"/>
          <w:shd w:val="clear" w:color="auto" w:fill="auto"/>
          <w:lang w:val="en-GB"/>
        </w:rPr>
        <w:t>) ‘</w:t>
      </w:r>
      <w:r w:rsidRPr="00122B6E">
        <w:rPr>
          <w:rStyle w:val="ArtlTitle"/>
          <w:shd w:val="clear" w:color="auto" w:fill="auto"/>
          <w:lang w:val="en-GB"/>
        </w:rPr>
        <w:t>Developing person-centred care competencies for the healthcare workforce to support family caregivers: Caregiver centred care</w:t>
      </w:r>
      <w:r w:rsidR="00C22900">
        <w:rPr>
          <w:rStyle w:val="ArtlTitle"/>
          <w:shd w:val="clear" w:color="auto" w:fill="auto"/>
          <w:lang w:val="en-GB"/>
        </w:rPr>
        <w:t xml:space="preserve">’, </w:t>
      </w:r>
      <w:r w:rsidR="00BD3D9B" w:rsidRPr="00122B6E">
        <w:rPr>
          <w:rStyle w:val="JournalTitle"/>
          <w:i/>
          <w:shd w:val="clear" w:color="auto" w:fill="auto"/>
          <w:lang w:val="en-GB"/>
        </w:rPr>
        <w:t>Health &amp; Social Care in the Community</w:t>
      </w:r>
      <w:r w:rsidR="00BD3D9B" w:rsidRPr="005C7698">
        <w:rPr>
          <w:lang w:val="en-GB"/>
        </w:rPr>
        <w:t xml:space="preserve">, </w:t>
      </w:r>
      <w:r w:rsidR="00BD3D9B" w:rsidRPr="005C7698">
        <w:rPr>
          <w:rStyle w:val="Volume"/>
          <w:shd w:val="clear" w:color="auto" w:fill="auto"/>
          <w:lang w:val="en-GB"/>
        </w:rPr>
        <w:t>29</w:t>
      </w:r>
      <w:r w:rsidRPr="00122B6E">
        <w:rPr>
          <w:lang w:val="en-GB"/>
        </w:rPr>
        <w:t>(</w:t>
      </w:r>
      <w:r w:rsidRPr="00122B6E">
        <w:rPr>
          <w:rStyle w:val="Issue"/>
          <w:shd w:val="clear" w:color="auto" w:fill="auto"/>
          <w:lang w:val="en-GB"/>
        </w:rPr>
        <w:t>5</w:t>
      </w:r>
      <w:r w:rsidRPr="00122B6E">
        <w:rPr>
          <w:lang w:val="en-GB"/>
        </w:rPr>
        <w:t xml:space="preserve">), </w:t>
      </w:r>
      <w:r w:rsidR="00C2060B">
        <w:rPr>
          <w:lang w:val="en-GB"/>
        </w:rPr>
        <w:t xml:space="preserve">pp. </w:t>
      </w:r>
      <w:r w:rsidRPr="00122B6E">
        <w:rPr>
          <w:rStyle w:val="FirstPage"/>
          <w:shd w:val="clear" w:color="auto" w:fill="auto"/>
          <w:lang w:val="en-GB"/>
        </w:rPr>
        <w:t>1327</w:t>
      </w:r>
      <w:r w:rsidRPr="00122B6E">
        <w:rPr>
          <w:lang w:val="en-GB"/>
        </w:rPr>
        <w:t>–</w:t>
      </w:r>
      <w:r w:rsidRPr="00122B6E">
        <w:rPr>
          <w:rStyle w:val="LastPage"/>
          <w:shd w:val="clear" w:color="auto" w:fill="auto"/>
          <w:lang w:val="en-GB"/>
        </w:rPr>
        <w:t>1338</w:t>
      </w:r>
      <w:r w:rsidRPr="00122B6E">
        <w:rPr>
          <w:lang w:val="en-GB"/>
        </w:rPr>
        <w:t xml:space="preserve">. </w:t>
      </w:r>
      <w:r w:rsidR="009025A9">
        <w:rPr>
          <w:lang w:val="en-GB"/>
        </w:rPr>
        <w:t xml:space="preserve">Available at: </w:t>
      </w:r>
      <w:r w:rsidRPr="00122B6E">
        <w:rPr>
          <w:rStyle w:val="DOI"/>
          <w:shd w:val="clear" w:color="auto" w:fill="auto"/>
          <w:lang w:val="en-GB"/>
        </w:rPr>
        <w:t>https://doi.org/10.1111/hsc.13173</w:t>
      </w:r>
    </w:p>
    <w:p w14:paraId="2DEEF131" w14:textId="0795431D" w:rsidR="00BD3D9B" w:rsidRPr="00122B6E" w:rsidRDefault="003D5496" w:rsidP="00122B6E">
      <w:pPr>
        <w:pStyle w:val="ReferencesWE"/>
        <w:shd w:val="clear" w:color="000000" w:fill="auto"/>
        <w:rPr>
          <w:lang w:val="en-GB"/>
        </w:rPr>
      </w:pPr>
      <w:bookmarkStart w:id="340" w:name="Parmar_et_al__2021b"/>
      <w:bookmarkEnd w:id="339"/>
      <w:r w:rsidRPr="00122B6E">
        <w:rPr>
          <w:rStyle w:val="SurName"/>
          <w:shd w:val="clear" w:color="auto" w:fill="auto"/>
          <w:lang w:val="en-GB"/>
        </w:rPr>
        <w:t>Parmar</w:t>
      </w:r>
      <w:r w:rsidRPr="00122B6E">
        <w:rPr>
          <w:rStyle w:val="Author"/>
          <w:shd w:val="clear" w:color="auto" w:fill="auto"/>
          <w:lang w:val="en-GB"/>
        </w:rPr>
        <w:t xml:space="preserve">, </w:t>
      </w:r>
      <w:r w:rsidRPr="00122B6E">
        <w:rPr>
          <w:rStyle w:val="GivenName"/>
          <w:shd w:val="clear" w:color="auto" w:fill="auto"/>
          <w:lang w:val="en-GB"/>
        </w:rPr>
        <w:t>J.</w:t>
      </w:r>
      <w:r w:rsidRPr="00122B6E">
        <w:rPr>
          <w:rStyle w:val="Author"/>
          <w:shd w:val="clear" w:color="auto" w:fill="auto"/>
          <w:lang w:val="en-GB"/>
        </w:rPr>
        <w:t xml:space="preserve">, </w:t>
      </w:r>
      <w:r w:rsidRPr="00122B6E">
        <w:rPr>
          <w:rStyle w:val="SurName"/>
          <w:shd w:val="clear" w:color="auto" w:fill="auto"/>
          <w:lang w:val="en-GB"/>
        </w:rPr>
        <w:t>Bremault-Phillips</w:t>
      </w:r>
      <w:r w:rsidRPr="00122B6E">
        <w:rPr>
          <w:rStyle w:val="Author"/>
          <w:shd w:val="clear" w:color="auto" w:fill="auto"/>
          <w:lang w:val="en-GB"/>
        </w:rPr>
        <w:t xml:space="preserve">, </w:t>
      </w:r>
      <w:r w:rsidRPr="00122B6E">
        <w:rPr>
          <w:rStyle w:val="GivenName"/>
          <w:shd w:val="clear" w:color="auto" w:fill="auto"/>
          <w:lang w:val="en-GB"/>
        </w:rPr>
        <w:t>S.</w:t>
      </w:r>
      <w:r w:rsidRPr="00122B6E">
        <w:rPr>
          <w:rStyle w:val="Author"/>
          <w:shd w:val="clear" w:color="auto" w:fill="auto"/>
          <w:lang w:val="en-GB"/>
        </w:rPr>
        <w:t xml:space="preserve">, </w:t>
      </w:r>
      <w:r w:rsidRPr="00122B6E">
        <w:rPr>
          <w:rStyle w:val="SurName"/>
          <w:shd w:val="clear" w:color="auto" w:fill="auto"/>
          <w:lang w:val="en-GB"/>
        </w:rPr>
        <w:t>Duggleby</w:t>
      </w:r>
      <w:r w:rsidRPr="00122B6E">
        <w:rPr>
          <w:rStyle w:val="Author"/>
          <w:shd w:val="clear" w:color="auto" w:fill="auto"/>
          <w:lang w:val="en-GB"/>
        </w:rPr>
        <w:t xml:space="preserve">, </w:t>
      </w:r>
      <w:r w:rsidRPr="00122B6E">
        <w:rPr>
          <w:rStyle w:val="GivenName"/>
          <w:shd w:val="clear" w:color="auto" w:fill="auto"/>
          <w:lang w:val="en-GB"/>
        </w:rPr>
        <w:t>W.</w:t>
      </w:r>
      <w:r w:rsidRPr="00122B6E">
        <w:rPr>
          <w:rStyle w:val="Author"/>
          <w:shd w:val="clear" w:color="auto" w:fill="auto"/>
          <w:lang w:val="en-GB"/>
        </w:rPr>
        <w:t xml:space="preserve">, </w:t>
      </w:r>
      <w:r w:rsidRPr="00122B6E">
        <w:rPr>
          <w:rStyle w:val="SurName"/>
          <w:shd w:val="clear" w:color="auto" w:fill="auto"/>
          <w:lang w:val="en-GB"/>
        </w:rPr>
        <w:t>Holroyd-Leduc</w:t>
      </w:r>
      <w:r w:rsidRPr="00122B6E">
        <w:rPr>
          <w:rStyle w:val="Author"/>
          <w:shd w:val="clear" w:color="auto" w:fill="auto"/>
          <w:lang w:val="en-GB"/>
        </w:rPr>
        <w:t xml:space="preserve">, </w:t>
      </w:r>
      <w:r w:rsidRPr="00122B6E">
        <w:rPr>
          <w:rStyle w:val="GivenName"/>
          <w:shd w:val="clear" w:color="auto" w:fill="auto"/>
          <w:lang w:val="en-GB"/>
        </w:rPr>
        <w:t>J.</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Pot</w:t>
      </w:r>
      <w:r w:rsidRPr="00122B6E">
        <w:rPr>
          <w:rStyle w:val="Author"/>
          <w:shd w:val="clear" w:color="auto" w:fill="auto"/>
          <w:lang w:val="en-GB"/>
        </w:rPr>
        <w:t xml:space="preserve">, </w:t>
      </w:r>
      <w:r w:rsidRPr="00122B6E">
        <w:rPr>
          <w:rStyle w:val="GivenName"/>
          <w:shd w:val="clear" w:color="auto" w:fill="auto"/>
          <w:lang w:val="en-GB"/>
        </w:rPr>
        <w:t>M.A.</w:t>
      </w:r>
      <w:r w:rsidRPr="00122B6E">
        <w:rPr>
          <w:lang w:val="en-GB"/>
        </w:rPr>
        <w:t xml:space="preserve"> </w:t>
      </w:r>
      <w:r w:rsidRPr="00122B6E">
        <w:rPr>
          <w:rStyle w:val="Year"/>
          <w:shd w:val="clear" w:color="auto" w:fill="auto"/>
          <w:lang w:val="en-GB"/>
        </w:rPr>
        <w:t>(2021</w:t>
      </w:r>
      <w:r w:rsidR="006C32E4" w:rsidRPr="00122B6E">
        <w:rPr>
          <w:rStyle w:val="Year"/>
          <w:shd w:val="clear" w:color="auto" w:fill="auto"/>
          <w:lang w:val="en-GB"/>
        </w:rPr>
        <w:t>b</w:t>
      </w:r>
      <w:r w:rsidR="00B61238">
        <w:rPr>
          <w:rStyle w:val="Year"/>
          <w:shd w:val="clear" w:color="auto" w:fill="auto"/>
          <w:lang w:val="en-GB"/>
        </w:rPr>
        <w:t>) ‘</w:t>
      </w:r>
      <w:r w:rsidR="00BD3D9B" w:rsidRPr="00122B6E">
        <w:rPr>
          <w:rStyle w:val="OtherTitle"/>
          <w:i/>
          <w:shd w:val="clear" w:color="auto" w:fill="auto"/>
          <w:lang w:val="en-GB"/>
        </w:rPr>
        <w:t>Caregiver-centered care competency framework</w:t>
      </w:r>
      <w:r w:rsidR="005C7698">
        <w:rPr>
          <w:lang w:val="en-GB"/>
        </w:rPr>
        <w:t>’,</w:t>
      </w:r>
      <w:r w:rsidRPr="00122B6E">
        <w:rPr>
          <w:lang w:val="en-GB"/>
        </w:rPr>
        <w:t xml:space="preserve"> </w:t>
      </w:r>
      <w:r w:rsidRPr="00122B6E">
        <w:rPr>
          <w:rStyle w:val="Pub-Name"/>
          <w:shd w:val="clear" w:color="auto" w:fill="auto"/>
          <w:lang w:val="en-GB"/>
        </w:rPr>
        <w:t>Canadian Institute for Health Information</w:t>
      </w:r>
      <w:r w:rsidR="00BD3D9B" w:rsidRPr="005C7698">
        <w:rPr>
          <w:rStyle w:val="Pub-Name"/>
          <w:iCs/>
          <w:shd w:val="clear" w:color="auto" w:fill="auto"/>
          <w:lang w:val="en-GB"/>
        </w:rPr>
        <w:t>:</w:t>
      </w:r>
      <w:r w:rsidR="00BD3D9B" w:rsidRPr="00122B6E">
        <w:rPr>
          <w:rStyle w:val="Pub-Name"/>
          <w:shd w:val="clear" w:color="auto" w:fill="auto"/>
          <w:lang w:val="en-GB"/>
        </w:rPr>
        <w:t xml:space="preserve"> </w:t>
      </w:r>
      <w:r w:rsidRPr="00122B6E">
        <w:rPr>
          <w:rStyle w:val="Pub-Name"/>
          <w:shd w:val="clear" w:color="auto" w:fill="auto"/>
          <w:lang w:val="en-GB"/>
        </w:rPr>
        <w:t>University of Alberta</w:t>
      </w:r>
      <w:r w:rsidRPr="00122B6E">
        <w:rPr>
          <w:lang w:val="en-GB"/>
        </w:rPr>
        <w:t xml:space="preserve">. </w:t>
      </w:r>
      <w:r w:rsidR="009025A9">
        <w:rPr>
          <w:lang w:val="en-GB"/>
        </w:rPr>
        <w:t xml:space="preserve">Available at: </w:t>
      </w:r>
      <w:r w:rsidRPr="00122B6E">
        <w:rPr>
          <w:rStyle w:val="Web"/>
          <w:shd w:val="clear" w:color="auto" w:fill="auto"/>
          <w:lang w:val="en-GB"/>
        </w:rPr>
        <w:t>https://assets.website-files.com/60105a5edd88603ee79d7bda/60f5f3667195a43e406af109_202107%2017%20Caregiver%20Centered%20CAreCompetency%20Framework%20updated.pdf</w:t>
      </w:r>
    </w:p>
    <w:p w14:paraId="57880D51" w14:textId="6D24BF18" w:rsidR="00641771" w:rsidRPr="00122B6E" w:rsidRDefault="00641771" w:rsidP="00122B6E">
      <w:pPr>
        <w:pStyle w:val="ReferencesJN"/>
        <w:shd w:val="clear" w:color="000000" w:fill="auto"/>
        <w:rPr>
          <w:lang w:val="en-GB"/>
        </w:rPr>
      </w:pPr>
      <w:bookmarkStart w:id="341" w:name="Passalacqua_et_al__2012"/>
      <w:bookmarkEnd w:id="340"/>
      <w:r w:rsidRPr="00122B6E">
        <w:rPr>
          <w:rStyle w:val="SurName"/>
          <w:shd w:val="clear" w:color="auto" w:fill="auto"/>
          <w:lang w:val="en-GB"/>
        </w:rPr>
        <w:t>Passalacqua</w:t>
      </w:r>
      <w:r w:rsidRPr="00122B6E">
        <w:rPr>
          <w:rStyle w:val="Author"/>
          <w:shd w:val="clear" w:color="auto" w:fill="auto"/>
          <w:lang w:val="en-GB"/>
        </w:rPr>
        <w:t xml:space="preserve">, </w:t>
      </w:r>
      <w:r w:rsidRPr="00122B6E">
        <w:rPr>
          <w:rStyle w:val="GivenName"/>
          <w:shd w:val="clear" w:color="auto" w:fill="auto"/>
          <w:lang w:val="en-GB"/>
        </w:rPr>
        <w:t>S.A.</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Harwood</w:t>
      </w:r>
      <w:r w:rsidRPr="00122B6E">
        <w:rPr>
          <w:rStyle w:val="Author"/>
          <w:shd w:val="clear" w:color="auto" w:fill="auto"/>
          <w:lang w:val="en-GB"/>
        </w:rPr>
        <w:t xml:space="preserve">, </w:t>
      </w:r>
      <w:r w:rsidRPr="00122B6E">
        <w:rPr>
          <w:rStyle w:val="GivenName"/>
          <w:shd w:val="clear" w:color="auto" w:fill="auto"/>
          <w:lang w:val="en-GB"/>
        </w:rPr>
        <w:t>J</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(2012</w:t>
      </w:r>
      <w:r w:rsidR="00B61238">
        <w:rPr>
          <w:rStyle w:val="Year"/>
          <w:shd w:val="clear" w:color="auto" w:fill="auto"/>
          <w:lang w:val="en-GB"/>
        </w:rPr>
        <w:t>) ‘</w:t>
      </w:r>
      <w:r w:rsidRPr="00122B6E">
        <w:rPr>
          <w:rStyle w:val="ArtlTitle"/>
          <w:shd w:val="clear" w:color="auto" w:fill="auto"/>
          <w:lang w:val="en-GB"/>
        </w:rPr>
        <w:t>VIPS communication skills training for paraprofessional dementia caregivers: An intervention to increase person-centered dementia care</w:t>
      </w:r>
      <w:r w:rsidRPr="00122B6E">
        <w:rPr>
          <w:lang w:val="en-GB"/>
        </w:rPr>
        <w:t>. </w:t>
      </w:r>
      <w:r w:rsidRPr="00122B6E">
        <w:rPr>
          <w:rStyle w:val="JournalTitle"/>
          <w:i/>
          <w:shd w:val="clear" w:color="auto" w:fill="auto"/>
          <w:lang w:val="en-GB"/>
        </w:rPr>
        <w:t>Clinical Gerontologist</w:t>
      </w:r>
      <w:r w:rsidRPr="00122B6E">
        <w:rPr>
          <w:lang w:val="en-GB"/>
        </w:rPr>
        <w:t>, </w:t>
      </w:r>
      <w:r w:rsidRPr="005C7698">
        <w:rPr>
          <w:rStyle w:val="Volume"/>
          <w:iCs/>
          <w:shd w:val="clear" w:color="auto" w:fill="auto"/>
          <w:lang w:val="en-GB"/>
        </w:rPr>
        <w:t>35</w:t>
      </w:r>
      <w:r w:rsidRPr="00122B6E">
        <w:rPr>
          <w:lang w:val="en-GB"/>
        </w:rPr>
        <w:t>(</w:t>
      </w:r>
      <w:r w:rsidRPr="00122B6E">
        <w:rPr>
          <w:rStyle w:val="Issue"/>
          <w:shd w:val="clear" w:color="auto" w:fill="auto"/>
          <w:lang w:val="en-GB"/>
        </w:rPr>
        <w:t>5</w:t>
      </w:r>
      <w:r w:rsidRPr="00122B6E">
        <w:rPr>
          <w:lang w:val="en-GB"/>
        </w:rPr>
        <w:t xml:space="preserve">), </w:t>
      </w:r>
      <w:r w:rsidR="00C2060B">
        <w:rPr>
          <w:lang w:val="en-GB"/>
        </w:rPr>
        <w:t xml:space="preserve">pp. </w:t>
      </w:r>
      <w:r w:rsidRPr="00122B6E">
        <w:rPr>
          <w:rStyle w:val="FirstPage"/>
          <w:shd w:val="clear" w:color="auto" w:fill="auto"/>
          <w:lang w:val="en-GB"/>
        </w:rPr>
        <w:t>425</w:t>
      </w:r>
      <w:r w:rsidRPr="00122B6E">
        <w:rPr>
          <w:lang w:val="en-GB"/>
        </w:rPr>
        <w:t>–</w:t>
      </w:r>
      <w:r w:rsidRPr="00122B6E">
        <w:rPr>
          <w:rStyle w:val="LastPage"/>
          <w:shd w:val="clear" w:color="auto" w:fill="auto"/>
          <w:lang w:val="en-GB"/>
        </w:rPr>
        <w:t>445</w:t>
      </w:r>
      <w:r w:rsidRPr="00122B6E">
        <w:rPr>
          <w:lang w:val="en-GB"/>
        </w:rPr>
        <w:t>.</w:t>
      </w:r>
    </w:p>
    <w:p w14:paraId="5B9D9B46" w14:textId="325B9149" w:rsidR="00BD3D9B" w:rsidRPr="00122B6E" w:rsidRDefault="0084516C" w:rsidP="00122B6E">
      <w:pPr>
        <w:pStyle w:val="ReferencesJN"/>
        <w:shd w:val="clear" w:color="000000" w:fill="auto"/>
        <w:rPr>
          <w:lang w:val="en-GB"/>
        </w:rPr>
      </w:pPr>
      <w:bookmarkStart w:id="342" w:name="Radcliff_et_al__2022"/>
      <w:bookmarkEnd w:id="341"/>
      <w:r w:rsidRPr="00122B6E">
        <w:rPr>
          <w:rStyle w:val="SurName"/>
          <w:shd w:val="clear" w:color="auto" w:fill="auto"/>
          <w:lang w:val="en-GB"/>
        </w:rPr>
        <w:t>Radcliff</w:t>
      </w:r>
      <w:r w:rsidRPr="00122B6E">
        <w:rPr>
          <w:rStyle w:val="Author"/>
          <w:shd w:val="clear" w:color="auto" w:fill="auto"/>
          <w:lang w:val="en-GB"/>
        </w:rPr>
        <w:t xml:space="preserve">, </w:t>
      </w:r>
      <w:r w:rsidRPr="00122B6E">
        <w:rPr>
          <w:rStyle w:val="GivenName"/>
          <w:shd w:val="clear" w:color="auto" w:fill="auto"/>
          <w:lang w:val="en-GB"/>
        </w:rPr>
        <w:t>T.A.</w:t>
      </w:r>
      <w:r w:rsidRPr="00122B6E">
        <w:rPr>
          <w:rStyle w:val="Author"/>
          <w:shd w:val="clear" w:color="auto" w:fill="auto"/>
          <w:lang w:val="en-GB"/>
        </w:rPr>
        <w:t xml:space="preserve">, </w:t>
      </w:r>
      <w:r w:rsidRPr="00122B6E">
        <w:rPr>
          <w:rStyle w:val="SurName"/>
          <w:shd w:val="clear" w:color="auto" w:fill="auto"/>
          <w:lang w:val="en-GB"/>
        </w:rPr>
        <w:t>Horney</w:t>
      </w:r>
      <w:r w:rsidRPr="00122B6E">
        <w:rPr>
          <w:rStyle w:val="Author"/>
          <w:shd w:val="clear" w:color="auto" w:fill="auto"/>
          <w:lang w:val="en-GB"/>
        </w:rPr>
        <w:t xml:space="preserve">, </w:t>
      </w:r>
      <w:r w:rsidRPr="00122B6E">
        <w:rPr>
          <w:rStyle w:val="GivenName"/>
          <w:shd w:val="clear" w:color="auto" w:fill="auto"/>
          <w:lang w:val="en-GB"/>
        </w:rPr>
        <w:t>J.A.</w:t>
      </w:r>
      <w:r w:rsidRPr="00122B6E">
        <w:rPr>
          <w:rStyle w:val="Author"/>
          <w:shd w:val="clear" w:color="auto" w:fill="auto"/>
          <w:lang w:val="en-GB"/>
        </w:rPr>
        <w:t xml:space="preserve">, </w:t>
      </w:r>
      <w:r w:rsidRPr="00122B6E">
        <w:rPr>
          <w:rStyle w:val="SurName"/>
          <w:shd w:val="clear" w:color="auto" w:fill="auto"/>
          <w:lang w:val="en-GB"/>
        </w:rPr>
        <w:t>Dobalian</w:t>
      </w:r>
      <w:r w:rsidRPr="00122B6E">
        <w:rPr>
          <w:rStyle w:val="Author"/>
          <w:shd w:val="clear" w:color="auto" w:fill="auto"/>
          <w:lang w:val="en-GB"/>
        </w:rPr>
        <w:t xml:space="preserve">, </w:t>
      </w:r>
      <w:r w:rsidRPr="00122B6E">
        <w:rPr>
          <w:rStyle w:val="GivenName"/>
          <w:shd w:val="clear" w:color="auto" w:fill="auto"/>
          <w:lang w:val="en-GB"/>
        </w:rPr>
        <w:t>A.</w:t>
      </w:r>
      <w:r w:rsidRPr="00122B6E">
        <w:rPr>
          <w:rStyle w:val="Author"/>
          <w:shd w:val="clear" w:color="auto" w:fill="auto"/>
          <w:lang w:val="en-GB"/>
        </w:rPr>
        <w:t xml:space="preserve">, </w:t>
      </w:r>
      <w:r w:rsidRPr="00122B6E">
        <w:rPr>
          <w:rStyle w:val="SurName"/>
          <w:shd w:val="clear" w:color="auto" w:fill="auto"/>
          <w:lang w:val="en-GB"/>
        </w:rPr>
        <w:t>Macareno</w:t>
      </w:r>
      <w:r w:rsidRPr="00122B6E">
        <w:rPr>
          <w:rStyle w:val="Author"/>
          <w:shd w:val="clear" w:color="auto" w:fill="auto"/>
          <w:lang w:val="en-GB"/>
        </w:rPr>
        <w:t xml:space="preserve">, </w:t>
      </w:r>
      <w:r w:rsidRPr="00122B6E">
        <w:rPr>
          <w:rStyle w:val="GivenName"/>
          <w:shd w:val="clear" w:color="auto" w:fill="auto"/>
          <w:lang w:val="en-GB"/>
        </w:rPr>
        <w:t>B.O.</w:t>
      </w:r>
      <w:r w:rsidRPr="00122B6E">
        <w:rPr>
          <w:rStyle w:val="Author"/>
          <w:shd w:val="clear" w:color="auto" w:fill="auto"/>
          <w:lang w:val="en-GB"/>
        </w:rPr>
        <w:t xml:space="preserve">, </w:t>
      </w:r>
      <w:r w:rsidRPr="00122B6E">
        <w:rPr>
          <w:rStyle w:val="SurName"/>
          <w:shd w:val="clear" w:color="auto" w:fill="auto"/>
          <w:lang w:val="en-GB"/>
        </w:rPr>
        <w:t>Kabir</w:t>
      </w:r>
      <w:r w:rsidRPr="00122B6E">
        <w:rPr>
          <w:rStyle w:val="Author"/>
          <w:shd w:val="clear" w:color="auto" w:fill="auto"/>
          <w:lang w:val="en-GB"/>
        </w:rPr>
        <w:t xml:space="preserve">, </w:t>
      </w:r>
      <w:r w:rsidRPr="00122B6E">
        <w:rPr>
          <w:rStyle w:val="GivenName"/>
          <w:shd w:val="clear" w:color="auto" w:fill="auto"/>
          <w:lang w:val="en-GB"/>
        </w:rPr>
        <w:t>U.Y.</w:t>
      </w:r>
      <w:r w:rsidRPr="00122B6E">
        <w:rPr>
          <w:rStyle w:val="Author"/>
          <w:shd w:val="clear" w:color="auto" w:fill="auto"/>
          <w:lang w:val="en-GB"/>
        </w:rPr>
        <w:t xml:space="preserve">, </w:t>
      </w:r>
      <w:r w:rsidRPr="00122B6E">
        <w:rPr>
          <w:rStyle w:val="SurName"/>
          <w:shd w:val="clear" w:color="auto" w:fill="auto"/>
          <w:lang w:val="en-GB"/>
        </w:rPr>
        <w:t>Price</w:t>
      </w:r>
      <w:r w:rsidRPr="00122B6E">
        <w:rPr>
          <w:rStyle w:val="Author"/>
          <w:shd w:val="clear" w:color="auto" w:fill="auto"/>
          <w:lang w:val="en-GB"/>
        </w:rPr>
        <w:t xml:space="preserve">, </w:t>
      </w:r>
      <w:r w:rsidRPr="00122B6E">
        <w:rPr>
          <w:rStyle w:val="GivenName"/>
          <w:shd w:val="clear" w:color="auto" w:fill="auto"/>
          <w:lang w:val="en-GB"/>
        </w:rPr>
        <w:t>C.</w:t>
      </w:r>
      <w:r w:rsidRPr="00122B6E">
        <w:rPr>
          <w:rStyle w:val="Author"/>
          <w:shd w:val="clear" w:color="auto" w:fill="auto"/>
          <w:lang w:val="en-GB"/>
        </w:rPr>
        <w:t xml:space="preserve"> </w:t>
      </w:r>
      <w:r w:rsidR="00B56E4F">
        <w:rPr>
          <w:rStyle w:val="Author"/>
          <w:shd w:val="clear" w:color="auto" w:fill="auto"/>
          <w:lang w:val="en-GB"/>
        </w:rPr>
        <w:t>and</w:t>
      </w:r>
      <w:r w:rsidR="00907458" w:rsidRPr="00122B6E">
        <w:rPr>
          <w:rStyle w:val="Author"/>
          <w:shd w:val="clear" w:color="auto" w:fill="auto"/>
          <w:lang w:val="en-GB"/>
        </w:rPr>
        <w:t xml:space="preserve"> </w:t>
      </w:r>
      <w:r w:rsidRPr="00122B6E">
        <w:rPr>
          <w:rStyle w:val="SurName"/>
          <w:shd w:val="clear" w:color="auto" w:fill="auto"/>
          <w:lang w:val="en-GB"/>
        </w:rPr>
        <w:t>Strickland</w:t>
      </w:r>
      <w:r w:rsidRPr="00122B6E">
        <w:rPr>
          <w:rStyle w:val="Author"/>
          <w:shd w:val="clear" w:color="auto" w:fill="auto"/>
          <w:lang w:val="en-GB"/>
        </w:rPr>
        <w:t xml:space="preserve">, </w:t>
      </w:r>
      <w:r w:rsidRPr="00122B6E">
        <w:rPr>
          <w:rStyle w:val="GivenName"/>
          <w:shd w:val="clear" w:color="auto" w:fill="auto"/>
          <w:lang w:val="en-GB"/>
        </w:rPr>
        <w:t>C.J.</w:t>
      </w:r>
      <w:r w:rsidRPr="00122B6E">
        <w:rPr>
          <w:lang w:val="en-GB"/>
        </w:rPr>
        <w:t xml:space="preserve"> </w:t>
      </w:r>
      <w:r w:rsidRPr="00122B6E">
        <w:rPr>
          <w:rStyle w:val="Year"/>
          <w:shd w:val="clear" w:color="auto" w:fill="auto"/>
          <w:lang w:val="en-GB"/>
        </w:rPr>
        <w:t>(2022</w:t>
      </w:r>
      <w:r w:rsidR="00B61238">
        <w:rPr>
          <w:rStyle w:val="Year"/>
          <w:shd w:val="clear" w:color="auto" w:fill="auto"/>
          <w:lang w:val="en-GB"/>
        </w:rPr>
        <w:t>) ‘</w:t>
      </w:r>
      <w:r w:rsidRPr="00122B6E">
        <w:rPr>
          <w:rStyle w:val="ArtlTitle"/>
          <w:shd w:val="clear" w:color="auto" w:fill="auto"/>
          <w:lang w:val="en-GB"/>
        </w:rPr>
        <w:t>Long-term care planning, preparedness, and response among rural long-term care providers</w:t>
      </w:r>
      <w:r w:rsidR="00712344">
        <w:rPr>
          <w:rStyle w:val="ArtlTitle"/>
          <w:shd w:val="clear" w:color="auto" w:fill="auto"/>
          <w:lang w:val="en-GB"/>
        </w:rPr>
        <w:t xml:space="preserve">’, </w:t>
      </w:r>
      <w:r w:rsidRPr="00122B6E">
        <w:rPr>
          <w:lang w:val="en-GB"/>
        </w:rPr>
        <w:t xml:space="preserve"> </w:t>
      </w:r>
      <w:r w:rsidR="00BD3D9B" w:rsidRPr="00122B6E">
        <w:rPr>
          <w:rStyle w:val="JournalTitle"/>
          <w:i/>
          <w:shd w:val="clear" w:color="auto" w:fill="auto"/>
          <w:lang w:val="en-GB"/>
        </w:rPr>
        <w:t>Disaster Medicine and Public Health Preparedness</w:t>
      </w:r>
      <w:r w:rsidR="00BD3D9B" w:rsidRPr="005C7698">
        <w:rPr>
          <w:iCs/>
          <w:lang w:val="en-GB"/>
        </w:rPr>
        <w:t xml:space="preserve">, </w:t>
      </w:r>
      <w:r w:rsidR="00BD3D9B" w:rsidRPr="005C7698">
        <w:rPr>
          <w:rStyle w:val="Volume"/>
          <w:iCs/>
          <w:shd w:val="clear" w:color="auto" w:fill="auto"/>
          <w:lang w:val="en-GB"/>
        </w:rPr>
        <w:t>16</w:t>
      </w:r>
      <w:r w:rsidRPr="00122B6E">
        <w:rPr>
          <w:lang w:val="en-GB"/>
        </w:rPr>
        <w:t>(</w:t>
      </w:r>
      <w:r w:rsidRPr="00122B6E">
        <w:rPr>
          <w:rStyle w:val="Issue"/>
          <w:shd w:val="clear" w:color="auto" w:fill="auto"/>
          <w:lang w:val="en-GB"/>
        </w:rPr>
        <w:t>1</w:t>
      </w:r>
      <w:r w:rsidRPr="00122B6E">
        <w:rPr>
          <w:lang w:val="en-GB"/>
        </w:rPr>
        <w:t xml:space="preserve">), </w:t>
      </w:r>
      <w:r w:rsidR="00C2060B">
        <w:rPr>
          <w:lang w:val="en-GB"/>
        </w:rPr>
        <w:t xml:space="preserve">pp. </w:t>
      </w:r>
      <w:r w:rsidRPr="00122B6E">
        <w:rPr>
          <w:rStyle w:val="FirstPage"/>
          <w:shd w:val="clear" w:color="auto" w:fill="auto"/>
          <w:lang w:val="en-GB"/>
        </w:rPr>
        <w:t>12</w:t>
      </w:r>
      <w:r w:rsidRPr="00122B6E">
        <w:rPr>
          <w:lang w:val="en-GB"/>
        </w:rPr>
        <w:t>–</w:t>
      </w:r>
      <w:r w:rsidRPr="00122B6E">
        <w:rPr>
          <w:rStyle w:val="LastPage"/>
          <w:shd w:val="clear" w:color="auto" w:fill="auto"/>
          <w:lang w:val="en-GB"/>
        </w:rPr>
        <w:t>15</w:t>
      </w:r>
      <w:r w:rsidRPr="00122B6E">
        <w:rPr>
          <w:lang w:val="en-GB"/>
        </w:rPr>
        <w:t xml:space="preserve">. </w:t>
      </w:r>
      <w:r w:rsidRPr="00122B6E">
        <w:rPr>
          <w:rStyle w:val="DOI"/>
          <w:shd w:val="clear" w:color="auto" w:fill="auto"/>
          <w:lang w:val="en-GB"/>
        </w:rPr>
        <w:t>doi:10.1017/dmp.2020.211</w:t>
      </w:r>
      <w:r w:rsidR="001B76C7" w:rsidRPr="00122B6E">
        <w:rPr>
          <w:rStyle w:val="DOI"/>
          <w:shd w:val="clear" w:color="auto" w:fill="auto"/>
          <w:lang w:val="en-GB"/>
        </w:rPr>
        <w:t>.</w:t>
      </w:r>
    </w:p>
    <w:p w14:paraId="60653A81" w14:textId="0DF2FD8D" w:rsidR="00BD3D9B" w:rsidRPr="00122B6E" w:rsidRDefault="00070436" w:rsidP="00122B6E">
      <w:pPr>
        <w:pStyle w:val="ReferencesJN"/>
        <w:shd w:val="clear" w:color="000000" w:fill="auto"/>
        <w:rPr>
          <w:lang w:val="en-GB"/>
        </w:rPr>
      </w:pPr>
      <w:bookmarkStart w:id="343" w:name="Raj_et_al__2023"/>
      <w:bookmarkEnd w:id="342"/>
      <w:r w:rsidRPr="00122B6E">
        <w:rPr>
          <w:rStyle w:val="SurName"/>
          <w:shd w:val="clear" w:color="auto" w:fill="auto"/>
          <w:lang w:val="en-GB"/>
        </w:rPr>
        <w:t>Raj</w:t>
      </w:r>
      <w:r w:rsidRPr="00122B6E">
        <w:rPr>
          <w:rStyle w:val="Author"/>
          <w:shd w:val="clear" w:color="auto" w:fill="auto"/>
          <w:lang w:val="en-GB"/>
        </w:rPr>
        <w:t xml:space="preserve">, </w:t>
      </w:r>
      <w:r w:rsidRPr="00122B6E">
        <w:rPr>
          <w:rStyle w:val="GivenName"/>
          <w:shd w:val="clear" w:color="auto" w:fill="auto"/>
          <w:lang w:val="en-GB"/>
        </w:rPr>
        <w:t>M.</w:t>
      </w:r>
      <w:r w:rsidRPr="00122B6E">
        <w:rPr>
          <w:rStyle w:val="Author"/>
          <w:shd w:val="clear" w:color="auto" w:fill="auto"/>
          <w:lang w:val="en-GB"/>
        </w:rPr>
        <w:t xml:space="preserve">, </w:t>
      </w:r>
      <w:r w:rsidRPr="00122B6E">
        <w:rPr>
          <w:rStyle w:val="SurName"/>
          <w:shd w:val="clear" w:color="auto" w:fill="auto"/>
          <w:lang w:val="en-GB"/>
        </w:rPr>
        <w:t>Stephenson</w:t>
      </w:r>
      <w:r w:rsidRPr="00122B6E">
        <w:rPr>
          <w:rStyle w:val="Author"/>
          <w:shd w:val="clear" w:color="auto" w:fill="auto"/>
          <w:lang w:val="en-GB"/>
        </w:rPr>
        <w:t xml:space="preserve">, </w:t>
      </w:r>
      <w:r w:rsidRPr="00122B6E">
        <w:rPr>
          <w:rStyle w:val="GivenName"/>
          <w:shd w:val="clear" w:color="auto" w:fill="auto"/>
          <w:lang w:val="en-GB"/>
        </w:rPr>
        <w:t>A.L.</w:t>
      </w:r>
      <w:r w:rsidRPr="00122B6E">
        <w:rPr>
          <w:rStyle w:val="Author"/>
          <w:shd w:val="clear" w:color="auto" w:fill="auto"/>
          <w:lang w:val="en-GB"/>
        </w:rPr>
        <w:t xml:space="preserve">, </w:t>
      </w:r>
      <w:r w:rsidRPr="00122B6E">
        <w:rPr>
          <w:rStyle w:val="SurName"/>
          <w:shd w:val="clear" w:color="auto" w:fill="auto"/>
          <w:lang w:val="en-GB"/>
        </w:rPr>
        <w:t>DePuccio</w:t>
      </w:r>
      <w:r w:rsidRPr="00122B6E">
        <w:rPr>
          <w:rStyle w:val="Author"/>
          <w:shd w:val="clear" w:color="auto" w:fill="auto"/>
          <w:lang w:val="en-GB"/>
        </w:rPr>
        <w:t xml:space="preserve">, </w:t>
      </w:r>
      <w:r w:rsidRPr="00122B6E">
        <w:rPr>
          <w:rStyle w:val="GivenName"/>
          <w:shd w:val="clear" w:color="auto" w:fill="auto"/>
          <w:lang w:val="en-GB"/>
        </w:rPr>
        <w:t>M.J.</w:t>
      </w:r>
      <w:r w:rsidRPr="00122B6E">
        <w:rPr>
          <w:rStyle w:val="Author"/>
          <w:shd w:val="clear" w:color="auto" w:fill="auto"/>
          <w:lang w:val="en-GB"/>
        </w:rPr>
        <w:t xml:space="preserve">, </w:t>
      </w:r>
      <w:r w:rsidRPr="00122B6E">
        <w:rPr>
          <w:rStyle w:val="SurName"/>
          <w:shd w:val="clear" w:color="auto" w:fill="auto"/>
          <w:lang w:val="en-GB"/>
        </w:rPr>
        <w:t>Sullivan</w:t>
      </w:r>
      <w:r w:rsidRPr="00122B6E">
        <w:rPr>
          <w:rStyle w:val="Author"/>
          <w:shd w:val="clear" w:color="auto" w:fill="auto"/>
          <w:lang w:val="en-GB"/>
        </w:rPr>
        <w:t xml:space="preserve">, </w:t>
      </w:r>
      <w:r w:rsidRPr="00122B6E">
        <w:rPr>
          <w:rStyle w:val="GivenName"/>
          <w:shd w:val="clear" w:color="auto" w:fill="auto"/>
          <w:lang w:val="en-GB"/>
        </w:rPr>
        <w:t>E.E.</w:t>
      </w:r>
      <w:r w:rsidRPr="00122B6E">
        <w:rPr>
          <w:rStyle w:val="Author"/>
          <w:shd w:val="clear" w:color="auto" w:fill="auto"/>
          <w:lang w:val="en-GB"/>
        </w:rPr>
        <w:t xml:space="preserve">, </w:t>
      </w:r>
      <w:r w:rsidRPr="00122B6E">
        <w:rPr>
          <w:rStyle w:val="SurName"/>
          <w:shd w:val="clear" w:color="auto" w:fill="auto"/>
          <w:lang w:val="en-GB"/>
        </w:rPr>
        <w:t>Tarver</w:t>
      </w:r>
      <w:r w:rsidRPr="00122B6E">
        <w:rPr>
          <w:rStyle w:val="Author"/>
          <w:shd w:val="clear" w:color="auto" w:fill="auto"/>
          <w:lang w:val="en-GB"/>
        </w:rPr>
        <w:t xml:space="preserve">, </w:t>
      </w:r>
      <w:r w:rsidRPr="00122B6E">
        <w:rPr>
          <w:rStyle w:val="GivenName"/>
          <w:shd w:val="clear" w:color="auto" w:fill="auto"/>
          <w:lang w:val="en-GB"/>
        </w:rPr>
        <w:t>W.</w:t>
      </w:r>
      <w:r w:rsidRPr="00122B6E">
        <w:rPr>
          <w:rStyle w:val="Author"/>
          <w:shd w:val="clear" w:color="auto" w:fill="auto"/>
          <w:lang w:val="en-GB"/>
        </w:rPr>
        <w:t xml:space="preserve">, </w:t>
      </w:r>
      <w:r w:rsidRPr="00122B6E">
        <w:rPr>
          <w:rStyle w:val="SurName"/>
          <w:shd w:val="clear" w:color="auto" w:fill="auto"/>
          <w:lang w:val="en-GB"/>
        </w:rPr>
        <w:t>Fleuren</w:t>
      </w:r>
      <w:r w:rsidRPr="00122B6E">
        <w:rPr>
          <w:rStyle w:val="Author"/>
          <w:shd w:val="clear" w:color="auto" w:fill="auto"/>
          <w:lang w:val="en-GB"/>
        </w:rPr>
        <w:t xml:space="preserve">, </w:t>
      </w:r>
      <w:r w:rsidRPr="00122B6E">
        <w:rPr>
          <w:rStyle w:val="GivenName"/>
          <w:shd w:val="clear" w:color="auto" w:fill="auto"/>
          <w:lang w:val="en-GB"/>
        </w:rPr>
        <w:t>B.</w:t>
      </w:r>
      <w:r w:rsidRPr="00122B6E">
        <w:rPr>
          <w:rStyle w:val="Author"/>
          <w:shd w:val="clear" w:color="auto" w:fill="auto"/>
          <w:lang w:val="en-GB"/>
        </w:rPr>
        <w:t xml:space="preserve">, </w:t>
      </w:r>
      <w:r w:rsidRPr="00122B6E">
        <w:rPr>
          <w:rStyle w:val="SurName"/>
          <w:shd w:val="clear" w:color="auto" w:fill="auto"/>
          <w:lang w:val="en-GB"/>
        </w:rPr>
        <w:t>Thomas</w:t>
      </w:r>
      <w:r w:rsidRPr="00122B6E">
        <w:rPr>
          <w:rStyle w:val="Author"/>
          <w:shd w:val="clear" w:color="auto" w:fill="auto"/>
          <w:lang w:val="en-GB"/>
        </w:rPr>
        <w:t xml:space="preserve">, </w:t>
      </w:r>
      <w:r w:rsidRPr="00122B6E">
        <w:rPr>
          <w:rStyle w:val="GivenName"/>
          <w:shd w:val="clear" w:color="auto" w:fill="auto"/>
          <w:lang w:val="en-GB"/>
        </w:rPr>
        <w:t>S.C.</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Scheck McAlearney</w:t>
      </w:r>
      <w:r w:rsidRPr="00122B6E">
        <w:rPr>
          <w:rStyle w:val="Author"/>
          <w:shd w:val="clear" w:color="auto" w:fill="auto"/>
          <w:lang w:val="en-GB"/>
        </w:rPr>
        <w:t xml:space="preserve">, </w:t>
      </w:r>
      <w:r w:rsidRPr="00122B6E">
        <w:rPr>
          <w:rStyle w:val="GivenName"/>
          <w:shd w:val="clear" w:color="auto" w:fill="auto"/>
          <w:lang w:val="en-GB"/>
        </w:rPr>
        <w:t>A</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(2023</w:t>
      </w:r>
      <w:r w:rsidR="00B61238">
        <w:rPr>
          <w:rStyle w:val="Year"/>
          <w:shd w:val="clear" w:color="auto" w:fill="auto"/>
          <w:lang w:val="en-GB"/>
        </w:rPr>
        <w:t>) ‘</w:t>
      </w:r>
      <w:r w:rsidRPr="00122B6E">
        <w:rPr>
          <w:rStyle w:val="ArtlTitle"/>
          <w:shd w:val="clear" w:color="auto" w:fill="auto"/>
          <w:lang w:val="en-GB"/>
        </w:rPr>
        <w:t>Conceptual framework for integrating family caregivers into the health care team: A scoping review</w:t>
      </w:r>
      <w:r w:rsidR="00712344">
        <w:rPr>
          <w:rStyle w:val="ArtlTitle"/>
          <w:shd w:val="clear" w:color="auto" w:fill="auto"/>
          <w:lang w:val="en-GB"/>
        </w:rPr>
        <w:t xml:space="preserve">’, </w:t>
      </w:r>
      <w:r w:rsidR="00BD3D9B" w:rsidRPr="00122B6E">
        <w:rPr>
          <w:rStyle w:val="JournalTitle"/>
          <w:i/>
          <w:shd w:val="clear" w:color="auto" w:fill="auto"/>
          <w:lang w:val="en-GB"/>
        </w:rPr>
        <w:t>Medical Care Research and Review</w:t>
      </w:r>
      <w:r w:rsidR="00BD3D9B" w:rsidRPr="005C7698">
        <w:rPr>
          <w:lang w:val="en-GB"/>
        </w:rPr>
        <w:t xml:space="preserve">, </w:t>
      </w:r>
      <w:r w:rsidR="00BD3D9B" w:rsidRPr="005C7698">
        <w:rPr>
          <w:rStyle w:val="Volume"/>
          <w:shd w:val="clear" w:color="auto" w:fill="auto"/>
          <w:lang w:val="en-GB"/>
        </w:rPr>
        <w:t>80</w:t>
      </w:r>
      <w:r w:rsidRPr="00122B6E">
        <w:rPr>
          <w:lang w:val="en-GB"/>
        </w:rPr>
        <w:t>(</w:t>
      </w:r>
      <w:r w:rsidRPr="00122B6E">
        <w:rPr>
          <w:rStyle w:val="Issue"/>
          <w:shd w:val="clear" w:color="auto" w:fill="auto"/>
          <w:lang w:val="en-GB"/>
        </w:rPr>
        <w:t>2</w:t>
      </w:r>
      <w:r w:rsidRPr="00122B6E">
        <w:rPr>
          <w:lang w:val="en-GB"/>
        </w:rPr>
        <w:t xml:space="preserve">), </w:t>
      </w:r>
      <w:r w:rsidR="00C2060B">
        <w:rPr>
          <w:lang w:val="en-GB"/>
        </w:rPr>
        <w:t xml:space="preserve">pp. </w:t>
      </w:r>
      <w:r w:rsidRPr="00122B6E">
        <w:rPr>
          <w:rStyle w:val="FirstPage"/>
          <w:shd w:val="clear" w:color="auto" w:fill="auto"/>
          <w:lang w:val="en-GB"/>
        </w:rPr>
        <w:t>131</w:t>
      </w:r>
      <w:r w:rsidRPr="00122B6E">
        <w:rPr>
          <w:lang w:val="en-GB"/>
        </w:rPr>
        <w:t>–</w:t>
      </w:r>
      <w:r w:rsidRPr="00122B6E">
        <w:rPr>
          <w:rStyle w:val="LastPage"/>
          <w:shd w:val="clear" w:color="auto" w:fill="auto"/>
          <w:lang w:val="en-GB"/>
        </w:rPr>
        <w:t>144</w:t>
      </w:r>
      <w:r w:rsidRPr="00122B6E">
        <w:rPr>
          <w:lang w:val="en-GB"/>
        </w:rPr>
        <w:t xml:space="preserve">. </w:t>
      </w:r>
      <w:r w:rsidR="009025A9">
        <w:rPr>
          <w:lang w:val="en-GB"/>
        </w:rPr>
        <w:t xml:space="preserve">Available at: </w:t>
      </w:r>
      <w:r w:rsidR="00D71308" w:rsidRPr="00122B6E">
        <w:rPr>
          <w:rStyle w:val="DOI"/>
          <w:shd w:val="clear" w:color="auto" w:fill="auto"/>
          <w:lang w:val="en-GB"/>
        </w:rPr>
        <w:t>https://doi.org/10.1177/10775587221118435</w:t>
      </w:r>
    </w:p>
    <w:p w14:paraId="4F8ED17A" w14:textId="76CA6941" w:rsidR="00BD3D9B" w:rsidRPr="00122B6E" w:rsidRDefault="00872434" w:rsidP="00122B6E">
      <w:pPr>
        <w:pStyle w:val="ReferencesWE"/>
        <w:shd w:val="clear" w:color="000000" w:fill="auto"/>
        <w:rPr>
          <w:lang w:val="en-GB"/>
        </w:rPr>
      </w:pPr>
      <w:bookmarkStart w:id="344" w:name="Registered_et_al__2015"/>
      <w:bookmarkEnd w:id="343"/>
      <w:r w:rsidRPr="00122B6E">
        <w:rPr>
          <w:rStyle w:val="Collab"/>
          <w:shd w:val="clear" w:color="auto" w:fill="auto"/>
          <w:lang w:val="en-GB"/>
        </w:rPr>
        <w:t>Registered Nurses</w:t>
      </w:r>
      <w:r w:rsidR="00BD3D9B" w:rsidRPr="00122B6E">
        <w:rPr>
          <w:rStyle w:val="Collab"/>
          <w:shd w:val="clear" w:color="auto" w:fill="auto"/>
          <w:lang w:val="en-GB"/>
        </w:rPr>
        <w:t>’</w:t>
      </w:r>
      <w:r w:rsidRPr="00122B6E">
        <w:rPr>
          <w:rStyle w:val="Collab"/>
          <w:shd w:val="clear" w:color="auto" w:fill="auto"/>
          <w:lang w:val="en-GB"/>
        </w:rPr>
        <w:t xml:space="preserve"> Association of Ontario.</w:t>
      </w:r>
      <w:r w:rsidRPr="00122B6E">
        <w:rPr>
          <w:lang w:val="en-GB"/>
        </w:rPr>
        <w:t xml:space="preserve"> </w:t>
      </w:r>
      <w:r w:rsidRPr="00122B6E">
        <w:rPr>
          <w:rStyle w:val="Year"/>
          <w:shd w:val="clear" w:color="auto" w:fill="auto"/>
          <w:lang w:val="en-GB"/>
        </w:rPr>
        <w:t>(2015</w:t>
      </w:r>
      <w:r w:rsidR="00B61238">
        <w:rPr>
          <w:rStyle w:val="Year"/>
          <w:shd w:val="clear" w:color="auto" w:fill="auto"/>
          <w:lang w:val="en-GB"/>
        </w:rPr>
        <w:t>) ‘</w:t>
      </w:r>
      <w:r w:rsidR="00BD3D9B" w:rsidRPr="00122B6E">
        <w:rPr>
          <w:rStyle w:val="OtherTitle"/>
          <w:i/>
          <w:shd w:val="clear" w:color="auto" w:fill="auto"/>
          <w:lang w:val="en-GB"/>
        </w:rPr>
        <w:t>Coming together, moving forward: Building</w:t>
      </w:r>
      <w:r w:rsidR="00907458" w:rsidRPr="00122B6E">
        <w:rPr>
          <w:rStyle w:val="OtherTitle"/>
          <w:i/>
          <w:shd w:val="clear" w:color="auto" w:fill="auto"/>
          <w:lang w:val="en-GB"/>
        </w:rPr>
        <w:t xml:space="preserve"> </w:t>
      </w:r>
      <w:r w:rsidR="00BD3D9B" w:rsidRPr="00122B6E">
        <w:rPr>
          <w:rStyle w:val="OtherTitle"/>
          <w:i/>
          <w:shd w:val="clear" w:color="auto" w:fill="auto"/>
          <w:lang w:val="en-GB"/>
        </w:rPr>
        <w:t>the next chapter of Ontario’s rural, remote &amp; northern nursing workforce report</w:t>
      </w:r>
      <w:r w:rsidR="00712344" w:rsidRPr="00552FF2">
        <w:rPr>
          <w:rStyle w:val="OtherTitle"/>
          <w:iCs w:val="0"/>
          <w:shd w:val="clear" w:color="auto" w:fill="auto"/>
          <w:lang w:val="en-GB"/>
        </w:rPr>
        <w:t xml:space="preserve">’, </w:t>
      </w:r>
      <w:r w:rsidR="009025A9">
        <w:rPr>
          <w:lang w:val="en-GB"/>
        </w:rPr>
        <w:t xml:space="preserve">Available at: </w:t>
      </w:r>
      <w:r w:rsidRPr="00122B6E">
        <w:rPr>
          <w:rStyle w:val="Web"/>
          <w:shd w:val="clear" w:color="auto" w:fill="auto"/>
          <w:lang w:val="en-GB"/>
        </w:rPr>
        <w:t>https://rnao.ca/sites/rnao-ca/files/RR_May8.pdf</w:t>
      </w:r>
    </w:p>
    <w:p w14:paraId="2067649F" w14:textId="43701B85" w:rsidR="00BD3D9B" w:rsidRPr="00122B6E" w:rsidRDefault="00D71308" w:rsidP="00122B6E">
      <w:pPr>
        <w:pStyle w:val="ReferencesJN"/>
        <w:shd w:val="clear" w:color="000000" w:fill="auto"/>
        <w:rPr>
          <w:lang w:val="en-GB"/>
        </w:rPr>
      </w:pPr>
      <w:bookmarkStart w:id="345" w:name="Sadri_et_al__2023"/>
      <w:bookmarkEnd w:id="344"/>
      <w:r w:rsidRPr="00122B6E">
        <w:rPr>
          <w:rStyle w:val="SurName"/>
          <w:shd w:val="clear" w:color="auto" w:fill="auto"/>
          <w:lang w:val="en-GB"/>
        </w:rPr>
        <w:t>Sadri</w:t>
      </w:r>
      <w:r w:rsidRPr="00122B6E">
        <w:rPr>
          <w:rStyle w:val="Author"/>
          <w:shd w:val="clear" w:color="auto" w:fill="auto"/>
          <w:lang w:val="en-GB"/>
        </w:rPr>
        <w:t xml:space="preserve">, </w:t>
      </w:r>
      <w:r w:rsidRPr="00122B6E">
        <w:rPr>
          <w:rStyle w:val="GivenName"/>
          <w:shd w:val="clear" w:color="auto" w:fill="auto"/>
          <w:lang w:val="en-GB"/>
        </w:rPr>
        <w:t>H.</w:t>
      </w:r>
      <w:r w:rsidRPr="00122B6E">
        <w:rPr>
          <w:rStyle w:val="Author"/>
          <w:shd w:val="clear" w:color="auto" w:fill="auto"/>
          <w:lang w:val="en-GB"/>
        </w:rPr>
        <w:t xml:space="preserve">, </w:t>
      </w:r>
      <w:r w:rsidRPr="00122B6E">
        <w:rPr>
          <w:rStyle w:val="SurName"/>
          <w:shd w:val="clear" w:color="auto" w:fill="auto"/>
          <w:lang w:val="en-GB"/>
        </w:rPr>
        <w:t>Oliaei</w:t>
      </w:r>
      <w:r w:rsidRPr="00122B6E">
        <w:rPr>
          <w:rStyle w:val="Author"/>
          <w:shd w:val="clear" w:color="auto" w:fill="auto"/>
          <w:lang w:val="en-GB"/>
        </w:rPr>
        <w:t xml:space="preserve">, </w:t>
      </w:r>
      <w:r w:rsidRPr="00122B6E">
        <w:rPr>
          <w:rStyle w:val="GivenName"/>
          <w:shd w:val="clear" w:color="auto" w:fill="auto"/>
          <w:lang w:val="en-GB"/>
        </w:rPr>
        <w:t>A</w:t>
      </w:r>
      <w:ins w:id="346" w:author="Raja Pari" w:date="2026-04-01T21:01:00Z" w16du:dateUtc="2026-04-01T15:31:00Z">
        <w:r w:rsidR="003C0260">
          <w:rPr>
            <w:rStyle w:val="GivenName"/>
            <w:shd w:val="clear" w:color="auto" w:fill="auto"/>
            <w:lang w:val="en-GB"/>
          </w:rPr>
          <w:t>.</w:t>
        </w:r>
      </w:ins>
      <w:del w:id="347" w:author="Raja Pari" w:date="2026-04-01T21:01:00Z" w16du:dateUtc="2026-04-01T15:31:00Z">
        <w:r w:rsidRPr="00122B6E" w:rsidDel="003C0260">
          <w:rPr>
            <w:rStyle w:val="Author"/>
            <w:shd w:val="clear" w:color="auto" w:fill="auto"/>
            <w:lang w:val="en-GB"/>
          </w:rPr>
          <w:delText>,</w:delText>
        </w:r>
      </w:del>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Sadri</w:t>
      </w:r>
      <w:r w:rsidRPr="00122B6E">
        <w:rPr>
          <w:rStyle w:val="Author"/>
          <w:shd w:val="clear" w:color="auto" w:fill="auto"/>
          <w:lang w:val="en-GB"/>
        </w:rPr>
        <w:t xml:space="preserve">, </w:t>
      </w:r>
      <w:r w:rsidRPr="00122B6E">
        <w:rPr>
          <w:rStyle w:val="GivenName"/>
          <w:shd w:val="clear" w:color="auto" w:fill="auto"/>
          <w:lang w:val="en-GB"/>
        </w:rPr>
        <w:t>S</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(2023</w:t>
      </w:r>
      <w:r w:rsidR="00B61238">
        <w:rPr>
          <w:rStyle w:val="Year"/>
          <w:shd w:val="clear" w:color="auto" w:fill="auto"/>
          <w:lang w:val="en-GB"/>
        </w:rPr>
        <w:t>) ‘</w:t>
      </w:r>
      <w:r w:rsidRPr="00122B6E">
        <w:rPr>
          <w:rStyle w:val="ArtlTitle"/>
          <w:shd w:val="clear" w:color="auto" w:fill="auto"/>
          <w:lang w:val="en-GB"/>
        </w:rPr>
        <w:t>Long-term care models in select OECD countries and</w:t>
      </w:r>
      <w:r w:rsidR="00907458" w:rsidRPr="00122B6E">
        <w:rPr>
          <w:rStyle w:val="ArtlTitle"/>
          <w:shd w:val="clear" w:color="auto" w:fill="auto"/>
          <w:lang w:val="en-GB"/>
        </w:rPr>
        <w:t xml:space="preserve"> </w:t>
      </w:r>
      <w:r w:rsidRPr="00122B6E">
        <w:rPr>
          <w:rStyle w:val="ArtlTitle"/>
          <w:shd w:val="clear" w:color="auto" w:fill="auto"/>
          <w:lang w:val="en-GB"/>
        </w:rPr>
        <w:t>policy implications for Canada: A focused qualitative systematic review</w:t>
      </w:r>
      <w:r w:rsidR="00712344">
        <w:rPr>
          <w:rStyle w:val="ArtlTitle"/>
          <w:shd w:val="clear" w:color="auto" w:fill="auto"/>
          <w:lang w:val="en-GB"/>
        </w:rPr>
        <w:t xml:space="preserve">’, </w:t>
      </w:r>
      <w:r w:rsidR="00BD3D9B" w:rsidRPr="00122B6E">
        <w:rPr>
          <w:rStyle w:val="JournalTitle"/>
          <w:i/>
          <w:shd w:val="clear" w:color="auto" w:fill="auto"/>
          <w:lang w:val="en-GB"/>
        </w:rPr>
        <w:t>Journal of Aging and Long-Term Care</w:t>
      </w:r>
      <w:r w:rsidR="00BD3D9B" w:rsidRPr="00552FF2">
        <w:rPr>
          <w:lang w:val="en-GB"/>
        </w:rPr>
        <w:t xml:space="preserve">, </w:t>
      </w:r>
      <w:r w:rsidR="00BD3D9B" w:rsidRPr="00552FF2">
        <w:rPr>
          <w:rStyle w:val="Volume"/>
          <w:shd w:val="clear" w:color="auto" w:fill="auto"/>
          <w:lang w:val="en-GB"/>
        </w:rPr>
        <w:t>6</w:t>
      </w:r>
      <w:r w:rsidRPr="00122B6E">
        <w:rPr>
          <w:lang w:val="en-GB"/>
        </w:rPr>
        <w:t>(</w:t>
      </w:r>
      <w:r w:rsidRPr="00122B6E">
        <w:rPr>
          <w:rStyle w:val="Issue"/>
          <w:shd w:val="clear" w:color="auto" w:fill="auto"/>
          <w:lang w:val="en-GB"/>
        </w:rPr>
        <w:t>2</w:t>
      </w:r>
      <w:r w:rsidRPr="00122B6E">
        <w:rPr>
          <w:lang w:val="en-GB"/>
        </w:rPr>
        <w:t xml:space="preserve">), </w:t>
      </w:r>
      <w:r w:rsidR="00C2060B">
        <w:rPr>
          <w:lang w:val="en-GB"/>
        </w:rPr>
        <w:t xml:space="preserve">pp. </w:t>
      </w:r>
      <w:r w:rsidRPr="00122B6E">
        <w:rPr>
          <w:rStyle w:val="FirstPage"/>
          <w:shd w:val="clear" w:color="auto" w:fill="auto"/>
          <w:lang w:val="en-GB"/>
        </w:rPr>
        <w:t>99</w:t>
      </w:r>
      <w:r w:rsidR="00226E00" w:rsidRPr="00122B6E">
        <w:rPr>
          <w:lang w:val="en-GB"/>
        </w:rPr>
        <w:t>–</w:t>
      </w:r>
      <w:r w:rsidRPr="00122B6E">
        <w:rPr>
          <w:rStyle w:val="LastPage"/>
          <w:shd w:val="clear" w:color="auto" w:fill="auto"/>
          <w:lang w:val="en-GB"/>
        </w:rPr>
        <w:t>117</w:t>
      </w:r>
      <w:r w:rsidRPr="00122B6E">
        <w:rPr>
          <w:lang w:val="en-GB"/>
        </w:rPr>
        <w:t>.</w:t>
      </w:r>
    </w:p>
    <w:p w14:paraId="687BA495" w14:textId="209BF180" w:rsidR="00BD3D9B" w:rsidRPr="00122B6E" w:rsidRDefault="003D5496" w:rsidP="00122B6E">
      <w:pPr>
        <w:pStyle w:val="ReferencesWE"/>
        <w:shd w:val="clear" w:color="000000" w:fill="auto"/>
        <w:rPr>
          <w:rFonts w:eastAsia="Times New Roman"/>
          <w:szCs w:val="24"/>
          <w:lang w:val="en-GB"/>
        </w:rPr>
      </w:pPr>
      <w:bookmarkStart w:id="348" w:name="RefMrk"/>
      <w:bookmarkStart w:id="349" w:name="Saskatchewan_et_al__2016"/>
      <w:bookmarkEnd w:id="345"/>
      <w:r w:rsidRPr="00122B6E">
        <w:rPr>
          <w:rStyle w:val="Collab"/>
          <w:shd w:val="clear" w:color="auto" w:fill="auto"/>
          <w:lang w:val="en-GB"/>
        </w:rPr>
        <w:t>Saskatchewan Ministry of Health.</w:t>
      </w:r>
      <w:r w:rsidRPr="00122B6E">
        <w:rPr>
          <w:lang w:val="en-GB"/>
        </w:rPr>
        <w:t xml:space="preserve"> </w:t>
      </w:r>
      <w:r w:rsidRPr="00122B6E">
        <w:rPr>
          <w:rStyle w:val="Year"/>
          <w:shd w:val="clear" w:color="auto" w:fill="auto"/>
          <w:lang w:val="en-GB"/>
        </w:rPr>
        <w:t>(2016</w:t>
      </w:r>
      <w:r w:rsidR="00B61238">
        <w:rPr>
          <w:rStyle w:val="Year"/>
          <w:shd w:val="clear" w:color="auto" w:fill="auto"/>
          <w:lang w:val="en-GB"/>
        </w:rPr>
        <w:t>) ‘</w:t>
      </w:r>
      <w:r w:rsidR="00BD3D9B" w:rsidRPr="00122B6E">
        <w:rPr>
          <w:rStyle w:val="OtherTitle"/>
          <w:i/>
          <w:shd w:val="clear" w:color="auto" w:fill="auto"/>
          <w:lang w:val="en-GB"/>
        </w:rPr>
        <w:t>Program guidelines for special care</w:t>
      </w:r>
      <w:r w:rsidR="00907458" w:rsidRPr="00122B6E">
        <w:rPr>
          <w:rStyle w:val="OtherTitle"/>
          <w:i/>
          <w:shd w:val="clear" w:color="auto" w:fill="auto"/>
          <w:lang w:val="en-GB"/>
        </w:rPr>
        <w:t xml:space="preserve"> </w:t>
      </w:r>
      <w:r w:rsidR="00BD3D9B" w:rsidRPr="00122B6E">
        <w:rPr>
          <w:rStyle w:val="OtherTitle"/>
          <w:i/>
          <w:shd w:val="clear" w:color="auto" w:fill="auto"/>
          <w:lang w:val="en-GB"/>
        </w:rPr>
        <w:t>homes</w:t>
      </w:r>
      <w:r w:rsidR="00712344" w:rsidRPr="00552FF2">
        <w:rPr>
          <w:rStyle w:val="OtherTitle"/>
          <w:iCs w:val="0"/>
          <w:shd w:val="clear" w:color="auto" w:fill="auto"/>
          <w:lang w:val="en-GB"/>
        </w:rPr>
        <w:t xml:space="preserve">’, </w:t>
      </w:r>
      <w:r w:rsidR="009025A9">
        <w:rPr>
          <w:lang w:val="en-GB"/>
        </w:rPr>
        <w:t xml:space="preserve">Available at: </w:t>
      </w:r>
      <w:r w:rsidR="00AF2677" w:rsidRPr="00122B6E">
        <w:rPr>
          <w:rStyle w:val="Web"/>
          <w:shd w:val="clear" w:color="auto" w:fill="auto"/>
          <w:lang w:val="en-GB"/>
        </w:rPr>
        <w:t>https://www.ehealthsask.ca/services/resources/Resources/Program-Guidelines-for-Special-Care-Homes.pdf</w:t>
      </w:r>
    </w:p>
    <w:p w14:paraId="618C7BCD" w14:textId="52C7CA61" w:rsidR="00BD3D9B" w:rsidRPr="00122B6E" w:rsidRDefault="00D13858" w:rsidP="00122B6E">
      <w:pPr>
        <w:pStyle w:val="ReferencesJN"/>
        <w:shd w:val="clear" w:color="000000" w:fill="auto"/>
        <w:rPr>
          <w:lang w:val="en-GB"/>
        </w:rPr>
      </w:pPr>
      <w:bookmarkStart w:id="350" w:name="Song_et_al__2020"/>
      <w:bookmarkEnd w:id="348"/>
      <w:bookmarkEnd w:id="349"/>
      <w:r w:rsidRPr="00122B6E">
        <w:rPr>
          <w:rStyle w:val="SurName"/>
          <w:shd w:val="clear" w:color="auto" w:fill="auto"/>
          <w:lang w:val="en-GB"/>
        </w:rPr>
        <w:t>Song</w:t>
      </w:r>
      <w:r w:rsidRPr="00122B6E">
        <w:rPr>
          <w:rStyle w:val="Author"/>
          <w:shd w:val="clear" w:color="auto" w:fill="auto"/>
          <w:lang w:val="en-GB"/>
        </w:rPr>
        <w:t xml:space="preserve">, </w:t>
      </w:r>
      <w:r w:rsidRPr="00122B6E">
        <w:rPr>
          <w:rStyle w:val="GivenName"/>
          <w:shd w:val="clear" w:color="auto" w:fill="auto"/>
          <w:lang w:val="en-GB"/>
        </w:rPr>
        <w:t>Y.</w:t>
      </w:r>
      <w:r w:rsidRPr="00122B6E">
        <w:rPr>
          <w:rStyle w:val="Author"/>
          <w:shd w:val="clear" w:color="auto" w:fill="auto"/>
          <w:lang w:val="en-GB"/>
        </w:rPr>
        <w:t xml:space="preserve">, </w:t>
      </w:r>
      <w:r w:rsidRPr="00122B6E">
        <w:rPr>
          <w:rStyle w:val="SurName"/>
          <w:shd w:val="clear" w:color="auto" w:fill="auto"/>
          <w:lang w:val="en-GB"/>
        </w:rPr>
        <w:t>Hoben</w:t>
      </w:r>
      <w:r w:rsidRPr="00122B6E">
        <w:rPr>
          <w:rStyle w:val="Author"/>
          <w:shd w:val="clear" w:color="auto" w:fill="auto"/>
          <w:lang w:val="en-GB"/>
        </w:rPr>
        <w:t xml:space="preserve">, </w:t>
      </w:r>
      <w:r w:rsidRPr="00122B6E">
        <w:rPr>
          <w:rStyle w:val="GivenName"/>
          <w:shd w:val="clear" w:color="auto" w:fill="auto"/>
          <w:lang w:val="en-GB"/>
        </w:rPr>
        <w:t>M.</w:t>
      </w:r>
      <w:r w:rsidRPr="00122B6E">
        <w:rPr>
          <w:rStyle w:val="Author"/>
          <w:shd w:val="clear" w:color="auto" w:fill="auto"/>
          <w:lang w:val="en-GB"/>
        </w:rPr>
        <w:t xml:space="preserve">, </w:t>
      </w:r>
      <w:r w:rsidRPr="00122B6E">
        <w:rPr>
          <w:rStyle w:val="SurName"/>
          <w:shd w:val="clear" w:color="auto" w:fill="auto"/>
          <w:lang w:val="en-GB"/>
        </w:rPr>
        <w:t>Norton</w:t>
      </w:r>
      <w:r w:rsidRPr="00122B6E">
        <w:rPr>
          <w:rStyle w:val="Author"/>
          <w:shd w:val="clear" w:color="auto" w:fill="auto"/>
          <w:lang w:val="en-GB"/>
        </w:rPr>
        <w:t xml:space="preserve">, </w:t>
      </w:r>
      <w:r w:rsidRPr="00122B6E">
        <w:rPr>
          <w:rStyle w:val="GivenName"/>
          <w:shd w:val="clear" w:color="auto" w:fill="auto"/>
          <w:lang w:val="en-GB"/>
        </w:rPr>
        <w:t>P.</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Estabrooks</w:t>
      </w:r>
      <w:r w:rsidRPr="00122B6E">
        <w:rPr>
          <w:rStyle w:val="Author"/>
          <w:shd w:val="clear" w:color="auto" w:fill="auto"/>
          <w:lang w:val="en-GB"/>
        </w:rPr>
        <w:t xml:space="preserve">, </w:t>
      </w:r>
      <w:r w:rsidRPr="00122B6E">
        <w:rPr>
          <w:rStyle w:val="GivenName"/>
          <w:shd w:val="clear" w:color="auto" w:fill="auto"/>
          <w:lang w:val="en-GB"/>
        </w:rPr>
        <w:t>C.A.</w:t>
      </w:r>
      <w:r w:rsidRPr="00122B6E">
        <w:rPr>
          <w:lang w:val="en-GB"/>
        </w:rPr>
        <w:t xml:space="preserve"> </w:t>
      </w:r>
      <w:r w:rsidRPr="00122B6E">
        <w:rPr>
          <w:rStyle w:val="Year"/>
          <w:shd w:val="clear" w:color="auto" w:fill="auto"/>
          <w:lang w:val="en-GB"/>
        </w:rPr>
        <w:t>(2020</w:t>
      </w:r>
      <w:r w:rsidR="00B61238">
        <w:rPr>
          <w:rStyle w:val="Year"/>
          <w:shd w:val="clear" w:color="auto" w:fill="auto"/>
          <w:lang w:val="en-GB"/>
        </w:rPr>
        <w:t>) ‘</w:t>
      </w:r>
      <w:r w:rsidRPr="00122B6E">
        <w:rPr>
          <w:rStyle w:val="ArtlTitle"/>
          <w:shd w:val="clear" w:color="auto" w:fill="auto"/>
          <w:lang w:val="en-GB"/>
        </w:rPr>
        <w:t>Association of work environment</w:t>
      </w:r>
      <w:r w:rsidR="00907458" w:rsidRPr="00122B6E">
        <w:rPr>
          <w:rStyle w:val="ArtlTitle"/>
          <w:shd w:val="clear" w:color="auto" w:fill="auto"/>
          <w:lang w:val="en-GB"/>
        </w:rPr>
        <w:t xml:space="preserve"> </w:t>
      </w:r>
      <w:r w:rsidRPr="00122B6E">
        <w:rPr>
          <w:rStyle w:val="ArtlTitle"/>
          <w:shd w:val="clear" w:color="auto" w:fill="auto"/>
          <w:lang w:val="en-GB"/>
        </w:rPr>
        <w:t>with missed and rushed care tasks among care aides in nursing home</w:t>
      </w:r>
      <w:r w:rsidRPr="00122B6E">
        <w:rPr>
          <w:lang w:val="en-GB"/>
        </w:rPr>
        <w:t>s</w:t>
      </w:r>
      <w:r w:rsidR="00712344" w:rsidRPr="00552FF2">
        <w:rPr>
          <w:rStyle w:val="JournalTitle"/>
          <w:iCs/>
          <w:shd w:val="clear" w:color="auto" w:fill="auto"/>
          <w:lang w:val="en-GB"/>
        </w:rPr>
        <w:t>’,</w:t>
      </w:r>
      <w:r w:rsidR="00712344">
        <w:rPr>
          <w:rStyle w:val="JournalTitle"/>
          <w:i/>
          <w:shd w:val="clear" w:color="auto" w:fill="auto"/>
          <w:lang w:val="en-GB"/>
        </w:rPr>
        <w:t xml:space="preserve"> </w:t>
      </w:r>
      <w:r w:rsidR="00BD3D9B" w:rsidRPr="00122B6E">
        <w:rPr>
          <w:rStyle w:val="JournalTitle"/>
          <w:i/>
          <w:shd w:val="clear" w:color="auto" w:fill="auto"/>
          <w:lang w:val="en-GB"/>
        </w:rPr>
        <w:t>JAMA Network Open</w:t>
      </w:r>
      <w:r w:rsidR="00BD3D9B" w:rsidRPr="00552FF2">
        <w:rPr>
          <w:iCs/>
          <w:lang w:val="en-GB"/>
        </w:rPr>
        <w:t xml:space="preserve">, </w:t>
      </w:r>
      <w:r w:rsidR="00BD3D9B" w:rsidRPr="00552FF2">
        <w:rPr>
          <w:rStyle w:val="Volume"/>
          <w:iCs/>
          <w:shd w:val="clear" w:color="auto" w:fill="auto"/>
          <w:lang w:val="en-GB"/>
        </w:rPr>
        <w:t>3</w:t>
      </w:r>
      <w:r w:rsidRPr="00122B6E">
        <w:rPr>
          <w:lang w:val="en-GB"/>
        </w:rPr>
        <w:t>(</w:t>
      </w:r>
      <w:r w:rsidRPr="00122B6E">
        <w:rPr>
          <w:rStyle w:val="Issue"/>
          <w:shd w:val="clear" w:color="auto" w:fill="auto"/>
          <w:lang w:val="en-GB"/>
        </w:rPr>
        <w:t>1</w:t>
      </w:r>
      <w:r w:rsidRPr="00122B6E">
        <w:rPr>
          <w:lang w:val="en-GB"/>
        </w:rPr>
        <w:t xml:space="preserve">), </w:t>
      </w:r>
      <w:r w:rsidRPr="00122B6E">
        <w:rPr>
          <w:rStyle w:val="ePage"/>
          <w:shd w:val="clear" w:color="auto" w:fill="auto"/>
          <w:lang w:val="en-GB"/>
        </w:rPr>
        <w:t>e1920092</w:t>
      </w:r>
      <w:r w:rsidRPr="00122B6E">
        <w:rPr>
          <w:lang w:val="en-GB"/>
        </w:rPr>
        <w:t xml:space="preserve">. </w:t>
      </w:r>
      <w:r w:rsidR="009025A9">
        <w:rPr>
          <w:lang w:val="en-GB"/>
        </w:rPr>
        <w:t xml:space="preserve">Available at: </w:t>
      </w:r>
      <w:r w:rsidRPr="00122B6E">
        <w:rPr>
          <w:rStyle w:val="DOI"/>
          <w:shd w:val="clear" w:color="auto" w:fill="auto"/>
          <w:lang w:val="en-GB"/>
        </w:rPr>
        <w:t>https://doi.org/10.1001/jamanetworkopen.2019.20092</w:t>
      </w:r>
    </w:p>
    <w:p w14:paraId="6D640310" w14:textId="588DDA14" w:rsidR="00BD3D9B" w:rsidRPr="00122B6E" w:rsidRDefault="00950DD0" w:rsidP="00122B6E">
      <w:pPr>
        <w:pStyle w:val="ReferencesJN"/>
        <w:shd w:val="clear" w:color="000000" w:fill="auto"/>
        <w:rPr>
          <w:lang w:val="en-GB"/>
        </w:rPr>
      </w:pPr>
      <w:bookmarkStart w:id="351" w:name="Stahl_et_al__2020"/>
      <w:bookmarkEnd w:id="350"/>
      <w:r w:rsidRPr="00122B6E">
        <w:rPr>
          <w:rStyle w:val="SurName"/>
          <w:shd w:val="clear" w:color="auto" w:fill="auto"/>
          <w:lang w:val="en-GB"/>
        </w:rPr>
        <w:t>Stahl</w:t>
      </w:r>
      <w:r w:rsidRPr="00122B6E">
        <w:rPr>
          <w:rStyle w:val="Author"/>
          <w:shd w:val="clear" w:color="auto" w:fill="auto"/>
          <w:lang w:val="en-GB"/>
        </w:rPr>
        <w:t xml:space="preserve">, </w:t>
      </w:r>
      <w:r w:rsidRPr="00122B6E">
        <w:rPr>
          <w:rStyle w:val="GivenName"/>
          <w:shd w:val="clear" w:color="auto" w:fill="auto"/>
          <w:lang w:val="en-GB"/>
        </w:rPr>
        <w:t>N.</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King</w:t>
      </w:r>
      <w:r w:rsidRPr="00122B6E">
        <w:rPr>
          <w:rStyle w:val="Author"/>
          <w:shd w:val="clear" w:color="auto" w:fill="auto"/>
          <w:lang w:val="en-GB"/>
        </w:rPr>
        <w:t xml:space="preserve">, </w:t>
      </w:r>
      <w:r w:rsidRPr="00122B6E">
        <w:rPr>
          <w:rStyle w:val="GivenName"/>
          <w:shd w:val="clear" w:color="auto" w:fill="auto"/>
          <w:lang w:val="en-GB"/>
        </w:rPr>
        <w:t>J</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(2020</w:t>
      </w:r>
      <w:r w:rsidR="00B61238">
        <w:rPr>
          <w:rStyle w:val="Year"/>
          <w:shd w:val="clear" w:color="auto" w:fill="auto"/>
          <w:lang w:val="en-GB"/>
        </w:rPr>
        <w:t>) ‘</w:t>
      </w:r>
      <w:r w:rsidRPr="00122B6E">
        <w:rPr>
          <w:rStyle w:val="ArtlTitle"/>
          <w:shd w:val="clear" w:color="auto" w:fill="auto"/>
          <w:lang w:val="en-GB"/>
        </w:rPr>
        <w:t>Expanding approaches for research: Understanding and using</w:t>
      </w:r>
      <w:r w:rsidR="00907458" w:rsidRPr="00122B6E">
        <w:rPr>
          <w:rStyle w:val="ArtlTitle"/>
          <w:shd w:val="clear" w:color="auto" w:fill="auto"/>
          <w:lang w:val="en-GB"/>
        </w:rPr>
        <w:t xml:space="preserve"> </w:t>
      </w:r>
      <w:r w:rsidRPr="00122B6E">
        <w:rPr>
          <w:rStyle w:val="ArtlTitle"/>
          <w:shd w:val="clear" w:color="auto" w:fill="auto"/>
          <w:lang w:val="en-GB"/>
        </w:rPr>
        <w:t>trustworthiness in qualitative research</w:t>
      </w:r>
      <w:r w:rsidR="00712344">
        <w:rPr>
          <w:rStyle w:val="ArtlTitle"/>
          <w:shd w:val="clear" w:color="auto" w:fill="auto"/>
          <w:lang w:val="en-GB"/>
        </w:rPr>
        <w:t xml:space="preserve">’, </w:t>
      </w:r>
      <w:r w:rsidR="00BD3D9B" w:rsidRPr="00122B6E">
        <w:rPr>
          <w:rStyle w:val="JournalTitle"/>
          <w:i/>
          <w:shd w:val="clear" w:color="auto" w:fill="auto"/>
          <w:lang w:val="en-GB"/>
        </w:rPr>
        <w:t>Journal of Developmental Education</w:t>
      </w:r>
      <w:r w:rsidR="00BD3D9B" w:rsidRPr="00552FF2">
        <w:rPr>
          <w:lang w:val="en-GB"/>
        </w:rPr>
        <w:t xml:space="preserve">, </w:t>
      </w:r>
      <w:r w:rsidR="00BD3D9B" w:rsidRPr="00552FF2">
        <w:rPr>
          <w:rStyle w:val="Volume"/>
          <w:shd w:val="clear" w:color="auto" w:fill="auto"/>
          <w:lang w:val="en-GB"/>
        </w:rPr>
        <w:t>44</w:t>
      </w:r>
      <w:r w:rsidRPr="00122B6E">
        <w:rPr>
          <w:lang w:val="en-GB"/>
        </w:rPr>
        <w:t>(</w:t>
      </w:r>
      <w:r w:rsidRPr="00122B6E">
        <w:rPr>
          <w:rStyle w:val="Issue"/>
          <w:shd w:val="clear" w:color="auto" w:fill="auto"/>
          <w:lang w:val="en-GB"/>
        </w:rPr>
        <w:t>1</w:t>
      </w:r>
      <w:r w:rsidRPr="00122B6E">
        <w:rPr>
          <w:lang w:val="en-GB"/>
        </w:rPr>
        <w:t xml:space="preserve">), </w:t>
      </w:r>
      <w:r w:rsidR="00C2060B">
        <w:rPr>
          <w:lang w:val="en-GB"/>
        </w:rPr>
        <w:t xml:space="preserve">pp. </w:t>
      </w:r>
      <w:r w:rsidRPr="00122B6E">
        <w:rPr>
          <w:rStyle w:val="FirstPage"/>
          <w:shd w:val="clear" w:color="auto" w:fill="auto"/>
          <w:lang w:val="en-GB"/>
        </w:rPr>
        <w:t>26</w:t>
      </w:r>
      <w:r w:rsidRPr="00122B6E">
        <w:rPr>
          <w:lang w:val="en-GB"/>
        </w:rPr>
        <w:t>–</w:t>
      </w:r>
      <w:r w:rsidRPr="00122B6E">
        <w:rPr>
          <w:rStyle w:val="LastPage"/>
          <w:shd w:val="clear" w:color="auto" w:fill="auto"/>
          <w:lang w:val="en-GB"/>
        </w:rPr>
        <w:t>28</w:t>
      </w:r>
      <w:r w:rsidRPr="00122B6E">
        <w:rPr>
          <w:lang w:val="en-GB"/>
        </w:rPr>
        <w:t>.</w:t>
      </w:r>
    </w:p>
    <w:p w14:paraId="11CC7762" w14:textId="57DFF3B4" w:rsidR="00BD3D9B" w:rsidRPr="00122B6E" w:rsidRDefault="005F2074" w:rsidP="00122B6E">
      <w:pPr>
        <w:pStyle w:val="ReferencesJN"/>
        <w:shd w:val="clear" w:color="000000" w:fill="auto"/>
        <w:rPr>
          <w:lang w:val="en-GB"/>
        </w:rPr>
      </w:pPr>
      <w:bookmarkStart w:id="352" w:name="Stephen_et_al__2024"/>
      <w:bookmarkEnd w:id="351"/>
      <w:r w:rsidRPr="00122B6E">
        <w:rPr>
          <w:rStyle w:val="SurName"/>
          <w:shd w:val="clear" w:color="auto" w:fill="auto"/>
          <w:lang w:val="en-GB"/>
        </w:rPr>
        <w:t>Stephen</w:t>
      </w:r>
      <w:r w:rsidRPr="00122B6E">
        <w:rPr>
          <w:rStyle w:val="Author"/>
          <w:shd w:val="clear" w:color="auto" w:fill="auto"/>
          <w:lang w:val="en-GB"/>
        </w:rPr>
        <w:t xml:space="preserve">, </w:t>
      </w:r>
      <w:r w:rsidRPr="00122B6E">
        <w:rPr>
          <w:rStyle w:val="GivenName"/>
          <w:shd w:val="clear" w:color="auto" w:fill="auto"/>
          <w:lang w:val="en-GB"/>
        </w:rPr>
        <w:t>A.</w:t>
      </w:r>
      <w:r w:rsidRPr="00122B6E">
        <w:rPr>
          <w:rStyle w:val="Author"/>
          <w:shd w:val="clear" w:color="auto" w:fill="auto"/>
          <w:lang w:val="en-GB"/>
        </w:rPr>
        <w:t xml:space="preserve">, </w:t>
      </w:r>
      <w:r w:rsidRPr="00122B6E">
        <w:rPr>
          <w:rStyle w:val="SurName"/>
          <w:shd w:val="clear" w:color="auto" w:fill="auto"/>
          <w:lang w:val="en-GB"/>
        </w:rPr>
        <w:t>Connelly</w:t>
      </w:r>
      <w:r w:rsidRPr="00122B6E">
        <w:rPr>
          <w:rStyle w:val="Author"/>
          <w:shd w:val="clear" w:color="auto" w:fill="auto"/>
          <w:lang w:val="en-GB"/>
        </w:rPr>
        <w:t xml:space="preserve">, </w:t>
      </w:r>
      <w:r w:rsidRPr="00122B6E">
        <w:rPr>
          <w:rStyle w:val="GivenName"/>
          <w:shd w:val="clear" w:color="auto" w:fill="auto"/>
          <w:lang w:val="en-GB"/>
        </w:rPr>
        <w:t>D.</w:t>
      </w:r>
      <w:r w:rsidRPr="00122B6E">
        <w:rPr>
          <w:rStyle w:val="Author"/>
          <w:shd w:val="clear" w:color="auto" w:fill="auto"/>
          <w:lang w:val="en-GB"/>
        </w:rPr>
        <w:t xml:space="preserve">, </w:t>
      </w:r>
      <w:r w:rsidRPr="00122B6E">
        <w:rPr>
          <w:rStyle w:val="SurName"/>
          <w:shd w:val="clear" w:color="auto" w:fill="auto"/>
          <w:lang w:val="en-GB"/>
        </w:rPr>
        <w:t>Hung</w:t>
      </w:r>
      <w:r w:rsidRPr="00122B6E">
        <w:rPr>
          <w:rStyle w:val="Author"/>
          <w:shd w:val="clear" w:color="auto" w:fill="auto"/>
          <w:lang w:val="en-GB"/>
        </w:rPr>
        <w:t xml:space="preserve">, </w:t>
      </w:r>
      <w:r w:rsidRPr="00122B6E">
        <w:rPr>
          <w:rStyle w:val="GivenName"/>
          <w:shd w:val="clear" w:color="auto" w:fill="auto"/>
          <w:lang w:val="en-GB"/>
        </w:rPr>
        <w:t>L.</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Unger</w:t>
      </w:r>
      <w:r w:rsidRPr="00122B6E">
        <w:rPr>
          <w:rStyle w:val="Author"/>
          <w:shd w:val="clear" w:color="auto" w:fill="auto"/>
          <w:lang w:val="en-GB"/>
        </w:rPr>
        <w:t xml:space="preserve">, </w:t>
      </w:r>
      <w:r w:rsidRPr="00122B6E">
        <w:rPr>
          <w:rStyle w:val="GivenName"/>
          <w:shd w:val="clear" w:color="auto" w:fill="auto"/>
          <w:lang w:val="en-GB"/>
        </w:rPr>
        <w:t>J</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(2024</w:t>
      </w:r>
      <w:r w:rsidR="00B61238">
        <w:rPr>
          <w:rStyle w:val="Year"/>
          <w:shd w:val="clear" w:color="auto" w:fill="auto"/>
          <w:lang w:val="en-GB"/>
        </w:rPr>
        <w:t>) ‘</w:t>
      </w:r>
      <w:r w:rsidRPr="00122B6E">
        <w:rPr>
          <w:rStyle w:val="ArtlTitle"/>
          <w:shd w:val="clear" w:color="auto" w:fill="auto"/>
          <w:lang w:val="en-GB"/>
        </w:rPr>
        <w:t>Staff-family communication methods</w:t>
      </w:r>
      <w:r w:rsidR="00907458" w:rsidRPr="00122B6E">
        <w:rPr>
          <w:rStyle w:val="ArtlTitle"/>
          <w:shd w:val="clear" w:color="auto" w:fill="auto"/>
          <w:lang w:val="en-GB"/>
        </w:rPr>
        <w:t xml:space="preserve"> </w:t>
      </w:r>
      <w:r w:rsidRPr="00122B6E">
        <w:rPr>
          <w:rStyle w:val="ArtlTitle"/>
          <w:shd w:val="clear" w:color="auto" w:fill="auto"/>
          <w:lang w:val="en-GB"/>
        </w:rPr>
        <w:t>in long-term care homes: An integrative review</w:t>
      </w:r>
      <w:r w:rsidR="00712344">
        <w:rPr>
          <w:rStyle w:val="ArtlTitle"/>
          <w:shd w:val="clear" w:color="auto" w:fill="auto"/>
          <w:lang w:val="en-GB"/>
        </w:rPr>
        <w:t xml:space="preserve">’, </w:t>
      </w:r>
      <w:r w:rsidR="00BD3D9B" w:rsidRPr="00122B6E">
        <w:rPr>
          <w:rStyle w:val="JournalTitle"/>
          <w:i/>
          <w:shd w:val="clear" w:color="auto" w:fill="auto"/>
          <w:lang w:val="en-GB"/>
        </w:rPr>
        <w:t>Journal of Long-Term Care</w:t>
      </w:r>
      <w:r w:rsidR="00BD3D9B" w:rsidRPr="00552FF2">
        <w:rPr>
          <w:lang w:val="en-GB"/>
        </w:rPr>
        <w:t>,</w:t>
      </w:r>
      <w:r w:rsidRPr="00122B6E">
        <w:rPr>
          <w:lang w:val="en-GB"/>
        </w:rPr>
        <w:t xml:space="preserve"> </w:t>
      </w:r>
      <w:r w:rsidR="00C2060B">
        <w:rPr>
          <w:lang w:val="en-GB"/>
        </w:rPr>
        <w:t xml:space="preserve">pp. </w:t>
      </w:r>
      <w:r w:rsidRPr="00122B6E">
        <w:rPr>
          <w:rStyle w:val="FirstPage"/>
          <w:shd w:val="clear" w:color="auto" w:fill="auto"/>
          <w:lang w:val="en-GB"/>
        </w:rPr>
        <w:t>220</w:t>
      </w:r>
      <w:r w:rsidRPr="00122B6E">
        <w:rPr>
          <w:lang w:val="en-GB"/>
        </w:rPr>
        <w:t>–</w:t>
      </w:r>
      <w:r w:rsidRPr="00122B6E">
        <w:rPr>
          <w:rStyle w:val="LastPage"/>
          <w:shd w:val="clear" w:color="auto" w:fill="auto"/>
          <w:lang w:val="en-GB"/>
        </w:rPr>
        <w:t>239</w:t>
      </w:r>
      <w:r w:rsidR="00BD3D9B" w:rsidRPr="00552FF2">
        <w:rPr>
          <w:lang w:val="en-GB"/>
        </w:rPr>
        <w:t>.</w:t>
      </w:r>
      <w:r w:rsidR="00BD3D9B" w:rsidRPr="00122B6E">
        <w:rPr>
          <w:iCs/>
          <w:lang w:val="en-GB"/>
        </w:rPr>
        <w:t xml:space="preserve"> </w:t>
      </w:r>
      <w:r w:rsidR="009025A9">
        <w:rPr>
          <w:lang w:val="en-GB"/>
        </w:rPr>
        <w:t xml:space="preserve">Available at: </w:t>
      </w:r>
      <w:r w:rsidRPr="00122B6E">
        <w:rPr>
          <w:rStyle w:val="DOI"/>
          <w:shd w:val="clear" w:color="auto" w:fill="auto"/>
          <w:lang w:val="en-GB"/>
        </w:rPr>
        <w:t>https://doi.org/10.31389/jltc.282</w:t>
      </w:r>
    </w:p>
    <w:p w14:paraId="5972FE73" w14:textId="20EC8FCA" w:rsidR="00BD3D9B" w:rsidRPr="00122B6E" w:rsidRDefault="007926D8" w:rsidP="00122B6E">
      <w:pPr>
        <w:pStyle w:val="ReferencesJN"/>
        <w:shd w:val="clear" w:color="000000" w:fill="auto"/>
        <w:rPr>
          <w:lang w:val="en-GB"/>
        </w:rPr>
      </w:pPr>
      <w:bookmarkStart w:id="353" w:name="Thomas_2023"/>
      <w:bookmarkEnd w:id="352"/>
      <w:r w:rsidRPr="00122B6E">
        <w:rPr>
          <w:rStyle w:val="SurName"/>
          <w:shd w:val="clear" w:color="auto" w:fill="auto"/>
          <w:lang w:val="en-GB"/>
        </w:rPr>
        <w:t>Thomas</w:t>
      </w:r>
      <w:r w:rsidRPr="00122B6E">
        <w:rPr>
          <w:rStyle w:val="Author"/>
          <w:shd w:val="clear" w:color="auto" w:fill="auto"/>
          <w:lang w:val="en-GB"/>
        </w:rPr>
        <w:t xml:space="preserve">, </w:t>
      </w:r>
      <w:r w:rsidRPr="00122B6E">
        <w:rPr>
          <w:rStyle w:val="GivenName"/>
          <w:shd w:val="clear" w:color="auto" w:fill="auto"/>
          <w:lang w:val="en-GB"/>
        </w:rPr>
        <w:t>M.C.</w:t>
      </w:r>
      <w:r w:rsidRPr="00122B6E">
        <w:rPr>
          <w:lang w:val="en-GB"/>
        </w:rPr>
        <w:t xml:space="preserve"> </w:t>
      </w:r>
      <w:r w:rsidRPr="00122B6E">
        <w:rPr>
          <w:rStyle w:val="Year"/>
          <w:shd w:val="clear" w:color="auto" w:fill="auto"/>
          <w:lang w:val="en-GB"/>
        </w:rPr>
        <w:t>(2023</w:t>
      </w:r>
      <w:r w:rsidR="00B61238">
        <w:rPr>
          <w:rStyle w:val="Year"/>
          <w:shd w:val="clear" w:color="auto" w:fill="auto"/>
          <w:lang w:val="en-GB"/>
        </w:rPr>
        <w:t>) ‘</w:t>
      </w:r>
      <w:r w:rsidRPr="00122B6E">
        <w:rPr>
          <w:rStyle w:val="ArtlTitle"/>
          <w:shd w:val="clear" w:color="auto" w:fill="auto"/>
          <w:lang w:val="en-GB"/>
        </w:rPr>
        <w:t>Understanding the experience of advance care planning for olde adults</w:t>
      </w:r>
      <w:r w:rsidR="00907458" w:rsidRPr="00122B6E">
        <w:rPr>
          <w:rStyle w:val="ArtlTitle"/>
          <w:shd w:val="clear" w:color="auto" w:fill="auto"/>
          <w:lang w:val="en-GB"/>
        </w:rPr>
        <w:t xml:space="preserve"> </w:t>
      </w:r>
      <w:r w:rsidRPr="00122B6E">
        <w:rPr>
          <w:rStyle w:val="ArtlTitle"/>
          <w:shd w:val="clear" w:color="auto" w:fill="auto"/>
          <w:lang w:val="en-GB"/>
        </w:rPr>
        <w:t>transition into long-term care homes</w:t>
      </w:r>
      <w:r w:rsidR="00712344">
        <w:rPr>
          <w:lang w:val="en-GB"/>
        </w:rPr>
        <w:t xml:space="preserve">’, </w:t>
      </w:r>
      <w:r w:rsidRPr="00122B6E">
        <w:rPr>
          <w:lang w:val="en-GB"/>
        </w:rPr>
        <w:t xml:space="preserve">[Thesis]. </w:t>
      </w:r>
      <w:r w:rsidR="009025A9">
        <w:rPr>
          <w:lang w:val="en-GB"/>
        </w:rPr>
        <w:t xml:space="preserve">Available at: </w:t>
      </w:r>
      <w:r w:rsidR="00604344" w:rsidRPr="00122B6E">
        <w:rPr>
          <w:rStyle w:val="DOI"/>
          <w:shd w:val="clear" w:color="auto" w:fill="auto"/>
          <w:lang w:val="en-GB"/>
        </w:rPr>
        <w:t>https://doi.org/10.22215/etd/2023-15421</w:t>
      </w:r>
    </w:p>
    <w:p w14:paraId="79C9D21B" w14:textId="36B9086F" w:rsidR="00BD3D9B" w:rsidRPr="00122B6E" w:rsidRDefault="00604344" w:rsidP="00122B6E">
      <w:pPr>
        <w:pStyle w:val="ReferencesJN"/>
        <w:shd w:val="clear" w:color="000000" w:fill="auto"/>
        <w:rPr>
          <w:lang w:val="en-GB"/>
        </w:rPr>
      </w:pPr>
      <w:bookmarkStart w:id="354" w:name="Vaismoradi_et_al__2020"/>
      <w:bookmarkEnd w:id="353"/>
      <w:r w:rsidRPr="00122B6E">
        <w:rPr>
          <w:rStyle w:val="SurName"/>
          <w:shd w:val="clear" w:color="auto" w:fill="auto"/>
          <w:lang w:val="en-GB"/>
        </w:rPr>
        <w:lastRenderedPageBreak/>
        <w:t>Vaismoradi</w:t>
      </w:r>
      <w:r w:rsidRPr="00122B6E">
        <w:rPr>
          <w:rStyle w:val="Author"/>
          <w:shd w:val="clear" w:color="auto" w:fill="auto"/>
          <w:lang w:val="en-GB"/>
        </w:rPr>
        <w:t xml:space="preserve">, </w:t>
      </w:r>
      <w:r w:rsidRPr="00122B6E">
        <w:rPr>
          <w:rStyle w:val="GivenName"/>
          <w:shd w:val="clear" w:color="auto" w:fill="auto"/>
          <w:lang w:val="en-GB"/>
        </w:rPr>
        <w:t>M.</w:t>
      </w:r>
      <w:r w:rsidRPr="00122B6E">
        <w:rPr>
          <w:rStyle w:val="Author"/>
          <w:shd w:val="clear" w:color="auto" w:fill="auto"/>
          <w:lang w:val="en-GB"/>
        </w:rPr>
        <w:t xml:space="preserve">, </w:t>
      </w:r>
      <w:r w:rsidRPr="00122B6E">
        <w:rPr>
          <w:rStyle w:val="SurName"/>
          <w:shd w:val="clear" w:color="auto" w:fill="auto"/>
          <w:lang w:val="en-GB"/>
        </w:rPr>
        <w:t>Vizcaya-Moreno</w:t>
      </w:r>
      <w:r w:rsidRPr="00122B6E">
        <w:rPr>
          <w:rStyle w:val="Author"/>
          <w:shd w:val="clear" w:color="auto" w:fill="auto"/>
          <w:lang w:val="en-GB"/>
        </w:rPr>
        <w:t xml:space="preserve">, </w:t>
      </w:r>
      <w:r w:rsidRPr="00122B6E">
        <w:rPr>
          <w:rStyle w:val="GivenName"/>
          <w:shd w:val="clear" w:color="auto" w:fill="auto"/>
          <w:lang w:val="en-GB"/>
        </w:rPr>
        <w:t>F.</w:t>
      </w:r>
      <w:r w:rsidRPr="00122B6E">
        <w:rPr>
          <w:rStyle w:val="Author"/>
          <w:shd w:val="clear" w:color="auto" w:fill="auto"/>
          <w:lang w:val="en-GB"/>
        </w:rPr>
        <w:t xml:space="preserve">, </w:t>
      </w:r>
      <w:r w:rsidRPr="00122B6E">
        <w:rPr>
          <w:rStyle w:val="SurName"/>
          <w:shd w:val="clear" w:color="auto" w:fill="auto"/>
          <w:lang w:val="en-GB"/>
        </w:rPr>
        <w:t>Jordan</w:t>
      </w:r>
      <w:r w:rsidRPr="00122B6E">
        <w:rPr>
          <w:rStyle w:val="Author"/>
          <w:shd w:val="clear" w:color="auto" w:fill="auto"/>
          <w:lang w:val="en-GB"/>
        </w:rPr>
        <w:t xml:space="preserve">, </w:t>
      </w:r>
      <w:r w:rsidRPr="00122B6E">
        <w:rPr>
          <w:rStyle w:val="GivenName"/>
          <w:shd w:val="clear" w:color="auto" w:fill="auto"/>
          <w:lang w:val="en-GB"/>
        </w:rPr>
        <w:t>S.</w:t>
      </w:r>
      <w:r w:rsidRPr="00122B6E">
        <w:rPr>
          <w:rStyle w:val="Author"/>
          <w:shd w:val="clear" w:color="auto" w:fill="auto"/>
          <w:lang w:val="en-GB"/>
        </w:rPr>
        <w:t xml:space="preserve">, </w:t>
      </w:r>
      <w:r w:rsidRPr="00122B6E">
        <w:rPr>
          <w:rStyle w:val="SurName"/>
          <w:shd w:val="clear" w:color="auto" w:fill="auto"/>
          <w:lang w:val="en-GB"/>
        </w:rPr>
        <w:t>Gåre Kymre</w:t>
      </w:r>
      <w:r w:rsidRPr="00122B6E">
        <w:rPr>
          <w:rStyle w:val="Author"/>
          <w:shd w:val="clear" w:color="auto" w:fill="auto"/>
          <w:lang w:val="en-GB"/>
        </w:rPr>
        <w:t xml:space="preserve">, </w:t>
      </w:r>
      <w:r w:rsidRPr="00122B6E">
        <w:rPr>
          <w:rStyle w:val="GivenName"/>
          <w:shd w:val="clear" w:color="auto" w:fill="auto"/>
          <w:lang w:val="en-GB"/>
        </w:rPr>
        <w:t>I.</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Kangasniemi</w:t>
      </w:r>
      <w:r w:rsidRPr="00122B6E">
        <w:rPr>
          <w:rStyle w:val="Author"/>
          <w:shd w:val="clear" w:color="auto" w:fill="auto"/>
          <w:lang w:val="en-GB"/>
        </w:rPr>
        <w:t xml:space="preserve">, </w:t>
      </w:r>
      <w:r w:rsidRPr="00122B6E">
        <w:rPr>
          <w:rStyle w:val="GivenName"/>
          <w:shd w:val="clear" w:color="auto" w:fill="auto"/>
          <w:lang w:val="en-GB"/>
        </w:rPr>
        <w:t>M</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(2020</w:t>
      </w:r>
      <w:r w:rsidR="00B61238">
        <w:rPr>
          <w:rStyle w:val="Year"/>
          <w:shd w:val="clear" w:color="auto" w:fill="auto"/>
          <w:lang w:val="en-GB"/>
        </w:rPr>
        <w:t>) ‘</w:t>
      </w:r>
      <w:r w:rsidRPr="00122B6E">
        <w:rPr>
          <w:rStyle w:val="ArtlTitle"/>
          <w:shd w:val="clear" w:color="auto" w:fill="auto"/>
          <w:lang w:val="en-GB"/>
        </w:rPr>
        <w:t>Disclosing and reporting practice errors by nurses in residential long-term care settings: A systematic review</w:t>
      </w:r>
      <w:r w:rsidR="00712344">
        <w:rPr>
          <w:rStyle w:val="ArtlTitle"/>
          <w:shd w:val="clear" w:color="auto" w:fill="auto"/>
          <w:lang w:val="en-GB"/>
        </w:rPr>
        <w:t xml:space="preserve">’, </w:t>
      </w:r>
      <w:r w:rsidR="00BD3D9B" w:rsidRPr="00122B6E">
        <w:rPr>
          <w:rStyle w:val="JournalTitle"/>
          <w:i/>
          <w:shd w:val="clear" w:color="auto" w:fill="auto"/>
          <w:lang w:val="en-GB"/>
        </w:rPr>
        <w:t>Sustainability</w:t>
      </w:r>
      <w:r w:rsidR="00BD3D9B" w:rsidRPr="00552FF2">
        <w:rPr>
          <w:lang w:val="en-GB"/>
        </w:rPr>
        <w:t xml:space="preserve">, </w:t>
      </w:r>
      <w:r w:rsidR="00BD3D9B" w:rsidRPr="00552FF2">
        <w:rPr>
          <w:rStyle w:val="Volume"/>
          <w:shd w:val="clear" w:color="auto" w:fill="auto"/>
          <w:lang w:val="en-GB"/>
        </w:rPr>
        <w:t>12</w:t>
      </w:r>
      <w:r w:rsidRPr="00122B6E">
        <w:rPr>
          <w:lang w:val="en-GB"/>
        </w:rPr>
        <w:t>(</w:t>
      </w:r>
      <w:r w:rsidRPr="00122B6E">
        <w:rPr>
          <w:rStyle w:val="Issue"/>
          <w:shd w:val="clear" w:color="auto" w:fill="auto"/>
          <w:lang w:val="en-GB"/>
        </w:rPr>
        <w:t>7</w:t>
      </w:r>
      <w:r w:rsidRPr="00122B6E">
        <w:rPr>
          <w:lang w:val="en-GB"/>
        </w:rPr>
        <w:t xml:space="preserve">), 2630. </w:t>
      </w:r>
      <w:r w:rsidR="009025A9">
        <w:rPr>
          <w:lang w:val="en-GB"/>
        </w:rPr>
        <w:t xml:space="preserve">Available at: </w:t>
      </w:r>
      <w:r w:rsidRPr="00122B6E">
        <w:rPr>
          <w:rStyle w:val="DOI"/>
          <w:shd w:val="clear" w:color="auto" w:fill="auto"/>
          <w:lang w:val="en-GB"/>
        </w:rPr>
        <w:t>https://doi.org/10.3390/su12072630</w:t>
      </w:r>
    </w:p>
    <w:p w14:paraId="5D3B2857" w14:textId="184758DE" w:rsidR="00BD3D9B" w:rsidRPr="00122B6E" w:rsidRDefault="001603AA" w:rsidP="00122B6E">
      <w:pPr>
        <w:pStyle w:val="ReferencesJN"/>
        <w:shd w:val="clear" w:color="000000" w:fill="auto"/>
        <w:rPr>
          <w:lang w:val="en-GB"/>
        </w:rPr>
      </w:pPr>
      <w:bookmarkStart w:id="355" w:name="Wagner_et_al__2013"/>
      <w:bookmarkEnd w:id="354"/>
      <w:r w:rsidRPr="00122B6E">
        <w:rPr>
          <w:rStyle w:val="SurName"/>
          <w:shd w:val="clear" w:color="auto" w:fill="auto"/>
          <w:lang w:val="en-GB"/>
        </w:rPr>
        <w:t>Wagner</w:t>
      </w:r>
      <w:r w:rsidRPr="00122B6E">
        <w:rPr>
          <w:rStyle w:val="Author"/>
          <w:shd w:val="clear" w:color="auto" w:fill="auto"/>
          <w:lang w:val="en-GB"/>
        </w:rPr>
        <w:t xml:space="preserve">, </w:t>
      </w:r>
      <w:r w:rsidRPr="00122B6E">
        <w:rPr>
          <w:rStyle w:val="GivenName"/>
          <w:shd w:val="clear" w:color="auto" w:fill="auto"/>
          <w:lang w:val="en-GB"/>
        </w:rPr>
        <w:t>L.M.</w:t>
      </w:r>
      <w:r w:rsidRPr="00122B6E">
        <w:rPr>
          <w:rStyle w:val="Author"/>
          <w:shd w:val="clear" w:color="auto" w:fill="auto"/>
          <w:lang w:val="en-GB"/>
        </w:rPr>
        <w:t xml:space="preserve">, </w:t>
      </w:r>
      <w:r w:rsidRPr="00122B6E">
        <w:rPr>
          <w:rStyle w:val="SurName"/>
          <w:shd w:val="clear" w:color="auto" w:fill="auto"/>
          <w:lang w:val="en-GB"/>
        </w:rPr>
        <w:t>Damianakis</w:t>
      </w:r>
      <w:r w:rsidRPr="00122B6E">
        <w:rPr>
          <w:rStyle w:val="Author"/>
          <w:shd w:val="clear" w:color="auto" w:fill="auto"/>
          <w:lang w:val="en-GB"/>
        </w:rPr>
        <w:t xml:space="preserve">, </w:t>
      </w:r>
      <w:r w:rsidRPr="00122B6E">
        <w:rPr>
          <w:rStyle w:val="GivenName"/>
          <w:shd w:val="clear" w:color="auto" w:fill="auto"/>
          <w:lang w:val="en-GB"/>
        </w:rPr>
        <w:t>T.</w:t>
      </w:r>
      <w:r w:rsidRPr="00122B6E">
        <w:rPr>
          <w:rStyle w:val="Author"/>
          <w:shd w:val="clear" w:color="auto" w:fill="auto"/>
          <w:lang w:val="en-GB"/>
        </w:rPr>
        <w:t xml:space="preserve">, </w:t>
      </w:r>
      <w:r w:rsidRPr="00122B6E">
        <w:rPr>
          <w:rStyle w:val="SurName"/>
          <w:shd w:val="clear" w:color="auto" w:fill="auto"/>
          <w:lang w:val="en-GB"/>
        </w:rPr>
        <w:t>Pho</w:t>
      </w:r>
      <w:r w:rsidRPr="00122B6E">
        <w:rPr>
          <w:rStyle w:val="Author"/>
          <w:shd w:val="clear" w:color="auto" w:fill="auto"/>
          <w:lang w:val="en-GB"/>
        </w:rPr>
        <w:t xml:space="preserve">, </w:t>
      </w:r>
      <w:r w:rsidRPr="00122B6E">
        <w:rPr>
          <w:rStyle w:val="GivenName"/>
          <w:shd w:val="clear" w:color="auto" w:fill="auto"/>
          <w:lang w:val="en-GB"/>
        </w:rPr>
        <w:t>L.</w:t>
      </w:r>
      <w:r w:rsidRPr="00122B6E">
        <w:rPr>
          <w:rStyle w:val="Author"/>
          <w:shd w:val="clear" w:color="auto" w:fill="auto"/>
          <w:lang w:val="en-GB"/>
        </w:rPr>
        <w:t xml:space="preserve"> </w:t>
      </w:r>
      <w:r w:rsidR="00B56E4F">
        <w:rPr>
          <w:rStyle w:val="Author"/>
          <w:shd w:val="clear" w:color="auto" w:fill="auto"/>
          <w:lang w:val="en-GB"/>
        </w:rPr>
        <w:t>and</w:t>
      </w:r>
      <w:r w:rsidRPr="00122B6E">
        <w:rPr>
          <w:rStyle w:val="Author"/>
          <w:shd w:val="clear" w:color="auto" w:fill="auto"/>
          <w:lang w:val="en-GB"/>
        </w:rPr>
        <w:t xml:space="preserve"> </w:t>
      </w:r>
      <w:r w:rsidRPr="00122B6E">
        <w:rPr>
          <w:rStyle w:val="SurName"/>
          <w:shd w:val="clear" w:color="auto" w:fill="auto"/>
          <w:lang w:val="en-GB"/>
        </w:rPr>
        <w:t>Tourangeau</w:t>
      </w:r>
      <w:r w:rsidRPr="00122B6E">
        <w:rPr>
          <w:rStyle w:val="Author"/>
          <w:shd w:val="clear" w:color="auto" w:fill="auto"/>
          <w:lang w:val="en-GB"/>
        </w:rPr>
        <w:t xml:space="preserve">, </w:t>
      </w:r>
      <w:r w:rsidRPr="00122B6E">
        <w:rPr>
          <w:rStyle w:val="GivenName"/>
          <w:shd w:val="clear" w:color="auto" w:fill="auto"/>
          <w:lang w:val="en-GB"/>
        </w:rPr>
        <w:t>A</w:t>
      </w:r>
      <w:r w:rsidRPr="00122B6E">
        <w:rPr>
          <w:rStyle w:val="Author"/>
          <w:shd w:val="clear" w:color="auto" w:fill="auto"/>
          <w:lang w:val="en-GB"/>
        </w:rPr>
        <w:t>.</w:t>
      </w:r>
      <w:r w:rsidRPr="00122B6E">
        <w:rPr>
          <w:lang w:val="en-GB"/>
        </w:rPr>
        <w:t xml:space="preserve"> </w:t>
      </w:r>
      <w:r w:rsidRPr="00122B6E">
        <w:rPr>
          <w:rStyle w:val="Year"/>
          <w:shd w:val="clear" w:color="auto" w:fill="auto"/>
          <w:lang w:val="en-GB"/>
        </w:rPr>
        <w:t>(2013</w:t>
      </w:r>
      <w:r w:rsidR="00B61238">
        <w:rPr>
          <w:rStyle w:val="Year"/>
          <w:shd w:val="clear" w:color="auto" w:fill="auto"/>
          <w:lang w:val="en-GB"/>
        </w:rPr>
        <w:t>) ‘</w:t>
      </w:r>
      <w:r w:rsidRPr="00122B6E">
        <w:rPr>
          <w:rStyle w:val="ArtlTitle"/>
          <w:shd w:val="clear" w:color="auto" w:fill="auto"/>
          <w:lang w:val="en-GB"/>
        </w:rPr>
        <w:t>Barriers and facilitators to</w:t>
      </w:r>
      <w:r w:rsidR="00907458" w:rsidRPr="00122B6E">
        <w:rPr>
          <w:rStyle w:val="ArtlTitle"/>
          <w:shd w:val="clear" w:color="auto" w:fill="auto"/>
          <w:lang w:val="en-GB"/>
        </w:rPr>
        <w:t xml:space="preserve"> </w:t>
      </w:r>
      <w:r w:rsidRPr="00122B6E">
        <w:rPr>
          <w:rStyle w:val="ArtlTitle"/>
          <w:shd w:val="clear" w:color="auto" w:fill="auto"/>
          <w:lang w:val="en-GB"/>
        </w:rPr>
        <w:t>communicating nursing errors in long-term care settings</w:t>
      </w:r>
      <w:r w:rsidR="00712344">
        <w:rPr>
          <w:rStyle w:val="ArtlTitle"/>
          <w:shd w:val="clear" w:color="auto" w:fill="auto"/>
          <w:lang w:val="en-GB"/>
        </w:rPr>
        <w:t xml:space="preserve">’, </w:t>
      </w:r>
      <w:r w:rsidR="00BD3D9B" w:rsidRPr="00122B6E">
        <w:rPr>
          <w:rStyle w:val="JournalTitle"/>
          <w:i/>
          <w:shd w:val="clear" w:color="auto" w:fill="auto"/>
          <w:lang w:val="en-GB"/>
        </w:rPr>
        <w:t>Journal of Patient Safety</w:t>
      </w:r>
      <w:r w:rsidR="00BD3D9B" w:rsidRPr="00552FF2">
        <w:rPr>
          <w:lang w:val="en-GB"/>
        </w:rPr>
        <w:t xml:space="preserve">, </w:t>
      </w:r>
      <w:r w:rsidR="00BD3D9B" w:rsidRPr="00552FF2">
        <w:rPr>
          <w:rStyle w:val="Volume"/>
          <w:shd w:val="clear" w:color="auto" w:fill="auto"/>
          <w:lang w:val="en-GB"/>
        </w:rPr>
        <w:t>9</w:t>
      </w:r>
      <w:r w:rsidRPr="00122B6E">
        <w:rPr>
          <w:lang w:val="en-GB"/>
        </w:rPr>
        <w:t>(</w:t>
      </w:r>
      <w:r w:rsidRPr="00122B6E">
        <w:rPr>
          <w:rStyle w:val="Issue"/>
          <w:shd w:val="clear" w:color="auto" w:fill="auto"/>
          <w:lang w:val="en-GB"/>
        </w:rPr>
        <w:t>1</w:t>
      </w:r>
      <w:r w:rsidRPr="00122B6E">
        <w:rPr>
          <w:lang w:val="en-GB"/>
        </w:rPr>
        <w:t xml:space="preserve">), </w:t>
      </w:r>
      <w:r w:rsidR="00C2060B">
        <w:rPr>
          <w:lang w:val="en-GB"/>
        </w:rPr>
        <w:t xml:space="preserve">pp. </w:t>
      </w:r>
      <w:r w:rsidRPr="00122B6E">
        <w:rPr>
          <w:rStyle w:val="FirstPage"/>
          <w:shd w:val="clear" w:color="auto" w:fill="auto"/>
          <w:lang w:val="en-GB"/>
        </w:rPr>
        <w:t>1</w:t>
      </w:r>
      <w:r w:rsidRPr="00122B6E">
        <w:rPr>
          <w:lang w:val="en-GB"/>
        </w:rPr>
        <w:t>–</w:t>
      </w:r>
      <w:r w:rsidRPr="00122B6E">
        <w:rPr>
          <w:rStyle w:val="LastPage"/>
          <w:shd w:val="clear" w:color="auto" w:fill="auto"/>
          <w:lang w:val="en-GB"/>
        </w:rPr>
        <w:t>7</w:t>
      </w:r>
      <w:r w:rsidRPr="00122B6E">
        <w:rPr>
          <w:lang w:val="en-GB"/>
        </w:rPr>
        <w:t xml:space="preserve">. </w:t>
      </w:r>
      <w:r w:rsidR="009025A9">
        <w:rPr>
          <w:lang w:val="en-GB"/>
        </w:rPr>
        <w:t xml:space="preserve">Available at: </w:t>
      </w:r>
      <w:r w:rsidRPr="00122B6E">
        <w:rPr>
          <w:rStyle w:val="DOI"/>
          <w:shd w:val="clear" w:color="auto" w:fill="auto"/>
          <w:lang w:val="en-GB"/>
        </w:rPr>
        <w:t>https://doi.org/10.1097/PTS.0b013e3182699919</w:t>
      </w:r>
    </w:p>
    <w:p w14:paraId="55BB2417" w14:textId="6969BF6C" w:rsidR="00BD3D9B" w:rsidRPr="00122B6E" w:rsidRDefault="006F2490" w:rsidP="00122B6E">
      <w:pPr>
        <w:pStyle w:val="ReferencesJN"/>
        <w:shd w:val="clear" w:color="000000" w:fill="auto"/>
        <w:rPr>
          <w:lang w:val="en-GB"/>
        </w:rPr>
      </w:pPr>
      <w:bookmarkStart w:id="356" w:name="Zmora_et_al__2021"/>
      <w:bookmarkEnd w:id="355"/>
      <w:r w:rsidRPr="00122B6E">
        <w:rPr>
          <w:rStyle w:val="SurName"/>
          <w:shd w:val="clear" w:color="auto" w:fill="auto"/>
          <w:lang w:val="en-GB"/>
        </w:rPr>
        <w:t>Zmora</w:t>
      </w:r>
      <w:r w:rsidRPr="00122B6E">
        <w:rPr>
          <w:rStyle w:val="Author"/>
          <w:shd w:val="clear" w:color="auto" w:fill="auto"/>
          <w:lang w:val="en-GB"/>
        </w:rPr>
        <w:t xml:space="preserve">, </w:t>
      </w:r>
      <w:r w:rsidRPr="00122B6E">
        <w:rPr>
          <w:rStyle w:val="GivenName"/>
          <w:shd w:val="clear" w:color="auto" w:fill="auto"/>
          <w:lang w:val="en-GB"/>
        </w:rPr>
        <w:t>R.</w:t>
      </w:r>
      <w:r w:rsidRPr="00122B6E">
        <w:rPr>
          <w:rStyle w:val="Author"/>
          <w:shd w:val="clear" w:color="auto" w:fill="auto"/>
          <w:lang w:val="en-GB"/>
        </w:rPr>
        <w:t xml:space="preserve">, </w:t>
      </w:r>
      <w:r w:rsidRPr="00122B6E">
        <w:rPr>
          <w:rStyle w:val="SurName"/>
          <w:shd w:val="clear" w:color="auto" w:fill="auto"/>
          <w:lang w:val="en-GB"/>
        </w:rPr>
        <w:t>Statz</w:t>
      </w:r>
      <w:r w:rsidRPr="00122B6E">
        <w:rPr>
          <w:rStyle w:val="Author"/>
          <w:shd w:val="clear" w:color="auto" w:fill="auto"/>
          <w:lang w:val="en-GB"/>
        </w:rPr>
        <w:t xml:space="preserve">, </w:t>
      </w:r>
      <w:r w:rsidRPr="00122B6E">
        <w:rPr>
          <w:rStyle w:val="GivenName"/>
          <w:shd w:val="clear" w:color="auto" w:fill="auto"/>
          <w:lang w:val="en-GB"/>
        </w:rPr>
        <w:t>T.L.</w:t>
      </w:r>
      <w:r w:rsidRPr="00122B6E">
        <w:rPr>
          <w:rStyle w:val="Author"/>
          <w:shd w:val="clear" w:color="auto" w:fill="auto"/>
          <w:lang w:val="en-GB"/>
        </w:rPr>
        <w:t xml:space="preserve">, </w:t>
      </w:r>
      <w:r w:rsidRPr="00122B6E">
        <w:rPr>
          <w:rStyle w:val="SurName"/>
          <w:shd w:val="clear" w:color="auto" w:fill="auto"/>
          <w:lang w:val="en-GB"/>
        </w:rPr>
        <w:t>Birkeland</w:t>
      </w:r>
      <w:r w:rsidRPr="00122B6E">
        <w:rPr>
          <w:rStyle w:val="Author"/>
          <w:shd w:val="clear" w:color="auto" w:fill="auto"/>
          <w:lang w:val="en-GB"/>
        </w:rPr>
        <w:t xml:space="preserve">, </w:t>
      </w:r>
      <w:r w:rsidRPr="00122B6E">
        <w:rPr>
          <w:rStyle w:val="GivenName"/>
          <w:shd w:val="clear" w:color="auto" w:fill="auto"/>
          <w:lang w:val="en-GB"/>
        </w:rPr>
        <w:t>R.W.</w:t>
      </w:r>
      <w:r w:rsidRPr="00122B6E">
        <w:rPr>
          <w:rStyle w:val="Author"/>
          <w:shd w:val="clear" w:color="auto" w:fill="auto"/>
          <w:lang w:val="en-GB"/>
        </w:rPr>
        <w:t xml:space="preserve">, </w:t>
      </w:r>
      <w:r w:rsidRPr="00122B6E">
        <w:rPr>
          <w:rStyle w:val="SurName"/>
          <w:shd w:val="clear" w:color="auto" w:fill="auto"/>
          <w:lang w:val="en-GB"/>
        </w:rPr>
        <w:t>McCarron</w:t>
      </w:r>
      <w:r w:rsidRPr="00122B6E">
        <w:rPr>
          <w:rStyle w:val="Author"/>
          <w:shd w:val="clear" w:color="auto" w:fill="auto"/>
          <w:lang w:val="en-GB"/>
        </w:rPr>
        <w:t xml:space="preserve">, </w:t>
      </w:r>
      <w:r w:rsidRPr="00122B6E">
        <w:rPr>
          <w:rStyle w:val="GivenName"/>
          <w:shd w:val="clear" w:color="auto" w:fill="auto"/>
          <w:lang w:val="en-GB"/>
        </w:rPr>
        <w:t>H.R.</w:t>
      </w:r>
      <w:r w:rsidRPr="00122B6E">
        <w:rPr>
          <w:rStyle w:val="Author"/>
          <w:shd w:val="clear" w:color="auto" w:fill="auto"/>
          <w:lang w:val="en-GB"/>
        </w:rPr>
        <w:t xml:space="preserve">, </w:t>
      </w:r>
      <w:r w:rsidRPr="00122B6E">
        <w:rPr>
          <w:rStyle w:val="SurName"/>
          <w:shd w:val="clear" w:color="auto" w:fill="auto"/>
          <w:lang w:val="en-GB"/>
        </w:rPr>
        <w:t>Finlay</w:t>
      </w:r>
      <w:r w:rsidRPr="00122B6E">
        <w:rPr>
          <w:rStyle w:val="Author"/>
          <w:shd w:val="clear" w:color="auto" w:fill="auto"/>
          <w:lang w:val="en-GB"/>
        </w:rPr>
        <w:t xml:space="preserve">, </w:t>
      </w:r>
      <w:r w:rsidRPr="00122B6E">
        <w:rPr>
          <w:rStyle w:val="GivenName"/>
          <w:shd w:val="clear" w:color="auto" w:fill="auto"/>
          <w:lang w:val="en-GB"/>
        </w:rPr>
        <w:t>J.M.</w:t>
      </w:r>
      <w:r w:rsidRPr="00122B6E">
        <w:rPr>
          <w:rStyle w:val="Author"/>
          <w:shd w:val="clear" w:color="auto" w:fill="auto"/>
          <w:lang w:val="en-GB"/>
        </w:rPr>
        <w:t xml:space="preserve">, </w:t>
      </w:r>
      <w:r w:rsidRPr="00122B6E">
        <w:rPr>
          <w:rStyle w:val="SurName"/>
          <w:shd w:val="clear" w:color="auto" w:fill="auto"/>
          <w:lang w:val="en-GB"/>
        </w:rPr>
        <w:t>Rosebush</w:t>
      </w:r>
      <w:r w:rsidRPr="00122B6E">
        <w:rPr>
          <w:rStyle w:val="Author"/>
          <w:shd w:val="clear" w:color="auto" w:fill="auto"/>
          <w:lang w:val="en-GB"/>
        </w:rPr>
        <w:t xml:space="preserve">, </w:t>
      </w:r>
      <w:r w:rsidRPr="00122B6E">
        <w:rPr>
          <w:rStyle w:val="GivenName"/>
          <w:shd w:val="clear" w:color="auto" w:fill="auto"/>
          <w:lang w:val="en-GB"/>
        </w:rPr>
        <w:t>C.E.</w:t>
      </w:r>
      <w:r w:rsidRPr="00122B6E">
        <w:rPr>
          <w:rStyle w:val="Author"/>
          <w:shd w:val="clear" w:color="auto" w:fill="auto"/>
          <w:lang w:val="en-GB"/>
        </w:rPr>
        <w:t xml:space="preserve"> </w:t>
      </w:r>
      <w:r w:rsidR="00B56E4F">
        <w:rPr>
          <w:rStyle w:val="Author"/>
          <w:shd w:val="clear" w:color="auto" w:fill="auto"/>
          <w:lang w:val="en-GB"/>
        </w:rPr>
        <w:t>and</w:t>
      </w:r>
      <w:r w:rsidR="00907458" w:rsidRPr="00122B6E">
        <w:rPr>
          <w:rStyle w:val="Author"/>
          <w:shd w:val="clear" w:color="auto" w:fill="auto"/>
          <w:lang w:val="en-GB"/>
        </w:rPr>
        <w:t xml:space="preserve"> </w:t>
      </w:r>
      <w:r w:rsidRPr="00122B6E">
        <w:rPr>
          <w:rStyle w:val="SurName"/>
          <w:shd w:val="clear" w:color="auto" w:fill="auto"/>
          <w:lang w:val="en-GB"/>
        </w:rPr>
        <w:t>Gaugler</w:t>
      </w:r>
      <w:r w:rsidRPr="00122B6E">
        <w:rPr>
          <w:rStyle w:val="Author"/>
          <w:shd w:val="clear" w:color="auto" w:fill="auto"/>
          <w:lang w:val="en-GB"/>
        </w:rPr>
        <w:t xml:space="preserve">, </w:t>
      </w:r>
      <w:r w:rsidRPr="00122B6E">
        <w:rPr>
          <w:rStyle w:val="GivenName"/>
          <w:shd w:val="clear" w:color="auto" w:fill="auto"/>
          <w:lang w:val="en-GB"/>
        </w:rPr>
        <w:t>J.E.</w:t>
      </w:r>
      <w:r w:rsidRPr="00122B6E">
        <w:rPr>
          <w:lang w:val="en-GB"/>
        </w:rPr>
        <w:t xml:space="preserve"> </w:t>
      </w:r>
      <w:r w:rsidRPr="00122B6E">
        <w:rPr>
          <w:rStyle w:val="Year"/>
          <w:shd w:val="clear" w:color="auto" w:fill="auto"/>
          <w:lang w:val="en-GB"/>
        </w:rPr>
        <w:t>(2021</w:t>
      </w:r>
      <w:r w:rsidR="00B61238">
        <w:rPr>
          <w:rStyle w:val="Year"/>
          <w:shd w:val="clear" w:color="auto" w:fill="auto"/>
          <w:lang w:val="en-GB"/>
        </w:rPr>
        <w:t>) ‘</w:t>
      </w:r>
      <w:r w:rsidRPr="00122B6E">
        <w:rPr>
          <w:rStyle w:val="ArtlTitle"/>
          <w:shd w:val="clear" w:color="auto" w:fill="auto"/>
          <w:lang w:val="en-GB"/>
        </w:rPr>
        <w:t>Transitioning to long-</w:t>
      </w:r>
      <w:r w:rsidR="007D7BF9" w:rsidRPr="00122B6E">
        <w:rPr>
          <w:rStyle w:val="ArtlTitle"/>
          <w:shd w:val="clear" w:color="auto" w:fill="auto"/>
          <w:lang w:val="en-GB"/>
        </w:rPr>
        <w:t>t</w:t>
      </w:r>
      <w:r w:rsidRPr="00122B6E">
        <w:rPr>
          <w:rStyle w:val="ArtlTitle"/>
          <w:shd w:val="clear" w:color="auto" w:fill="auto"/>
          <w:lang w:val="en-GB"/>
        </w:rPr>
        <w:t xml:space="preserve">erm </w:t>
      </w:r>
      <w:r w:rsidR="007D7BF9" w:rsidRPr="00122B6E">
        <w:rPr>
          <w:rStyle w:val="ArtlTitle"/>
          <w:shd w:val="clear" w:color="auto" w:fill="auto"/>
          <w:lang w:val="en-GB"/>
        </w:rPr>
        <w:t>care</w:t>
      </w:r>
      <w:r w:rsidRPr="00122B6E">
        <w:rPr>
          <w:rStyle w:val="ArtlTitle"/>
          <w:shd w:val="clear" w:color="auto" w:fill="auto"/>
          <w:lang w:val="en-GB"/>
        </w:rPr>
        <w:t xml:space="preserve">: Family </w:t>
      </w:r>
      <w:r w:rsidR="007D7BF9" w:rsidRPr="00122B6E">
        <w:rPr>
          <w:rStyle w:val="ArtlTitle"/>
          <w:shd w:val="clear" w:color="auto" w:fill="auto"/>
          <w:lang w:val="en-GB"/>
        </w:rPr>
        <w:t xml:space="preserve">caregiver experiences </w:t>
      </w:r>
      <w:r w:rsidRPr="00122B6E">
        <w:rPr>
          <w:rStyle w:val="ArtlTitle"/>
          <w:shd w:val="clear" w:color="auto" w:fill="auto"/>
          <w:lang w:val="en-GB"/>
        </w:rPr>
        <w:t xml:space="preserve">of </w:t>
      </w:r>
      <w:r w:rsidR="007D7BF9" w:rsidRPr="00122B6E">
        <w:rPr>
          <w:rStyle w:val="ArtlTitle"/>
          <w:shd w:val="clear" w:color="auto" w:fill="auto"/>
          <w:lang w:val="en-GB"/>
        </w:rPr>
        <w:t>dementia</w:t>
      </w:r>
      <w:r w:rsidRPr="00122B6E">
        <w:rPr>
          <w:rStyle w:val="ArtlTitle"/>
          <w:shd w:val="clear" w:color="auto" w:fill="auto"/>
          <w:lang w:val="en-GB"/>
        </w:rPr>
        <w:t xml:space="preserve">, </w:t>
      </w:r>
      <w:r w:rsidR="007D7BF9" w:rsidRPr="00122B6E">
        <w:rPr>
          <w:rStyle w:val="ArtlTitle"/>
          <w:shd w:val="clear" w:color="auto" w:fill="auto"/>
          <w:lang w:val="en-GB"/>
        </w:rPr>
        <w:t>communities</w:t>
      </w:r>
      <w:r w:rsidRPr="00122B6E">
        <w:rPr>
          <w:rStyle w:val="ArtlTitle"/>
          <w:shd w:val="clear" w:color="auto" w:fill="auto"/>
          <w:lang w:val="en-GB"/>
        </w:rPr>
        <w:t xml:space="preserve">, and </w:t>
      </w:r>
      <w:r w:rsidR="007D7BF9" w:rsidRPr="00122B6E">
        <w:rPr>
          <w:rStyle w:val="ArtlTitle"/>
          <w:shd w:val="clear" w:color="auto" w:fill="auto"/>
          <w:lang w:val="en-GB"/>
        </w:rPr>
        <w:t>counseling</w:t>
      </w:r>
      <w:r w:rsidR="00712344">
        <w:rPr>
          <w:rStyle w:val="ArtlTitle"/>
          <w:shd w:val="clear" w:color="auto" w:fill="auto"/>
          <w:lang w:val="en-GB"/>
        </w:rPr>
        <w:t xml:space="preserve">’, </w:t>
      </w:r>
      <w:r w:rsidR="00BD3D9B" w:rsidRPr="00122B6E">
        <w:rPr>
          <w:rStyle w:val="JournalTitle"/>
          <w:i/>
          <w:shd w:val="clear" w:color="auto" w:fill="auto"/>
          <w:lang w:val="en-GB"/>
        </w:rPr>
        <w:t>Journal of Aging and Health</w:t>
      </w:r>
      <w:r w:rsidRPr="00122B6E">
        <w:rPr>
          <w:lang w:val="en-GB"/>
        </w:rPr>
        <w:t>,</w:t>
      </w:r>
      <w:r w:rsidR="00BD3D9B" w:rsidRPr="00122B6E">
        <w:rPr>
          <w:lang w:val="en-GB"/>
        </w:rPr>
        <w:t xml:space="preserve"> </w:t>
      </w:r>
      <w:r w:rsidR="00BD3D9B" w:rsidRPr="00552FF2">
        <w:rPr>
          <w:rStyle w:val="Volume"/>
          <w:iCs/>
          <w:shd w:val="clear" w:color="auto" w:fill="auto"/>
          <w:lang w:val="en-GB"/>
        </w:rPr>
        <w:t>33</w:t>
      </w:r>
      <w:r w:rsidRPr="00122B6E">
        <w:rPr>
          <w:lang w:val="en-GB"/>
        </w:rPr>
        <w:t>(</w:t>
      </w:r>
      <w:r w:rsidR="00BD3D9B" w:rsidRPr="00122B6E">
        <w:rPr>
          <w:rStyle w:val="Issue"/>
          <w:shd w:val="clear" w:color="auto" w:fill="auto"/>
          <w:lang w:val="en-GB"/>
        </w:rPr>
        <w:t>1–2</w:t>
      </w:r>
      <w:r w:rsidRPr="00122B6E">
        <w:rPr>
          <w:lang w:val="en-GB"/>
        </w:rPr>
        <w:t xml:space="preserve">), </w:t>
      </w:r>
      <w:r w:rsidR="00C2060B">
        <w:rPr>
          <w:lang w:val="en-GB"/>
        </w:rPr>
        <w:t xml:space="preserve">pp. </w:t>
      </w:r>
      <w:r w:rsidRPr="00122B6E">
        <w:rPr>
          <w:rStyle w:val="FirstPage"/>
          <w:shd w:val="clear" w:color="auto" w:fill="auto"/>
          <w:lang w:val="en-GB"/>
        </w:rPr>
        <w:t>133</w:t>
      </w:r>
      <w:r w:rsidRPr="00122B6E">
        <w:rPr>
          <w:lang w:val="en-GB"/>
        </w:rPr>
        <w:t>–</w:t>
      </w:r>
      <w:r w:rsidRPr="00122B6E">
        <w:rPr>
          <w:rStyle w:val="LastPage"/>
          <w:shd w:val="clear" w:color="auto" w:fill="auto"/>
          <w:lang w:val="en-GB"/>
        </w:rPr>
        <w:t>146</w:t>
      </w:r>
      <w:r w:rsidRPr="00122B6E">
        <w:rPr>
          <w:lang w:val="en-GB"/>
        </w:rPr>
        <w:t xml:space="preserve">. </w:t>
      </w:r>
      <w:r w:rsidR="009025A9">
        <w:rPr>
          <w:lang w:val="en-GB"/>
        </w:rPr>
        <w:t xml:space="preserve">Available at: </w:t>
      </w:r>
      <w:r w:rsidR="00726987" w:rsidRPr="00122B6E">
        <w:rPr>
          <w:rStyle w:val="DOI"/>
          <w:shd w:val="clear" w:color="auto" w:fill="auto"/>
          <w:lang w:val="en-GB"/>
        </w:rPr>
        <w:t>https://doi.org/10.1177/0898264320963588</w:t>
      </w:r>
    </w:p>
    <w:bookmarkEnd w:id="356"/>
    <w:p w14:paraId="30BFB05B" w14:textId="27CE309D" w:rsidR="00BD3D9B" w:rsidRPr="00B2627A" w:rsidDel="00B2627A" w:rsidRDefault="00BD3D9B" w:rsidP="00122B6E">
      <w:pPr>
        <w:pStyle w:val="TblC"/>
        <w:shd w:val="clear" w:color="000000" w:fill="auto"/>
        <w:rPr>
          <w:del w:id="357" w:author="Raja Pari" w:date="2026-04-01T21:49:00Z" w16du:dateUtc="2026-04-01T16:19:00Z"/>
          <w:bCs/>
          <w:color w:val="auto"/>
          <w:rPrChange w:id="358" w:author="Raja Pari" w:date="2026-04-01T21:49:00Z" w16du:dateUtc="2026-04-01T16:19:00Z">
            <w:rPr>
              <w:del w:id="359" w:author="Raja Pari" w:date="2026-04-01T21:49:00Z" w16du:dateUtc="2026-04-01T16:19:00Z"/>
              <w:b/>
              <w:color w:val="auto"/>
            </w:rPr>
          </w:rPrChange>
        </w:rPr>
      </w:pPr>
      <w:r w:rsidRPr="00122B6E">
        <w:rPr>
          <w:b/>
          <w:color w:val="auto"/>
        </w:rPr>
        <w:t>Table 1</w:t>
      </w:r>
      <w:ins w:id="360" w:author="Raja Pari" w:date="2026-04-01T21:49:00Z" w16du:dateUtc="2026-04-01T16:19:00Z">
        <w:r w:rsidR="00B2627A">
          <w:rPr>
            <w:bCs/>
            <w:color w:val="auto"/>
          </w:rPr>
          <w:t xml:space="preserve">: </w:t>
        </w:r>
      </w:ins>
    </w:p>
    <w:p w14:paraId="3A1ED8B9" w14:textId="3251EA5A" w:rsidR="00726987" w:rsidRPr="00122B6E" w:rsidRDefault="00BD3D9B" w:rsidP="00B2627A">
      <w:pPr>
        <w:pStyle w:val="TblC"/>
        <w:shd w:val="clear" w:color="000000" w:fill="auto"/>
        <w:rPr>
          <w:color w:val="auto"/>
        </w:rPr>
      </w:pPr>
      <w:r w:rsidRPr="00552FF2">
        <w:rPr>
          <w:iCs/>
          <w:color w:val="auto"/>
        </w:rPr>
        <w:t xml:space="preserve">Sociodemographic </w:t>
      </w:r>
      <w:del w:id="361" w:author="Raja Pari" w:date="2026-04-01T13:29:00Z" w16du:dateUtc="2026-04-01T07:59:00Z">
        <w:r w:rsidRPr="00552FF2" w:rsidDel="00940AB3">
          <w:rPr>
            <w:iCs/>
            <w:color w:val="auto"/>
          </w:rPr>
          <w:delText>C</w:delText>
        </w:r>
      </w:del>
      <w:ins w:id="362" w:author="Raja Pari" w:date="2026-04-01T13:29:00Z" w16du:dateUtc="2026-04-01T07:59:00Z">
        <w:r w:rsidR="00940AB3" w:rsidRPr="00552FF2">
          <w:rPr>
            <w:iCs/>
            <w:color w:val="auto"/>
          </w:rPr>
          <w:t>c</w:t>
        </w:r>
      </w:ins>
      <w:r w:rsidRPr="00552FF2">
        <w:rPr>
          <w:iCs/>
          <w:color w:val="auto"/>
        </w:rPr>
        <w:t xml:space="preserve">haracteristics of </w:t>
      </w:r>
      <w:del w:id="363" w:author="Raja Pari" w:date="2026-04-01T13:29:00Z" w16du:dateUtc="2026-04-01T07:59:00Z">
        <w:r w:rsidRPr="00552FF2" w:rsidDel="00940AB3">
          <w:rPr>
            <w:iCs/>
            <w:color w:val="auto"/>
          </w:rPr>
          <w:delText>P</w:delText>
        </w:r>
      </w:del>
      <w:ins w:id="364" w:author="Raja Pari" w:date="2026-04-01T13:29:00Z" w16du:dateUtc="2026-04-01T07:59:00Z">
        <w:r w:rsidR="00940AB3" w:rsidRPr="00552FF2">
          <w:rPr>
            <w:iCs/>
            <w:color w:val="auto"/>
          </w:rPr>
          <w:t>p</w:t>
        </w:r>
      </w:ins>
      <w:r w:rsidRPr="00552FF2">
        <w:rPr>
          <w:iCs/>
          <w:color w:val="auto"/>
        </w:rPr>
        <w:t>articipants</w:t>
      </w:r>
    </w:p>
    <w:tbl>
      <w:tblPr>
        <w:tblStyle w:val="TableGrid"/>
        <w:tblW w:w="5000" w:type="pct"/>
        <w:tblLook w:val="04A0" w:firstRow="1" w:lastRow="0" w:firstColumn="1" w:lastColumn="0" w:noHBand="0" w:noVBand="1"/>
      </w:tblPr>
      <w:tblGrid>
        <w:gridCol w:w="1152"/>
        <w:gridCol w:w="1230"/>
        <w:gridCol w:w="1051"/>
        <w:gridCol w:w="1539"/>
        <w:gridCol w:w="1008"/>
        <w:gridCol w:w="1051"/>
        <w:gridCol w:w="1253"/>
        <w:gridCol w:w="1066"/>
      </w:tblGrid>
      <w:tr w:rsidR="00E95F90" w:rsidRPr="00122B6E" w14:paraId="6D80E330" w14:textId="77777777" w:rsidTr="00BD3D9B">
        <w:tc>
          <w:tcPr>
            <w:tcW w:w="616" w:type="pct"/>
            <w:tcBorders>
              <w:bottom w:val="single" w:sz="4" w:space="0" w:color="auto"/>
              <w:right w:val="nil"/>
            </w:tcBorders>
            <w:shd w:val="clear" w:color="auto" w:fill="BFBFBF" w:themeFill="background1" w:themeFillShade="BF"/>
          </w:tcPr>
          <w:p w14:paraId="1AD6B05F" w14:textId="4486464E" w:rsidR="00E95F90" w:rsidRPr="00122B6E" w:rsidRDefault="00BD3D9B" w:rsidP="00122B6E">
            <w:pPr>
              <w:shd w:val="clear" w:color="000000" w:fill="auto"/>
              <w:rPr>
                <w:rStyle w:val="TblHead"/>
                <w:b/>
                <w:shd w:val="clear" w:color="auto" w:fill="auto"/>
              </w:rPr>
            </w:pPr>
            <w:r w:rsidRPr="00122B6E">
              <w:rPr>
                <w:rStyle w:val="TblHead"/>
                <w:b/>
                <w:shd w:val="clear" w:color="auto" w:fill="auto"/>
              </w:rPr>
              <w:t>ID Number</w:t>
            </w:r>
          </w:p>
        </w:tc>
        <w:tc>
          <w:tcPr>
            <w:tcW w:w="2043" w:type="pct"/>
            <w:gridSpan w:val="3"/>
            <w:tcBorders>
              <w:bottom w:val="single" w:sz="4" w:space="0" w:color="auto"/>
            </w:tcBorders>
            <w:shd w:val="clear" w:color="auto" w:fill="BFBFBF" w:themeFill="background1" w:themeFillShade="BF"/>
          </w:tcPr>
          <w:p w14:paraId="1CE82EE9" w14:textId="4301DBDA" w:rsidR="00E95F90" w:rsidRPr="00122B6E" w:rsidRDefault="00BD3D9B" w:rsidP="00122B6E">
            <w:pPr>
              <w:shd w:val="clear" w:color="000000" w:fill="auto"/>
              <w:rPr>
                <w:rStyle w:val="TblHead"/>
                <w:b/>
                <w:shd w:val="clear" w:color="auto" w:fill="auto"/>
              </w:rPr>
            </w:pPr>
            <w:r w:rsidRPr="00122B6E">
              <w:rPr>
                <w:rStyle w:val="TblHead"/>
                <w:b/>
                <w:shd w:val="clear" w:color="auto" w:fill="auto"/>
              </w:rPr>
              <w:t>Family Caregiver* Demographics</w:t>
            </w:r>
          </w:p>
        </w:tc>
        <w:tc>
          <w:tcPr>
            <w:tcW w:w="2341" w:type="pct"/>
            <w:gridSpan w:val="4"/>
            <w:tcBorders>
              <w:left w:val="nil"/>
              <w:bottom w:val="single" w:sz="4" w:space="0" w:color="auto"/>
              <w:right w:val="single" w:sz="4" w:space="0" w:color="auto"/>
            </w:tcBorders>
            <w:shd w:val="clear" w:color="auto" w:fill="BFBFBF" w:themeFill="background1" w:themeFillShade="BF"/>
          </w:tcPr>
          <w:p w14:paraId="5D4342C9" w14:textId="78F351E9" w:rsidR="00E95F90" w:rsidRPr="00122B6E" w:rsidRDefault="00BD3D9B" w:rsidP="00122B6E">
            <w:pPr>
              <w:shd w:val="clear" w:color="000000" w:fill="auto"/>
              <w:rPr>
                <w:rStyle w:val="TblHead"/>
                <w:b/>
                <w:shd w:val="clear" w:color="auto" w:fill="auto"/>
              </w:rPr>
            </w:pPr>
            <w:r w:rsidRPr="00122B6E">
              <w:rPr>
                <w:rStyle w:val="TblHead"/>
                <w:b/>
                <w:shd w:val="clear" w:color="auto" w:fill="auto"/>
              </w:rPr>
              <w:t>Resident Demographics</w:t>
            </w:r>
          </w:p>
        </w:tc>
      </w:tr>
      <w:tr w:rsidR="00E95F90" w:rsidRPr="00122B6E" w14:paraId="193DEF72" w14:textId="77777777" w:rsidTr="00BD3D9B">
        <w:tc>
          <w:tcPr>
            <w:tcW w:w="616" w:type="pct"/>
            <w:tcBorders>
              <w:top w:val="single" w:sz="4" w:space="0" w:color="auto"/>
              <w:bottom w:val="single" w:sz="4" w:space="0" w:color="auto"/>
              <w:right w:val="single" w:sz="4" w:space="0" w:color="auto"/>
            </w:tcBorders>
          </w:tcPr>
          <w:p w14:paraId="04988B46" w14:textId="77777777" w:rsidR="00E95F90" w:rsidRPr="00122B6E" w:rsidRDefault="00E95F90" w:rsidP="00122B6E">
            <w:pPr>
              <w:shd w:val="clear" w:color="000000" w:fill="auto"/>
              <w:rPr>
                <w:rStyle w:val="TblBody"/>
              </w:rPr>
            </w:pPr>
          </w:p>
        </w:tc>
        <w:tc>
          <w:tcPr>
            <w:tcW w:w="658" w:type="pct"/>
            <w:tcBorders>
              <w:top w:val="single" w:sz="4" w:space="0" w:color="auto"/>
              <w:left w:val="single" w:sz="4" w:space="0" w:color="auto"/>
              <w:bottom w:val="single" w:sz="4" w:space="0" w:color="auto"/>
              <w:right w:val="nil"/>
            </w:tcBorders>
          </w:tcPr>
          <w:p w14:paraId="1F042E26" w14:textId="70C44601" w:rsidR="00E95F90" w:rsidRPr="00122B6E" w:rsidRDefault="00E95F90" w:rsidP="00122B6E">
            <w:pPr>
              <w:shd w:val="clear" w:color="000000" w:fill="auto"/>
              <w:rPr>
                <w:rStyle w:val="TblBody"/>
              </w:rPr>
            </w:pPr>
            <w:r w:rsidRPr="00122B6E">
              <w:rPr>
                <w:rStyle w:val="TblBody"/>
              </w:rPr>
              <w:t>Age Range</w:t>
            </w:r>
            <w:ins w:id="365" w:author="Raja Pari" w:date="2026-04-01T13:29:00Z" w16du:dateUtc="2026-04-01T07:59:00Z">
              <w:r w:rsidR="00940AB3" w:rsidRPr="00122B6E">
                <w:rPr>
                  <w:rStyle w:val="TblBody"/>
                </w:rPr>
                <w:t xml:space="preserve"> (Years)</w:t>
              </w:r>
            </w:ins>
          </w:p>
        </w:tc>
        <w:tc>
          <w:tcPr>
            <w:tcW w:w="562" w:type="pct"/>
            <w:tcBorders>
              <w:top w:val="single" w:sz="4" w:space="0" w:color="auto"/>
              <w:left w:val="nil"/>
              <w:bottom w:val="single" w:sz="4" w:space="0" w:color="auto"/>
              <w:right w:val="nil"/>
            </w:tcBorders>
          </w:tcPr>
          <w:p w14:paraId="19FABCDE" w14:textId="5DCC76FE" w:rsidR="00E95F90" w:rsidRPr="00122B6E" w:rsidRDefault="00E95F90" w:rsidP="00122B6E">
            <w:pPr>
              <w:shd w:val="clear" w:color="000000" w:fill="auto"/>
              <w:rPr>
                <w:rStyle w:val="TblBody"/>
              </w:rPr>
            </w:pPr>
            <w:r w:rsidRPr="00122B6E">
              <w:rPr>
                <w:rStyle w:val="TblBody"/>
              </w:rPr>
              <w:t>Gender</w:t>
            </w:r>
          </w:p>
        </w:tc>
        <w:tc>
          <w:tcPr>
            <w:tcW w:w="823" w:type="pct"/>
            <w:tcBorders>
              <w:top w:val="single" w:sz="4" w:space="0" w:color="auto"/>
              <w:left w:val="nil"/>
              <w:bottom w:val="single" w:sz="4" w:space="0" w:color="auto"/>
              <w:right w:val="single" w:sz="4" w:space="0" w:color="auto"/>
            </w:tcBorders>
          </w:tcPr>
          <w:p w14:paraId="7F5849C9" w14:textId="7B03F8C4" w:rsidR="00E95F90" w:rsidRPr="00122B6E" w:rsidRDefault="00E95F90" w:rsidP="00122B6E">
            <w:pPr>
              <w:shd w:val="clear" w:color="000000" w:fill="auto"/>
              <w:rPr>
                <w:rStyle w:val="TblBody"/>
              </w:rPr>
            </w:pPr>
            <w:r w:rsidRPr="00122B6E">
              <w:rPr>
                <w:rStyle w:val="TblBody"/>
              </w:rPr>
              <w:t xml:space="preserve">Relationship to the </w:t>
            </w:r>
            <w:del w:id="366" w:author="Raja Pari" w:date="2026-04-01T13:29:00Z" w16du:dateUtc="2026-04-01T07:59:00Z">
              <w:r w:rsidRPr="00122B6E" w:rsidDel="00940AB3">
                <w:rPr>
                  <w:rStyle w:val="TblBody"/>
                </w:rPr>
                <w:delText>r</w:delText>
              </w:r>
            </w:del>
            <w:ins w:id="367" w:author="Raja Pari" w:date="2026-04-01T13:29:00Z" w16du:dateUtc="2026-04-01T07:59:00Z">
              <w:r w:rsidR="00940AB3" w:rsidRPr="00122B6E">
                <w:rPr>
                  <w:rStyle w:val="TblBody"/>
                </w:rPr>
                <w:t>R</w:t>
              </w:r>
            </w:ins>
            <w:r w:rsidRPr="00122B6E">
              <w:rPr>
                <w:rStyle w:val="TblBody"/>
              </w:rPr>
              <w:t>esident</w:t>
            </w:r>
          </w:p>
        </w:tc>
        <w:tc>
          <w:tcPr>
            <w:tcW w:w="539" w:type="pct"/>
            <w:tcBorders>
              <w:top w:val="single" w:sz="4" w:space="0" w:color="auto"/>
              <w:left w:val="single" w:sz="4" w:space="0" w:color="auto"/>
              <w:right w:val="nil"/>
            </w:tcBorders>
          </w:tcPr>
          <w:p w14:paraId="6B23A005" w14:textId="125C7099" w:rsidR="00E95F90" w:rsidRPr="00122B6E" w:rsidRDefault="00E95F90" w:rsidP="00122B6E">
            <w:pPr>
              <w:shd w:val="clear" w:color="000000" w:fill="auto"/>
              <w:rPr>
                <w:rStyle w:val="TblBody"/>
              </w:rPr>
            </w:pPr>
            <w:r w:rsidRPr="00122B6E">
              <w:rPr>
                <w:rStyle w:val="TblBody"/>
              </w:rPr>
              <w:t>Age Range (Years)</w:t>
            </w:r>
          </w:p>
        </w:tc>
        <w:tc>
          <w:tcPr>
            <w:tcW w:w="562" w:type="pct"/>
            <w:tcBorders>
              <w:top w:val="single" w:sz="4" w:space="0" w:color="auto"/>
              <w:left w:val="nil"/>
              <w:right w:val="nil"/>
            </w:tcBorders>
          </w:tcPr>
          <w:p w14:paraId="50BEC45F" w14:textId="399831CA" w:rsidR="00E95F90" w:rsidRPr="00122B6E" w:rsidRDefault="00E95F90" w:rsidP="00122B6E">
            <w:pPr>
              <w:shd w:val="clear" w:color="000000" w:fill="auto"/>
              <w:rPr>
                <w:rStyle w:val="TblBody"/>
              </w:rPr>
            </w:pPr>
            <w:r w:rsidRPr="00122B6E">
              <w:rPr>
                <w:rStyle w:val="TblBody"/>
              </w:rPr>
              <w:t>Gender</w:t>
            </w:r>
          </w:p>
        </w:tc>
        <w:tc>
          <w:tcPr>
            <w:tcW w:w="670" w:type="pct"/>
            <w:tcBorders>
              <w:top w:val="single" w:sz="4" w:space="0" w:color="auto"/>
              <w:left w:val="nil"/>
              <w:right w:val="nil"/>
            </w:tcBorders>
          </w:tcPr>
          <w:p w14:paraId="4180415C" w14:textId="1B26C2CD" w:rsidR="00E95F90" w:rsidRPr="00122B6E" w:rsidRDefault="00E95F90" w:rsidP="00122B6E">
            <w:pPr>
              <w:shd w:val="clear" w:color="000000" w:fill="auto"/>
              <w:rPr>
                <w:rStyle w:val="TblBody"/>
              </w:rPr>
            </w:pPr>
            <w:r w:rsidRPr="00122B6E">
              <w:rPr>
                <w:rStyle w:val="TblBody"/>
              </w:rPr>
              <w:t>Perceived Health Status</w:t>
            </w:r>
          </w:p>
        </w:tc>
        <w:tc>
          <w:tcPr>
            <w:tcW w:w="570" w:type="pct"/>
            <w:tcBorders>
              <w:top w:val="single" w:sz="4" w:space="0" w:color="auto"/>
              <w:left w:val="nil"/>
              <w:right w:val="single" w:sz="4" w:space="0" w:color="auto"/>
            </w:tcBorders>
          </w:tcPr>
          <w:p w14:paraId="70583FE2" w14:textId="18917AB9" w:rsidR="00E95F90" w:rsidRPr="00122B6E" w:rsidRDefault="00E95F90" w:rsidP="00122B6E">
            <w:pPr>
              <w:shd w:val="clear" w:color="000000" w:fill="auto"/>
              <w:rPr>
                <w:rStyle w:val="TblBody"/>
              </w:rPr>
            </w:pPr>
            <w:r w:rsidRPr="00122B6E">
              <w:rPr>
                <w:rStyle w:val="TblBody"/>
              </w:rPr>
              <w:t>Time Lived at Nursing Home (Years)</w:t>
            </w:r>
          </w:p>
        </w:tc>
      </w:tr>
      <w:tr w:rsidR="00E95F90" w:rsidRPr="00122B6E" w14:paraId="57E7B7BE" w14:textId="77777777" w:rsidTr="00BD3D9B">
        <w:tc>
          <w:tcPr>
            <w:tcW w:w="616" w:type="pct"/>
            <w:tcBorders>
              <w:bottom w:val="nil"/>
              <w:right w:val="single" w:sz="4" w:space="0" w:color="auto"/>
            </w:tcBorders>
            <w:shd w:val="clear" w:color="auto" w:fill="F2F2F2" w:themeFill="background1" w:themeFillShade="F2"/>
          </w:tcPr>
          <w:p w14:paraId="7817A8B3" w14:textId="128F1FE0" w:rsidR="00E95F90" w:rsidRPr="00122B6E" w:rsidRDefault="00E95F90" w:rsidP="00122B6E">
            <w:pPr>
              <w:shd w:val="clear" w:color="000000" w:fill="auto"/>
              <w:rPr>
                <w:rStyle w:val="TblBody"/>
              </w:rPr>
            </w:pPr>
            <w:r w:rsidRPr="00122B6E">
              <w:rPr>
                <w:rStyle w:val="TblBody"/>
              </w:rPr>
              <w:t>B004</w:t>
            </w:r>
          </w:p>
        </w:tc>
        <w:tc>
          <w:tcPr>
            <w:tcW w:w="658" w:type="pct"/>
            <w:tcBorders>
              <w:top w:val="single" w:sz="4" w:space="0" w:color="auto"/>
              <w:left w:val="single" w:sz="4" w:space="0" w:color="auto"/>
              <w:bottom w:val="nil"/>
              <w:right w:val="nil"/>
            </w:tcBorders>
            <w:shd w:val="clear" w:color="auto" w:fill="F2F2F2" w:themeFill="background1" w:themeFillShade="F2"/>
          </w:tcPr>
          <w:p w14:paraId="715B0449" w14:textId="4DC0F09C" w:rsidR="00E95F90" w:rsidRPr="00122B6E" w:rsidRDefault="00E95F90" w:rsidP="00122B6E">
            <w:pPr>
              <w:shd w:val="clear" w:color="000000" w:fill="auto"/>
              <w:rPr>
                <w:rStyle w:val="TblBody"/>
              </w:rPr>
            </w:pPr>
            <w:r w:rsidRPr="00122B6E">
              <w:rPr>
                <w:rStyle w:val="TblBody"/>
              </w:rPr>
              <w:t>≥85</w:t>
            </w:r>
            <w:del w:id="368" w:author="Raja Pari" w:date="2026-04-01T13:29:00Z" w16du:dateUtc="2026-04-01T07:59:00Z">
              <w:r w:rsidRPr="00122B6E" w:rsidDel="00940AB3">
                <w:rPr>
                  <w:rStyle w:val="TblBody"/>
                </w:rPr>
                <w:delText xml:space="preserve"> years old</w:delText>
              </w:r>
            </w:del>
          </w:p>
        </w:tc>
        <w:tc>
          <w:tcPr>
            <w:tcW w:w="562" w:type="pct"/>
            <w:tcBorders>
              <w:top w:val="single" w:sz="4" w:space="0" w:color="auto"/>
              <w:left w:val="nil"/>
              <w:bottom w:val="nil"/>
              <w:right w:val="nil"/>
            </w:tcBorders>
            <w:shd w:val="clear" w:color="auto" w:fill="F2F2F2" w:themeFill="background1" w:themeFillShade="F2"/>
          </w:tcPr>
          <w:p w14:paraId="17F8A65D" w14:textId="07FDD707" w:rsidR="00E95F90" w:rsidRPr="00122B6E" w:rsidRDefault="00E95F90" w:rsidP="00122B6E">
            <w:pPr>
              <w:shd w:val="clear" w:color="000000" w:fill="auto"/>
              <w:rPr>
                <w:rStyle w:val="TblBody"/>
              </w:rPr>
            </w:pPr>
            <w:r w:rsidRPr="00122B6E">
              <w:rPr>
                <w:rStyle w:val="TblBody"/>
              </w:rPr>
              <w:t>Woman</w:t>
            </w:r>
          </w:p>
        </w:tc>
        <w:tc>
          <w:tcPr>
            <w:tcW w:w="823" w:type="pct"/>
            <w:tcBorders>
              <w:top w:val="single" w:sz="4" w:space="0" w:color="auto"/>
              <w:left w:val="nil"/>
              <w:bottom w:val="nil"/>
              <w:right w:val="single" w:sz="4" w:space="0" w:color="auto"/>
            </w:tcBorders>
            <w:shd w:val="clear" w:color="auto" w:fill="F2F2F2" w:themeFill="background1" w:themeFillShade="F2"/>
          </w:tcPr>
          <w:p w14:paraId="02872556" w14:textId="0B83584E" w:rsidR="00E95F90" w:rsidRPr="00122B6E" w:rsidRDefault="00E95F90" w:rsidP="00122B6E">
            <w:pPr>
              <w:shd w:val="clear" w:color="000000" w:fill="auto"/>
              <w:rPr>
                <w:rStyle w:val="TblBody"/>
              </w:rPr>
            </w:pPr>
            <w:r w:rsidRPr="00122B6E">
              <w:rPr>
                <w:rStyle w:val="TblBody"/>
              </w:rPr>
              <w:t>Wife</w:t>
            </w:r>
          </w:p>
        </w:tc>
        <w:tc>
          <w:tcPr>
            <w:tcW w:w="539" w:type="pct"/>
            <w:tcBorders>
              <w:left w:val="single" w:sz="4" w:space="0" w:color="auto"/>
              <w:bottom w:val="nil"/>
              <w:right w:val="nil"/>
            </w:tcBorders>
            <w:shd w:val="clear" w:color="auto" w:fill="F2F2F2" w:themeFill="background1" w:themeFillShade="F2"/>
          </w:tcPr>
          <w:p w14:paraId="3EAFD563" w14:textId="7913AAAA" w:rsidR="00E95F90" w:rsidRPr="00122B6E" w:rsidRDefault="00E95F90" w:rsidP="00122B6E">
            <w:pPr>
              <w:shd w:val="clear" w:color="000000" w:fill="auto"/>
              <w:rPr>
                <w:rStyle w:val="TblBody"/>
              </w:rPr>
            </w:pPr>
            <w:r w:rsidRPr="00122B6E">
              <w:rPr>
                <w:rStyle w:val="TblBody"/>
              </w:rPr>
              <w:t xml:space="preserve">≥85 </w:t>
            </w:r>
          </w:p>
        </w:tc>
        <w:tc>
          <w:tcPr>
            <w:tcW w:w="562" w:type="pct"/>
            <w:tcBorders>
              <w:left w:val="nil"/>
              <w:bottom w:val="nil"/>
              <w:right w:val="nil"/>
            </w:tcBorders>
            <w:shd w:val="clear" w:color="auto" w:fill="F2F2F2" w:themeFill="background1" w:themeFillShade="F2"/>
          </w:tcPr>
          <w:p w14:paraId="7A9A0244" w14:textId="01F97C47" w:rsidR="00E95F90" w:rsidRPr="00122B6E" w:rsidRDefault="00E95F90" w:rsidP="00122B6E">
            <w:pPr>
              <w:shd w:val="clear" w:color="000000" w:fill="auto"/>
              <w:rPr>
                <w:rStyle w:val="TblBody"/>
              </w:rPr>
            </w:pPr>
            <w:r w:rsidRPr="00122B6E">
              <w:rPr>
                <w:rStyle w:val="TblBody"/>
              </w:rPr>
              <w:t>Man</w:t>
            </w:r>
          </w:p>
        </w:tc>
        <w:tc>
          <w:tcPr>
            <w:tcW w:w="670" w:type="pct"/>
            <w:tcBorders>
              <w:left w:val="nil"/>
              <w:bottom w:val="nil"/>
              <w:right w:val="nil"/>
            </w:tcBorders>
            <w:shd w:val="clear" w:color="auto" w:fill="F2F2F2" w:themeFill="background1" w:themeFillShade="F2"/>
          </w:tcPr>
          <w:p w14:paraId="0155D99A" w14:textId="44D370B7" w:rsidR="00E95F90" w:rsidRPr="00122B6E" w:rsidRDefault="00E95F90" w:rsidP="00122B6E">
            <w:pPr>
              <w:shd w:val="clear" w:color="000000" w:fill="auto"/>
              <w:rPr>
                <w:rStyle w:val="TblBody"/>
              </w:rPr>
            </w:pPr>
            <w:r w:rsidRPr="00122B6E">
              <w:rPr>
                <w:rStyle w:val="TblBody"/>
              </w:rPr>
              <w:t>Excellent or good</w:t>
            </w:r>
          </w:p>
        </w:tc>
        <w:tc>
          <w:tcPr>
            <w:tcW w:w="570" w:type="pct"/>
            <w:tcBorders>
              <w:left w:val="nil"/>
              <w:bottom w:val="nil"/>
              <w:right w:val="single" w:sz="4" w:space="0" w:color="auto"/>
            </w:tcBorders>
            <w:shd w:val="clear" w:color="auto" w:fill="F2F2F2" w:themeFill="background1" w:themeFillShade="F2"/>
          </w:tcPr>
          <w:p w14:paraId="558995D4" w14:textId="4F198BA7" w:rsidR="00E95F90" w:rsidRPr="00122B6E" w:rsidRDefault="00E95F90" w:rsidP="00122B6E">
            <w:pPr>
              <w:shd w:val="clear" w:color="000000" w:fill="auto"/>
              <w:rPr>
                <w:rStyle w:val="TblBody"/>
              </w:rPr>
            </w:pPr>
            <w:r w:rsidRPr="00122B6E">
              <w:rPr>
                <w:rStyle w:val="TblBody"/>
              </w:rPr>
              <w:t>&lt;1</w:t>
            </w:r>
          </w:p>
        </w:tc>
      </w:tr>
      <w:tr w:rsidR="00E95F90" w:rsidRPr="00122B6E" w14:paraId="25CAC1B0" w14:textId="77777777" w:rsidTr="00BD3D9B">
        <w:tc>
          <w:tcPr>
            <w:tcW w:w="616" w:type="pct"/>
            <w:tcBorders>
              <w:top w:val="nil"/>
              <w:bottom w:val="nil"/>
              <w:right w:val="single" w:sz="4" w:space="0" w:color="auto"/>
            </w:tcBorders>
          </w:tcPr>
          <w:p w14:paraId="6F80E41D" w14:textId="28DB7195" w:rsidR="00E95F90" w:rsidRPr="00122B6E" w:rsidRDefault="00E95F90" w:rsidP="00122B6E">
            <w:pPr>
              <w:widowControl w:val="0"/>
              <w:pBdr>
                <w:top w:val="nil"/>
                <w:left w:val="nil"/>
                <w:bottom w:val="nil"/>
                <w:right w:val="nil"/>
                <w:between w:val="nil"/>
              </w:pBdr>
              <w:shd w:val="clear" w:color="000000" w:fill="auto"/>
              <w:rPr>
                <w:rStyle w:val="TblBody"/>
              </w:rPr>
            </w:pPr>
            <w:r w:rsidRPr="00122B6E">
              <w:rPr>
                <w:rStyle w:val="TblBody"/>
              </w:rPr>
              <w:t>B008</w:t>
            </w:r>
          </w:p>
        </w:tc>
        <w:tc>
          <w:tcPr>
            <w:tcW w:w="658" w:type="pct"/>
            <w:tcBorders>
              <w:top w:val="nil"/>
              <w:left w:val="single" w:sz="4" w:space="0" w:color="auto"/>
              <w:bottom w:val="nil"/>
              <w:right w:val="nil"/>
            </w:tcBorders>
          </w:tcPr>
          <w:p w14:paraId="2EC26082" w14:textId="7CAF9474" w:rsidR="00E95F90" w:rsidRPr="00122B6E" w:rsidRDefault="00E95F90" w:rsidP="00122B6E">
            <w:pPr>
              <w:shd w:val="clear" w:color="000000" w:fill="auto"/>
              <w:rPr>
                <w:rStyle w:val="TblBody"/>
              </w:rPr>
            </w:pPr>
            <w:r w:rsidRPr="00122B6E">
              <w:rPr>
                <w:rStyle w:val="TblBody"/>
              </w:rPr>
              <w:t>N/A</w:t>
            </w:r>
          </w:p>
        </w:tc>
        <w:tc>
          <w:tcPr>
            <w:tcW w:w="562" w:type="pct"/>
            <w:tcBorders>
              <w:top w:val="nil"/>
              <w:left w:val="nil"/>
              <w:bottom w:val="nil"/>
              <w:right w:val="nil"/>
            </w:tcBorders>
          </w:tcPr>
          <w:p w14:paraId="289B938C" w14:textId="302ED879" w:rsidR="00E95F90" w:rsidRPr="00122B6E" w:rsidRDefault="00E95F90" w:rsidP="00122B6E">
            <w:pPr>
              <w:shd w:val="clear" w:color="000000" w:fill="auto"/>
              <w:rPr>
                <w:rStyle w:val="TblBody"/>
              </w:rPr>
            </w:pPr>
            <w:r w:rsidRPr="00122B6E">
              <w:rPr>
                <w:rStyle w:val="TblBody"/>
              </w:rPr>
              <w:t>Man</w:t>
            </w:r>
          </w:p>
        </w:tc>
        <w:tc>
          <w:tcPr>
            <w:tcW w:w="823" w:type="pct"/>
            <w:tcBorders>
              <w:top w:val="nil"/>
              <w:left w:val="nil"/>
              <w:bottom w:val="nil"/>
              <w:right w:val="single" w:sz="4" w:space="0" w:color="auto"/>
            </w:tcBorders>
          </w:tcPr>
          <w:p w14:paraId="1CC333EB" w14:textId="48DF6853" w:rsidR="00E95F90" w:rsidRPr="00122B6E" w:rsidRDefault="00E95F90" w:rsidP="00122B6E">
            <w:pPr>
              <w:shd w:val="clear" w:color="000000" w:fill="auto"/>
              <w:rPr>
                <w:rStyle w:val="TblBody"/>
              </w:rPr>
            </w:pPr>
            <w:r w:rsidRPr="00122B6E">
              <w:rPr>
                <w:rStyle w:val="TblBody"/>
              </w:rPr>
              <w:t>Son</w:t>
            </w:r>
          </w:p>
        </w:tc>
        <w:tc>
          <w:tcPr>
            <w:tcW w:w="539" w:type="pct"/>
            <w:tcBorders>
              <w:top w:val="nil"/>
              <w:left w:val="single" w:sz="4" w:space="0" w:color="auto"/>
              <w:bottom w:val="nil"/>
              <w:right w:val="nil"/>
            </w:tcBorders>
          </w:tcPr>
          <w:p w14:paraId="3EBC228C" w14:textId="15B0052C" w:rsidR="00E95F90" w:rsidRPr="00122B6E" w:rsidRDefault="00E95F90" w:rsidP="00122B6E">
            <w:pPr>
              <w:shd w:val="clear" w:color="000000" w:fill="auto"/>
              <w:rPr>
                <w:rStyle w:val="TblBody"/>
              </w:rPr>
            </w:pPr>
            <w:r w:rsidRPr="00122B6E">
              <w:rPr>
                <w:rStyle w:val="TblBody"/>
              </w:rPr>
              <w:t xml:space="preserve">≥85 </w:t>
            </w:r>
          </w:p>
        </w:tc>
        <w:tc>
          <w:tcPr>
            <w:tcW w:w="562" w:type="pct"/>
            <w:tcBorders>
              <w:top w:val="nil"/>
              <w:left w:val="nil"/>
              <w:bottom w:val="nil"/>
              <w:right w:val="nil"/>
            </w:tcBorders>
          </w:tcPr>
          <w:p w14:paraId="528631FF" w14:textId="04FCC584" w:rsidR="00E95F90" w:rsidRPr="00122B6E" w:rsidRDefault="00E95F90" w:rsidP="00122B6E">
            <w:pPr>
              <w:shd w:val="clear" w:color="000000" w:fill="auto"/>
              <w:rPr>
                <w:rStyle w:val="TblBody"/>
              </w:rPr>
            </w:pPr>
            <w:r w:rsidRPr="00122B6E">
              <w:rPr>
                <w:rStyle w:val="TblBody"/>
              </w:rPr>
              <w:t>Woman</w:t>
            </w:r>
          </w:p>
        </w:tc>
        <w:tc>
          <w:tcPr>
            <w:tcW w:w="670" w:type="pct"/>
            <w:tcBorders>
              <w:top w:val="nil"/>
              <w:left w:val="nil"/>
              <w:bottom w:val="nil"/>
              <w:right w:val="nil"/>
            </w:tcBorders>
          </w:tcPr>
          <w:p w14:paraId="0138D503" w14:textId="65D2AEC2" w:rsidR="00E95F90" w:rsidRPr="00122B6E" w:rsidRDefault="00E95F90" w:rsidP="00122B6E">
            <w:pPr>
              <w:shd w:val="clear" w:color="000000" w:fill="auto"/>
              <w:rPr>
                <w:rStyle w:val="TblBody"/>
              </w:rPr>
            </w:pPr>
            <w:r w:rsidRPr="00122B6E">
              <w:rPr>
                <w:rStyle w:val="TblBody"/>
              </w:rPr>
              <w:t>Fair or poor</w:t>
            </w:r>
          </w:p>
        </w:tc>
        <w:tc>
          <w:tcPr>
            <w:tcW w:w="570" w:type="pct"/>
            <w:tcBorders>
              <w:top w:val="nil"/>
              <w:left w:val="nil"/>
              <w:bottom w:val="nil"/>
              <w:right w:val="single" w:sz="4" w:space="0" w:color="auto"/>
            </w:tcBorders>
          </w:tcPr>
          <w:p w14:paraId="7C50919A" w14:textId="4FD27091" w:rsidR="00E95F90" w:rsidRPr="00122B6E" w:rsidRDefault="00E95F90" w:rsidP="00122B6E">
            <w:pPr>
              <w:shd w:val="clear" w:color="000000" w:fill="auto"/>
              <w:rPr>
                <w:rStyle w:val="TblBody"/>
              </w:rPr>
            </w:pPr>
            <w:r w:rsidRPr="00122B6E">
              <w:rPr>
                <w:rStyle w:val="TblBody"/>
              </w:rPr>
              <w:t>&lt;1</w:t>
            </w:r>
          </w:p>
        </w:tc>
      </w:tr>
      <w:tr w:rsidR="00E95F90" w:rsidRPr="00122B6E" w14:paraId="478D057A" w14:textId="77777777" w:rsidTr="00BD3D9B">
        <w:tc>
          <w:tcPr>
            <w:tcW w:w="616" w:type="pct"/>
            <w:tcBorders>
              <w:top w:val="nil"/>
              <w:bottom w:val="nil"/>
              <w:right w:val="single" w:sz="4" w:space="0" w:color="auto"/>
            </w:tcBorders>
            <w:shd w:val="clear" w:color="auto" w:fill="F2F2F2" w:themeFill="background1" w:themeFillShade="F2"/>
          </w:tcPr>
          <w:p w14:paraId="6E753701" w14:textId="677683B5" w:rsidR="00E95F90" w:rsidRPr="00122B6E" w:rsidRDefault="00E95F90" w:rsidP="00122B6E">
            <w:pPr>
              <w:widowControl w:val="0"/>
              <w:pBdr>
                <w:top w:val="nil"/>
                <w:left w:val="nil"/>
                <w:bottom w:val="nil"/>
                <w:right w:val="nil"/>
                <w:between w:val="nil"/>
              </w:pBdr>
              <w:shd w:val="clear" w:color="000000" w:fill="auto"/>
              <w:rPr>
                <w:rStyle w:val="TblBody"/>
              </w:rPr>
            </w:pPr>
            <w:r w:rsidRPr="00122B6E">
              <w:rPr>
                <w:rStyle w:val="TblBody"/>
              </w:rPr>
              <w:t>B015</w:t>
            </w:r>
          </w:p>
        </w:tc>
        <w:tc>
          <w:tcPr>
            <w:tcW w:w="658" w:type="pct"/>
            <w:tcBorders>
              <w:top w:val="nil"/>
              <w:left w:val="single" w:sz="4" w:space="0" w:color="auto"/>
              <w:bottom w:val="nil"/>
              <w:right w:val="nil"/>
            </w:tcBorders>
            <w:shd w:val="clear" w:color="auto" w:fill="F2F2F2" w:themeFill="background1" w:themeFillShade="F2"/>
          </w:tcPr>
          <w:p w14:paraId="16CD62AC" w14:textId="76DF140F" w:rsidR="00E95F90" w:rsidRPr="00122B6E" w:rsidRDefault="00E95F90" w:rsidP="00122B6E">
            <w:pPr>
              <w:shd w:val="clear" w:color="000000" w:fill="auto"/>
              <w:rPr>
                <w:rStyle w:val="TblBody"/>
              </w:rPr>
            </w:pPr>
            <w:r w:rsidRPr="00122B6E">
              <w:rPr>
                <w:rStyle w:val="TblBody"/>
              </w:rPr>
              <w:t>≥85</w:t>
            </w:r>
          </w:p>
        </w:tc>
        <w:tc>
          <w:tcPr>
            <w:tcW w:w="562" w:type="pct"/>
            <w:tcBorders>
              <w:top w:val="nil"/>
              <w:left w:val="nil"/>
              <w:bottom w:val="nil"/>
              <w:right w:val="nil"/>
            </w:tcBorders>
            <w:shd w:val="clear" w:color="auto" w:fill="F2F2F2" w:themeFill="background1" w:themeFillShade="F2"/>
          </w:tcPr>
          <w:p w14:paraId="61BD4B91" w14:textId="103364E3" w:rsidR="00E95F90" w:rsidRPr="00122B6E" w:rsidRDefault="00E95F90" w:rsidP="00122B6E">
            <w:pPr>
              <w:shd w:val="clear" w:color="000000" w:fill="auto"/>
              <w:rPr>
                <w:rStyle w:val="TblBody"/>
              </w:rPr>
            </w:pPr>
            <w:r w:rsidRPr="00122B6E">
              <w:rPr>
                <w:rStyle w:val="TblBody"/>
              </w:rPr>
              <w:t>Woman</w:t>
            </w:r>
          </w:p>
        </w:tc>
        <w:tc>
          <w:tcPr>
            <w:tcW w:w="823" w:type="pct"/>
            <w:tcBorders>
              <w:top w:val="nil"/>
              <w:left w:val="nil"/>
              <w:bottom w:val="nil"/>
              <w:right w:val="single" w:sz="4" w:space="0" w:color="auto"/>
            </w:tcBorders>
            <w:shd w:val="clear" w:color="auto" w:fill="F2F2F2" w:themeFill="background1" w:themeFillShade="F2"/>
          </w:tcPr>
          <w:p w14:paraId="589CF398" w14:textId="3DB216A3" w:rsidR="00E95F90" w:rsidRPr="00122B6E" w:rsidRDefault="00E95F90" w:rsidP="00122B6E">
            <w:pPr>
              <w:shd w:val="clear" w:color="000000" w:fill="auto"/>
              <w:rPr>
                <w:rStyle w:val="TblBody"/>
              </w:rPr>
            </w:pPr>
            <w:r w:rsidRPr="00122B6E">
              <w:rPr>
                <w:rStyle w:val="TblBody"/>
              </w:rPr>
              <w:t>Wife</w:t>
            </w:r>
          </w:p>
        </w:tc>
        <w:tc>
          <w:tcPr>
            <w:tcW w:w="539" w:type="pct"/>
            <w:tcBorders>
              <w:top w:val="nil"/>
              <w:left w:val="single" w:sz="4" w:space="0" w:color="auto"/>
              <w:bottom w:val="nil"/>
              <w:right w:val="nil"/>
            </w:tcBorders>
            <w:shd w:val="clear" w:color="auto" w:fill="F2F2F2" w:themeFill="background1" w:themeFillShade="F2"/>
          </w:tcPr>
          <w:p w14:paraId="21CC18CD" w14:textId="07AB7B11" w:rsidR="00E95F90" w:rsidRPr="00122B6E" w:rsidRDefault="00E95F90" w:rsidP="00122B6E">
            <w:pPr>
              <w:shd w:val="clear" w:color="000000" w:fill="auto"/>
              <w:rPr>
                <w:rStyle w:val="TblBody"/>
              </w:rPr>
            </w:pPr>
            <w:r w:rsidRPr="00122B6E">
              <w:rPr>
                <w:rStyle w:val="TblBody"/>
              </w:rPr>
              <w:t xml:space="preserve">≥85 </w:t>
            </w:r>
          </w:p>
        </w:tc>
        <w:tc>
          <w:tcPr>
            <w:tcW w:w="562" w:type="pct"/>
            <w:tcBorders>
              <w:top w:val="nil"/>
              <w:left w:val="nil"/>
              <w:bottom w:val="nil"/>
              <w:right w:val="nil"/>
            </w:tcBorders>
            <w:shd w:val="clear" w:color="auto" w:fill="F2F2F2" w:themeFill="background1" w:themeFillShade="F2"/>
          </w:tcPr>
          <w:p w14:paraId="2DE038A1" w14:textId="4C9DBF74" w:rsidR="00E95F90" w:rsidRPr="00122B6E" w:rsidRDefault="00E95F90" w:rsidP="00122B6E">
            <w:pPr>
              <w:shd w:val="clear" w:color="000000" w:fill="auto"/>
              <w:rPr>
                <w:rStyle w:val="TblBody"/>
              </w:rPr>
            </w:pPr>
            <w:r w:rsidRPr="00122B6E">
              <w:rPr>
                <w:rStyle w:val="TblBody"/>
              </w:rPr>
              <w:t>Man</w:t>
            </w:r>
          </w:p>
        </w:tc>
        <w:tc>
          <w:tcPr>
            <w:tcW w:w="670" w:type="pct"/>
            <w:tcBorders>
              <w:top w:val="nil"/>
              <w:left w:val="nil"/>
              <w:bottom w:val="nil"/>
              <w:right w:val="nil"/>
            </w:tcBorders>
            <w:shd w:val="clear" w:color="auto" w:fill="F2F2F2" w:themeFill="background1" w:themeFillShade="F2"/>
          </w:tcPr>
          <w:p w14:paraId="0DE94F42" w14:textId="11630175" w:rsidR="00E95F90" w:rsidRPr="00122B6E" w:rsidRDefault="00E95F90" w:rsidP="00122B6E">
            <w:pPr>
              <w:shd w:val="clear" w:color="000000" w:fill="auto"/>
              <w:rPr>
                <w:rStyle w:val="TblBody"/>
              </w:rPr>
            </w:pPr>
            <w:r w:rsidRPr="00122B6E">
              <w:rPr>
                <w:rStyle w:val="TblBody"/>
              </w:rPr>
              <w:t>Excellent or good</w:t>
            </w:r>
          </w:p>
        </w:tc>
        <w:tc>
          <w:tcPr>
            <w:tcW w:w="570" w:type="pct"/>
            <w:tcBorders>
              <w:top w:val="nil"/>
              <w:left w:val="nil"/>
              <w:bottom w:val="nil"/>
              <w:right w:val="single" w:sz="4" w:space="0" w:color="auto"/>
            </w:tcBorders>
            <w:shd w:val="clear" w:color="auto" w:fill="F2F2F2" w:themeFill="background1" w:themeFillShade="F2"/>
          </w:tcPr>
          <w:p w14:paraId="4A92577D" w14:textId="26E9603B" w:rsidR="00E95F90" w:rsidRPr="00122B6E" w:rsidRDefault="00E95F90" w:rsidP="00122B6E">
            <w:pPr>
              <w:shd w:val="clear" w:color="000000" w:fill="auto"/>
              <w:rPr>
                <w:rStyle w:val="TblBody"/>
              </w:rPr>
            </w:pPr>
            <w:r w:rsidRPr="00122B6E">
              <w:rPr>
                <w:rStyle w:val="TblBody"/>
              </w:rPr>
              <w:t>&lt;1</w:t>
            </w:r>
          </w:p>
        </w:tc>
      </w:tr>
      <w:tr w:rsidR="00E95F90" w:rsidRPr="00122B6E" w14:paraId="65921443" w14:textId="77777777" w:rsidTr="00BD3D9B">
        <w:tc>
          <w:tcPr>
            <w:tcW w:w="616" w:type="pct"/>
            <w:tcBorders>
              <w:top w:val="nil"/>
              <w:bottom w:val="nil"/>
              <w:right w:val="single" w:sz="4" w:space="0" w:color="auto"/>
            </w:tcBorders>
          </w:tcPr>
          <w:p w14:paraId="0817F603" w14:textId="123F82D6" w:rsidR="00E95F90" w:rsidRPr="00122B6E" w:rsidRDefault="00E95F90" w:rsidP="00122B6E">
            <w:pPr>
              <w:shd w:val="clear" w:color="000000" w:fill="auto"/>
              <w:rPr>
                <w:rStyle w:val="TblBody"/>
              </w:rPr>
            </w:pPr>
            <w:r w:rsidRPr="00122B6E">
              <w:rPr>
                <w:rStyle w:val="TblBody"/>
              </w:rPr>
              <w:t>B017</w:t>
            </w:r>
          </w:p>
        </w:tc>
        <w:tc>
          <w:tcPr>
            <w:tcW w:w="658" w:type="pct"/>
            <w:tcBorders>
              <w:top w:val="nil"/>
              <w:left w:val="single" w:sz="4" w:space="0" w:color="auto"/>
              <w:bottom w:val="nil"/>
              <w:right w:val="nil"/>
            </w:tcBorders>
          </w:tcPr>
          <w:p w14:paraId="5907A4A3" w14:textId="67116F45" w:rsidR="00E95F90" w:rsidRPr="00122B6E" w:rsidRDefault="00E95F90" w:rsidP="00122B6E">
            <w:pPr>
              <w:shd w:val="clear" w:color="000000" w:fill="auto"/>
              <w:rPr>
                <w:rStyle w:val="TblBody"/>
              </w:rPr>
            </w:pPr>
            <w:r w:rsidRPr="00122B6E">
              <w:rPr>
                <w:rStyle w:val="TblBody"/>
              </w:rPr>
              <w:t>N/A</w:t>
            </w:r>
          </w:p>
        </w:tc>
        <w:tc>
          <w:tcPr>
            <w:tcW w:w="562" w:type="pct"/>
            <w:tcBorders>
              <w:top w:val="nil"/>
              <w:left w:val="nil"/>
              <w:bottom w:val="nil"/>
              <w:right w:val="nil"/>
            </w:tcBorders>
          </w:tcPr>
          <w:p w14:paraId="0DF1A63F" w14:textId="1EB22485" w:rsidR="00E95F90" w:rsidRPr="00122B6E" w:rsidRDefault="00E95F90" w:rsidP="00122B6E">
            <w:pPr>
              <w:shd w:val="clear" w:color="000000" w:fill="auto"/>
              <w:rPr>
                <w:rStyle w:val="TblBody"/>
              </w:rPr>
            </w:pPr>
            <w:r w:rsidRPr="00122B6E">
              <w:rPr>
                <w:rStyle w:val="TblBody"/>
              </w:rPr>
              <w:t>Man</w:t>
            </w:r>
          </w:p>
        </w:tc>
        <w:tc>
          <w:tcPr>
            <w:tcW w:w="823" w:type="pct"/>
            <w:tcBorders>
              <w:top w:val="nil"/>
              <w:left w:val="nil"/>
              <w:bottom w:val="nil"/>
              <w:right w:val="single" w:sz="4" w:space="0" w:color="auto"/>
            </w:tcBorders>
          </w:tcPr>
          <w:p w14:paraId="04FD85C8" w14:textId="741B46ED" w:rsidR="00E95F90" w:rsidRPr="00122B6E" w:rsidRDefault="00E95F90" w:rsidP="00122B6E">
            <w:pPr>
              <w:shd w:val="clear" w:color="000000" w:fill="auto"/>
              <w:rPr>
                <w:rStyle w:val="TblBody"/>
              </w:rPr>
            </w:pPr>
            <w:r w:rsidRPr="00122B6E">
              <w:rPr>
                <w:rStyle w:val="TblBody"/>
              </w:rPr>
              <w:t>Son</w:t>
            </w:r>
          </w:p>
        </w:tc>
        <w:tc>
          <w:tcPr>
            <w:tcW w:w="539" w:type="pct"/>
            <w:tcBorders>
              <w:top w:val="nil"/>
              <w:left w:val="single" w:sz="4" w:space="0" w:color="auto"/>
              <w:bottom w:val="nil"/>
              <w:right w:val="nil"/>
            </w:tcBorders>
          </w:tcPr>
          <w:p w14:paraId="1A4578A8" w14:textId="183A05CF" w:rsidR="00E95F90" w:rsidRPr="00122B6E" w:rsidRDefault="00E95F90" w:rsidP="00122B6E">
            <w:pPr>
              <w:shd w:val="clear" w:color="000000" w:fill="auto"/>
              <w:rPr>
                <w:rStyle w:val="TblBody"/>
              </w:rPr>
            </w:pPr>
            <w:r w:rsidRPr="00122B6E">
              <w:rPr>
                <w:rStyle w:val="TblBody"/>
              </w:rPr>
              <w:t xml:space="preserve">≥85 </w:t>
            </w:r>
          </w:p>
        </w:tc>
        <w:tc>
          <w:tcPr>
            <w:tcW w:w="562" w:type="pct"/>
            <w:tcBorders>
              <w:top w:val="nil"/>
              <w:left w:val="nil"/>
              <w:bottom w:val="nil"/>
              <w:right w:val="nil"/>
            </w:tcBorders>
          </w:tcPr>
          <w:p w14:paraId="763274E8" w14:textId="7BFDA4DE" w:rsidR="00E95F90" w:rsidRPr="00122B6E" w:rsidRDefault="00E95F90" w:rsidP="00122B6E">
            <w:pPr>
              <w:shd w:val="clear" w:color="000000" w:fill="auto"/>
              <w:rPr>
                <w:rStyle w:val="TblBody"/>
              </w:rPr>
            </w:pPr>
            <w:r w:rsidRPr="00122B6E">
              <w:rPr>
                <w:rStyle w:val="TblBody"/>
              </w:rPr>
              <w:t>Woman</w:t>
            </w:r>
          </w:p>
        </w:tc>
        <w:tc>
          <w:tcPr>
            <w:tcW w:w="670" w:type="pct"/>
            <w:tcBorders>
              <w:top w:val="nil"/>
              <w:left w:val="nil"/>
              <w:bottom w:val="nil"/>
              <w:right w:val="nil"/>
            </w:tcBorders>
          </w:tcPr>
          <w:p w14:paraId="08BBEB1C" w14:textId="340BB67B" w:rsidR="00E95F90" w:rsidRPr="00122B6E" w:rsidRDefault="00E95F90" w:rsidP="00122B6E">
            <w:pPr>
              <w:shd w:val="clear" w:color="000000" w:fill="auto"/>
              <w:rPr>
                <w:rStyle w:val="TblBody"/>
              </w:rPr>
            </w:pPr>
            <w:r w:rsidRPr="00122B6E">
              <w:rPr>
                <w:rStyle w:val="TblBody"/>
              </w:rPr>
              <w:t>Fair or poor</w:t>
            </w:r>
          </w:p>
        </w:tc>
        <w:tc>
          <w:tcPr>
            <w:tcW w:w="570" w:type="pct"/>
            <w:tcBorders>
              <w:top w:val="nil"/>
              <w:left w:val="nil"/>
              <w:bottom w:val="nil"/>
              <w:right w:val="single" w:sz="4" w:space="0" w:color="auto"/>
            </w:tcBorders>
          </w:tcPr>
          <w:p w14:paraId="2C374A58" w14:textId="25B78BC9" w:rsidR="00E95F90" w:rsidRPr="00122B6E" w:rsidRDefault="00BD3D9B" w:rsidP="00122B6E">
            <w:pPr>
              <w:shd w:val="clear" w:color="000000" w:fill="auto"/>
              <w:rPr>
                <w:rStyle w:val="TblBody"/>
              </w:rPr>
            </w:pPr>
            <w:r w:rsidRPr="00122B6E">
              <w:rPr>
                <w:rStyle w:val="TblBody"/>
              </w:rPr>
              <w:t>1–2</w:t>
            </w:r>
          </w:p>
        </w:tc>
      </w:tr>
      <w:tr w:rsidR="00E95F90" w:rsidRPr="00122B6E" w14:paraId="3E34F6B8" w14:textId="77777777" w:rsidTr="00BD3D9B">
        <w:tc>
          <w:tcPr>
            <w:tcW w:w="616" w:type="pct"/>
            <w:tcBorders>
              <w:top w:val="nil"/>
              <w:bottom w:val="nil"/>
              <w:right w:val="single" w:sz="4" w:space="0" w:color="auto"/>
            </w:tcBorders>
            <w:shd w:val="clear" w:color="auto" w:fill="F2F2F2" w:themeFill="background1" w:themeFillShade="F2"/>
          </w:tcPr>
          <w:p w14:paraId="30204793" w14:textId="620F9A83" w:rsidR="00E95F90" w:rsidRPr="00122B6E" w:rsidRDefault="00E95F90" w:rsidP="00122B6E">
            <w:pPr>
              <w:shd w:val="clear" w:color="000000" w:fill="auto"/>
              <w:rPr>
                <w:rStyle w:val="TblBody"/>
              </w:rPr>
            </w:pPr>
            <w:r w:rsidRPr="00122B6E">
              <w:rPr>
                <w:rStyle w:val="TblBody"/>
              </w:rPr>
              <w:t>B023</w:t>
            </w:r>
          </w:p>
        </w:tc>
        <w:tc>
          <w:tcPr>
            <w:tcW w:w="658" w:type="pct"/>
            <w:tcBorders>
              <w:top w:val="nil"/>
              <w:left w:val="single" w:sz="4" w:space="0" w:color="auto"/>
              <w:bottom w:val="nil"/>
              <w:right w:val="nil"/>
            </w:tcBorders>
            <w:shd w:val="clear" w:color="auto" w:fill="F2F2F2" w:themeFill="background1" w:themeFillShade="F2"/>
          </w:tcPr>
          <w:p w14:paraId="66F27CDC" w14:textId="01A93624" w:rsidR="00E95F90" w:rsidRPr="00122B6E" w:rsidRDefault="00BD3D9B" w:rsidP="00122B6E">
            <w:pPr>
              <w:shd w:val="clear" w:color="000000" w:fill="auto"/>
              <w:rPr>
                <w:rStyle w:val="TblBody"/>
              </w:rPr>
            </w:pPr>
            <w:r w:rsidRPr="00122B6E">
              <w:rPr>
                <w:rStyle w:val="TblBody"/>
              </w:rPr>
              <w:t>45–64</w:t>
            </w:r>
            <w:r w:rsidR="00E95F90" w:rsidRPr="00122B6E">
              <w:rPr>
                <w:rStyle w:val="TblBody"/>
              </w:rPr>
              <w:t xml:space="preserve"> </w:t>
            </w:r>
          </w:p>
        </w:tc>
        <w:tc>
          <w:tcPr>
            <w:tcW w:w="562" w:type="pct"/>
            <w:tcBorders>
              <w:top w:val="nil"/>
              <w:left w:val="nil"/>
              <w:bottom w:val="nil"/>
              <w:right w:val="nil"/>
            </w:tcBorders>
            <w:shd w:val="clear" w:color="auto" w:fill="F2F2F2" w:themeFill="background1" w:themeFillShade="F2"/>
          </w:tcPr>
          <w:p w14:paraId="7034668A" w14:textId="332FC3CE" w:rsidR="00E95F90" w:rsidRPr="00122B6E" w:rsidRDefault="00E95F90" w:rsidP="00122B6E">
            <w:pPr>
              <w:shd w:val="clear" w:color="000000" w:fill="auto"/>
              <w:rPr>
                <w:rStyle w:val="TblBody"/>
              </w:rPr>
            </w:pPr>
            <w:r w:rsidRPr="00122B6E">
              <w:rPr>
                <w:rStyle w:val="TblBody"/>
              </w:rPr>
              <w:t>Woman</w:t>
            </w:r>
          </w:p>
        </w:tc>
        <w:tc>
          <w:tcPr>
            <w:tcW w:w="823" w:type="pct"/>
            <w:tcBorders>
              <w:top w:val="nil"/>
              <w:left w:val="nil"/>
              <w:bottom w:val="nil"/>
              <w:right w:val="single" w:sz="4" w:space="0" w:color="auto"/>
            </w:tcBorders>
            <w:shd w:val="clear" w:color="auto" w:fill="F2F2F2" w:themeFill="background1" w:themeFillShade="F2"/>
          </w:tcPr>
          <w:p w14:paraId="224FDC65" w14:textId="557CD886" w:rsidR="00E95F90" w:rsidRPr="00122B6E" w:rsidRDefault="00E95F90" w:rsidP="00122B6E">
            <w:pPr>
              <w:shd w:val="clear" w:color="000000" w:fill="auto"/>
              <w:rPr>
                <w:rStyle w:val="TblBody"/>
              </w:rPr>
            </w:pPr>
            <w:r w:rsidRPr="00122B6E">
              <w:rPr>
                <w:rStyle w:val="TblBody"/>
              </w:rPr>
              <w:t>Daughter</w:t>
            </w:r>
          </w:p>
        </w:tc>
        <w:tc>
          <w:tcPr>
            <w:tcW w:w="539" w:type="pct"/>
            <w:tcBorders>
              <w:top w:val="nil"/>
              <w:left w:val="single" w:sz="4" w:space="0" w:color="auto"/>
              <w:bottom w:val="nil"/>
              <w:right w:val="nil"/>
            </w:tcBorders>
            <w:shd w:val="clear" w:color="auto" w:fill="F2F2F2" w:themeFill="background1" w:themeFillShade="F2"/>
          </w:tcPr>
          <w:p w14:paraId="6166A832" w14:textId="0D020A3F" w:rsidR="00E95F90" w:rsidRPr="00122B6E" w:rsidRDefault="00E95F90" w:rsidP="00122B6E">
            <w:pPr>
              <w:shd w:val="clear" w:color="000000" w:fill="auto"/>
              <w:rPr>
                <w:rStyle w:val="TblBody"/>
              </w:rPr>
            </w:pPr>
            <w:r w:rsidRPr="00122B6E">
              <w:rPr>
                <w:rStyle w:val="TblBody"/>
              </w:rPr>
              <w:t xml:space="preserve">≥85 </w:t>
            </w:r>
          </w:p>
        </w:tc>
        <w:tc>
          <w:tcPr>
            <w:tcW w:w="562" w:type="pct"/>
            <w:tcBorders>
              <w:top w:val="nil"/>
              <w:left w:val="nil"/>
              <w:bottom w:val="nil"/>
              <w:right w:val="nil"/>
            </w:tcBorders>
            <w:shd w:val="clear" w:color="auto" w:fill="F2F2F2" w:themeFill="background1" w:themeFillShade="F2"/>
          </w:tcPr>
          <w:p w14:paraId="3A4F5F2E" w14:textId="45A5A9E8" w:rsidR="00E95F90" w:rsidRPr="00122B6E" w:rsidRDefault="00E95F90" w:rsidP="00122B6E">
            <w:pPr>
              <w:shd w:val="clear" w:color="000000" w:fill="auto"/>
              <w:rPr>
                <w:rStyle w:val="TblBody"/>
              </w:rPr>
            </w:pPr>
            <w:r w:rsidRPr="00122B6E">
              <w:rPr>
                <w:rStyle w:val="TblBody"/>
              </w:rPr>
              <w:t>Woman</w:t>
            </w:r>
          </w:p>
        </w:tc>
        <w:tc>
          <w:tcPr>
            <w:tcW w:w="670" w:type="pct"/>
            <w:tcBorders>
              <w:top w:val="nil"/>
              <w:left w:val="nil"/>
              <w:bottom w:val="nil"/>
              <w:right w:val="nil"/>
            </w:tcBorders>
            <w:shd w:val="clear" w:color="auto" w:fill="F2F2F2" w:themeFill="background1" w:themeFillShade="F2"/>
          </w:tcPr>
          <w:p w14:paraId="12033976" w14:textId="4064537E" w:rsidR="00E95F90" w:rsidRPr="00122B6E" w:rsidRDefault="00E95F90" w:rsidP="00122B6E">
            <w:pPr>
              <w:shd w:val="clear" w:color="000000" w:fill="auto"/>
              <w:rPr>
                <w:rStyle w:val="TblBody"/>
              </w:rPr>
            </w:pPr>
            <w:r w:rsidRPr="00122B6E">
              <w:rPr>
                <w:rStyle w:val="TblBody"/>
              </w:rPr>
              <w:t>Fair or poor</w:t>
            </w:r>
          </w:p>
        </w:tc>
        <w:tc>
          <w:tcPr>
            <w:tcW w:w="570" w:type="pct"/>
            <w:tcBorders>
              <w:top w:val="nil"/>
              <w:left w:val="nil"/>
              <w:bottom w:val="nil"/>
              <w:right w:val="single" w:sz="4" w:space="0" w:color="auto"/>
            </w:tcBorders>
            <w:shd w:val="clear" w:color="auto" w:fill="F2F2F2" w:themeFill="background1" w:themeFillShade="F2"/>
          </w:tcPr>
          <w:p w14:paraId="20C01DDD" w14:textId="643F31A6" w:rsidR="00E95F90" w:rsidRPr="00122B6E" w:rsidRDefault="00E95F90" w:rsidP="00122B6E">
            <w:pPr>
              <w:shd w:val="clear" w:color="000000" w:fill="auto"/>
              <w:rPr>
                <w:rStyle w:val="TblBody"/>
              </w:rPr>
            </w:pPr>
            <w:r w:rsidRPr="00122B6E">
              <w:rPr>
                <w:rStyle w:val="TblBody"/>
              </w:rPr>
              <w:t>≥2</w:t>
            </w:r>
          </w:p>
        </w:tc>
      </w:tr>
      <w:tr w:rsidR="00E95F90" w:rsidRPr="00122B6E" w14:paraId="74FC14FA" w14:textId="77777777" w:rsidTr="00BD3D9B">
        <w:tc>
          <w:tcPr>
            <w:tcW w:w="616" w:type="pct"/>
            <w:tcBorders>
              <w:top w:val="nil"/>
              <w:bottom w:val="nil"/>
              <w:right w:val="single" w:sz="4" w:space="0" w:color="auto"/>
            </w:tcBorders>
          </w:tcPr>
          <w:p w14:paraId="10E9CE35" w14:textId="707382DA" w:rsidR="00E95F90" w:rsidRPr="00122B6E" w:rsidRDefault="00E95F90" w:rsidP="00122B6E">
            <w:pPr>
              <w:shd w:val="clear" w:color="000000" w:fill="auto"/>
              <w:rPr>
                <w:rStyle w:val="TblBody"/>
              </w:rPr>
            </w:pPr>
            <w:r w:rsidRPr="00122B6E">
              <w:rPr>
                <w:rStyle w:val="TblBody"/>
              </w:rPr>
              <w:t>R016</w:t>
            </w:r>
          </w:p>
        </w:tc>
        <w:tc>
          <w:tcPr>
            <w:tcW w:w="658" w:type="pct"/>
            <w:tcBorders>
              <w:top w:val="nil"/>
              <w:left w:val="single" w:sz="4" w:space="0" w:color="auto"/>
              <w:bottom w:val="nil"/>
              <w:right w:val="nil"/>
            </w:tcBorders>
          </w:tcPr>
          <w:p w14:paraId="2905EE02" w14:textId="0292939C" w:rsidR="00E95F90" w:rsidRPr="00122B6E" w:rsidRDefault="00E95F90" w:rsidP="00122B6E">
            <w:pPr>
              <w:shd w:val="clear" w:color="000000" w:fill="auto"/>
              <w:rPr>
                <w:rStyle w:val="TblBody"/>
              </w:rPr>
            </w:pPr>
            <w:r w:rsidRPr="00122B6E">
              <w:rPr>
                <w:rStyle w:val="TblBody"/>
              </w:rPr>
              <w:t xml:space="preserve">≥85 </w:t>
            </w:r>
          </w:p>
        </w:tc>
        <w:tc>
          <w:tcPr>
            <w:tcW w:w="562" w:type="pct"/>
            <w:tcBorders>
              <w:top w:val="nil"/>
              <w:left w:val="nil"/>
              <w:bottom w:val="nil"/>
              <w:right w:val="nil"/>
            </w:tcBorders>
          </w:tcPr>
          <w:p w14:paraId="58120732" w14:textId="4A77863C" w:rsidR="00E95F90" w:rsidRPr="00122B6E" w:rsidRDefault="00E95F90" w:rsidP="00122B6E">
            <w:pPr>
              <w:shd w:val="clear" w:color="000000" w:fill="auto"/>
              <w:rPr>
                <w:rStyle w:val="TblBody"/>
              </w:rPr>
            </w:pPr>
            <w:r w:rsidRPr="00122B6E">
              <w:rPr>
                <w:rStyle w:val="TblBody"/>
              </w:rPr>
              <w:t>Man</w:t>
            </w:r>
          </w:p>
        </w:tc>
        <w:tc>
          <w:tcPr>
            <w:tcW w:w="823" w:type="pct"/>
            <w:tcBorders>
              <w:top w:val="nil"/>
              <w:left w:val="nil"/>
              <w:bottom w:val="nil"/>
              <w:right w:val="single" w:sz="4" w:space="0" w:color="auto"/>
            </w:tcBorders>
          </w:tcPr>
          <w:p w14:paraId="212A90C0" w14:textId="318B7235" w:rsidR="00E95F90" w:rsidRPr="00122B6E" w:rsidRDefault="00E95F90" w:rsidP="00122B6E">
            <w:pPr>
              <w:shd w:val="clear" w:color="000000" w:fill="auto"/>
              <w:rPr>
                <w:rStyle w:val="TblBody"/>
              </w:rPr>
            </w:pPr>
            <w:r w:rsidRPr="00122B6E">
              <w:rPr>
                <w:rStyle w:val="TblBody"/>
              </w:rPr>
              <w:t>Husband</w:t>
            </w:r>
          </w:p>
        </w:tc>
        <w:tc>
          <w:tcPr>
            <w:tcW w:w="539" w:type="pct"/>
            <w:tcBorders>
              <w:top w:val="nil"/>
              <w:left w:val="single" w:sz="4" w:space="0" w:color="auto"/>
              <w:bottom w:val="nil"/>
              <w:right w:val="nil"/>
            </w:tcBorders>
          </w:tcPr>
          <w:p w14:paraId="7498872A" w14:textId="6CC6C96F" w:rsidR="00E95F90" w:rsidRPr="00122B6E" w:rsidRDefault="00E95F90" w:rsidP="00122B6E">
            <w:pPr>
              <w:shd w:val="clear" w:color="000000" w:fill="auto"/>
              <w:rPr>
                <w:rStyle w:val="TblBody"/>
              </w:rPr>
            </w:pPr>
            <w:r w:rsidRPr="00122B6E">
              <w:rPr>
                <w:rStyle w:val="TblBody"/>
              </w:rPr>
              <w:t xml:space="preserve">≥85 </w:t>
            </w:r>
          </w:p>
        </w:tc>
        <w:tc>
          <w:tcPr>
            <w:tcW w:w="562" w:type="pct"/>
            <w:tcBorders>
              <w:top w:val="nil"/>
              <w:left w:val="nil"/>
              <w:bottom w:val="nil"/>
              <w:right w:val="nil"/>
            </w:tcBorders>
          </w:tcPr>
          <w:p w14:paraId="1A865424" w14:textId="5E60D68C" w:rsidR="00E95F90" w:rsidRPr="00122B6E" w:rsidRDefault="00E95F90" w:rsidP="00122B6E">
            <w:pPr>
              <w:shd w:val="clear" w:color="000000" w:fill="auto"/>
              <w:rPr>
                <w:rStyle w:val="TblBody"/>
              </w:rPr>
            </w:pPr>
            <w:r w:rsidRPr="00122B6E">
              <w:rPr>
                <w:rStyle w:val="TblBody"/>
              </w:rPr>
              <w:t>Woman</w:t>
            </w:r>
          </w:p>
        </w:tc>
        <w:tc>
          <w:tcPr>
            <w:tcW w:w="670" w:type="pct"/>
            <w:tcBorders>
              <w:top w:val="nil"/>
              <w:left w:val="nil"/>
              <w:bottom w:val="nil"/>
              <w:right w:val="nil"/>
            </w:tcBorders>
          </w:tcPr>
          <w:p w14:paraId="2E56A28D" w14:textId="7043F37F" w:rsidR="00E95F90" w:rsidRPr="00122B6E" w:rsidRDefault="00E95F90" w:rsidP="00122B6E">
            <w:pPr>
              <w:shd w:val="clear" w:color="000000" w:fill="auto"/>
              <w:rPr>
                <w:rStyle w:val="TblBody"/>
              </w:rPr>
            </w:pPr>
            <w:r w:rsidRPr="00122B6E">
              <w:rPr>
                <w:rStyle w:val="TblBody"/>
              </w:rPr>
              <w:t>Fair or poor</w:t>
            </w:r>
          </w:p>
        </w:tc>
        <w:tc>
          <w:tcPr>
            <w:tcW w:w="570" w:type="pct"/>
            <w:tcBorders>
              <w:top w:val="nil"/>
              <w:left w:val="nil"/>
              <w:bottom w:val="nil"/>
              <w:right w:val="single" w:sz="4" w:space="0" w:color="auto"/>
            </w:tcBorders>
          </w:tcPr>
          <w:p w14:paraId="4CA6BAE9" w14:textId="630ED916" w:rsidR="00E95F90" w:rsidRPr="00122B6E" w:rsidRDefault="00BD3D9B" w:rsidP="00122B6E">
            <w:pPr>
              <w:shd w:val="clear" w:color="000000" w:fill="auto"/>
              <w:rPr>
                <w:rStyle w:val="TblBody"/>
              </w:rPr>
            </w:pPr>
            <w:r w:rsidRPr="00122B6E">
              <w:rPr>
                <w:rStyle w:val="TblBody"/>
              </w:rPr>
              <w:t>1–2</w:t>
            </w:r>
          </w:p>
        </w:tc>
      </w:tr>
      <w:tr w:rsidR="00E95F90" w:rsidRPr="00122B6E" w14:paraId="0B016AD3" w14:textId="77777777" w:rsidTr="00BD3D9B">
        <w:tc>
          <w:tcPr>
            <w:tcW w:w="616" w:type="pct"/>
            <w:tcBorders>
              <w:top w:val="nil"/>
              <w:bottom w:val="nil"/>
              <w:right w:val="single" w:sz="4" w:space="0" w:color="auto"/>
            </w:tcBorders>
            <w:shd w:val="clear" w:color="auto" w:fill="F2F2F2" w:themeFill="background1" w:themeFillShade="F2"/>
          </w:tcPr>
          <w:p w14:paraId="05BDBE79" w14:textId="59129616" w:rsidR="00E95F90" w:rsidRPr="00122B6E" w:rsidRDefault="00E95F90" w:rsidP="00122B6E">
            <w:pPr>
              <w:shd w:val="clear" w:color="000000" w:fill="auto"/>
              <w:rPr>
                <w:rStyle w:val="TblBody"/>
              </w:rPr>
            </w:pPr>
            <w:r w:rsidRPr="00122B6E">
              <w:rPr>
                <w:rStyle w:val="TblBody"/>
              </w:rPr>
              <w:t>R020</w:t>
            </w:r>
          </w:p>
        </w:tc>
        <w:tc>
          <w:tcPr>
            <w:tcW w:w="658" w:type="pct"/>
            <w:tcBorders>
              <w:top w:val="nil"/>
              <w:left w:val="single" w:sz="4" w:space="0" w:color="auto"/>
              <w:bottom w:val="nil"/>
              <w:right w:val="nil"/>
            </w:tcBorders>
            <w:shd w:val="clear" w:color="auto" w:fill="F2F2F2" w:themeFill="background1" w:themeFillShade="F2"/>
          </w:tcPr>
          <w:p w14:paraId="09F9C337" w14:textId="68AECD52" w:rsidR="00E95F90" w:rsidRPr="00122B6E" w:rsidRDefault="00BD3D9B" w:rsidP="00122B6E">
            <w:pPr>
              <w:shd w:val="clear" w:color="000000" w:fill="auto"/>
              <w:rPr>
                <w:rStyle w:val="TblBody"/>
              </w:rPr>
            </w:pPr>
            <w:r w:rsidRPr="00122B6E">
              <w:rPr>
                <w:rStyle w:val="TblBody"/>
              </w:rPr>
              <w:t>45–64</w:t>
            </w:r>
            <w:r w:rsidR="00E95F90" w:rsidRPr="00122B6E">
              <w:rPr>
                <w:rStyle w:val="TblBody"/>
              </w:rPr>
              <w:t xml:space="preserve"> </w:t>
            </w:r>
          </w:p>
        </w:tc>
        <w:tc>
          <w:tcPr>
            <w:tcW w:w="562" w:type="pct"/>
            <w:tcBorders>
              <w:top w:val="nil"/>
              <w:left w:val="nil"/>
              <w:bottom w:val="nil"/>
              <w:right w:val="nil"/>
            </w:tcBorders>
            <w:shd w:val="clear" w:color="auto" w:fill="F2F2F2" w:themeFill="background1" w:themeFillShade="F2"/>
          </w:tcPr>
          <w:p w14:paraId="26B37971" w14:textId="666581D0" w:rsidR="00E95F90" w:rsidRPr="00122B6E" w:rsidRDefault="00E95F90" w:rsidP="00122B6E">
            <w:pPr>
              <w:shd w:val="clear" w:color="000000" w:fill="auto"/>
              <w:rPr>
                <w:rStyle w:val="TblBody"/>
              </w:rPr>
            </w:pPr>
            <w:r w:rsidRPr="00122B6E">
              <w:rPr>
                <w:rStyle w:val="TblBody"/>
              </w:rPr>
              <w:t>Man</w:t>
            </w:r>
          </w:p>
        </w:tc>
        <w:tc>
          <w:tcPr>
            <w:tcW w:w="823" w:type="pct"/>
            <w:tcBorders>
              <w:top w:val="nil"/>
              <w:left w:val="nil"/>
              <w:bottom w:val="nil"/>
              <w:right w:val="single" w:sz="4" w:space="0" w:color="auto"/>
            </w:tcBorders>
            <w:shd w:val="clear" w:color="auto" w:fill="F2F2F2" w:themeFill="background1" w:themeFillShade="F2"/>
          </w:tcPr>
          <w:p w14:paraId="0B1EE1FC" w14:textId="4DA939D0" w:rsidR="00E95F90" w:rsidRPr="00122B6E" w:rsidRDefault="00E95F90" w:rsidP="00122B6E">
            <w:pPr>
              <w:shd w:val="clear" w:color="000000" w:fill="auto"/>
              <w:rPr>
                <w:rStyle w:val="TblBody"/>
              </w:rPr>
            </w:pPr>
            <w:r w:rsidRPr="00122B6E">
              <w:rPr>
                <w:rStyle w:val="TblBody"/>
              </w:rPr>
              <w:t>Husband</w:t>
            </w:r>
          </w:p>
        </w:tc>
        <w:tc>
          <w:tcPr>
            <w:tcW w:w="539" w:type="pct"/>
            <w:tcBorders>
              <w:top w:val="nil"/>
              <w:left w:val="single" w:sz="4" w:space="0" w:color="auto"/>
              <w:bottom w:val="nil"/>
              <w:right w:val="nil"/>
            </w:tcBorders>
            <w:shd w:val="clear" w:color="auto" w:fill="F2F2F2" w:themeFill="background1" w:themeFillShade="F2"/>
          </w:tcPr>
          <w:p w14:paraId="5B40E0FA" w14:textId="54862005" w:rsidR="00E95F90" w:rsidRPr="00122B6E" w:rsidRDefault="00BD3D9B" w:rsidP="00122B6E">
            <w:pPr>
              <w:shd w:val="clear" w:color="000000" w:fill="auto"/>
              <w:rPr>
                <w:rStyle w:val="TblBody"/>
              </w:rPr>
            </w:pPr>
            <w:r w:rsidRPr="00122B6E">
              <w:rPr>
                <w:rStyle w:val="TblBody"/>
              </w:rPr>
              <w:t>65–74</w:t>
            </w:r>
            <w:r w:rsidR="00E95F90" w:rsidRPr="00122B6E">
              <w:rPr>
                <w:rStyle w:val="TblBody"/>
              </w:rPr>
              <w:t xml:space="preserve"> </w:t>
            </w:r>
          </w:p>
        </w:tc>
        <w:tc>
          <w:tcPr>
            <w:tcW w:w="562" w:type="pct"/>
            <w:tcBorders>
              <w:top w:val="nil"/>
              <w:left w:val="nil"/>
              <w:bottom w:val="nil"/>
              <w:right w:val="nil"/>
            </w:tcBorders>
            <w:shd w:val="clear" w:color="auto" w:fill="F2F2F2" w:themeFill="background1" w:themeFillShade="F2"/>
          </w:tcPr>
          <w:p w14:paraId="6303B96D" w14:textId="62CFB58A" w:rsidR="00E95F90" w:rsidRPr="00122B6E" w:rsidRDefault="00E95F90" w:rsidP="00122B6E">
            <w:pPr>
              <w:shd w:val="clear" w:color="000000" w:fill="auto"/>
              <w:rPr>
                <w:rStyle w:val="TblBody"/>
              </w:rPr>
            </w:pPr>
            <w:r w:rsidRPr="00122B6E">
              <w:rPr>
                <w:rStyle w:val="TblBody"/>
              </w:rPr>
              <w:t>Woman</w:t>
            </w:r>
          </w:p>
        </w:tc>
        <w:tc>
          <w:tcPr>
            <w:tcW w:w="670" w:type="pct"/>
            <w:tcBorders>
              <w:top w:val="nil"/>
              <w:left w:val="nil"/>
              <w:bottom w:val="nil"/>
              <w:right w:val="nil"/>
            </w:tcBorders>
            <w:shd w:val="clear" w:color="auto" w:fill="F2F2F2" w:themeFill="background1" w:themeFillShade="F2"/>
          </w:tcPr>
          <w:p w14:paraId="20ED65F0" w14:textId="17A72D29" w:rsidR="00E95F90" w:rsidRPr="00122B6E" w:rsidRDefault="00E95F90" w:rsidP="00122B6E">
            <w:pPr>
              <w:shd w:val="clear" w:color="000000" w:fill="auto"/>
              <w:rPr>
                <w:rStyle w:val="TblBody"/>
              </w:rPr>
            </w:pPr>
            <w:r w:rsidRPr="00122B6E">
              <w:rPr>
                <w:rStyle w:val="TblBody"/>
              </w:rPr>
              <w:t>N/A</w:t>
            </w:r>
          </w:p>
        </w:tc>
        <w:tc>
          <w:tcPr>
            <w:tcW w:w="570" w:type="pct"/>
            <w:tcBorders>
              <w:top w:val="nil"/>
              <w:left w:val="nil"/>
              <w:bottom w:val="nil"/>
              <w:right w:val="single" w:sz="4" w:space="0" w:color="auto"/>
            </w:tcBorders>
            <w:shd w:val="clear" w:color="auto" w:fill="F2F2F2" w:themeFill="background1" w:themeFillShade="F2"/>
          </w:tcPr>
          <w:p w14:paraId="4E6C6BC6" w14:textId="48FAC06D" w:rsidR="00E95F90" w:rsidRPr="00122B6E" w:rsidRDefault="00E95F90" w:rsidP="00122B6E">
            <w:pPr>
              <w:shd w:val="clear" w:color="000000" w:fill="auto"/>
              <w:rPr>
                <w:rStyle w:val="TblBody"/>
              </w:rPr>
            </w:pPr>
            <w:r w:rsidRPr="00122B6E">
              <w:rPr>
                <w:rStyle w:val="TblBody"/>
              </w:rPr>
              <w:t>&lt;1</w:t>
            </w:r>
          </w:p>
        </w:tc>
      </w:tr>
      <w:tr w:rsidR="00E95F90" w:rsidRPr="00122B6E" w14:paraId="0911A09B" w14:textId="77777777" w:rsidTr="00BD3D9B">
        <w:tc>
          <w:tcPr>
            <w:tcW w:w="616" w:type="pct"/>
            <w:tcBorders>
              <w:top w:val="nil"/>
              <w:bottom w:val="nil"/>
              <w:right w:val="single" w:sz="4" w:space="0" w:color="auto"/>
            </w:tcBorders>
          </w:tcPr>
          <w:p w14:paraId="506BDA46" w14:textId="0D132DF5" w:rsidR="00E95F90" w:rsidRPr="00122B6E" w:rsidRDefault="00E95F90" w:rsidP="00122B6E">
            <w:pPr>
              <w:shd w:val="clear" w:color="000000" w:fill="auto"/>
              <w:rPr>
                <w:rStyle w:val="TblBody"/>
              </w:rPr>
            </w:pPr>
            <w:r w:rsidRPr="00122B6E">
              <w:rPr>
                <w:rStyle w:val="TblBody"/>
              </w:rPr>
              <w:t>W002</w:t>
            </w:r>
          </w:p>
        </w:tc>
        <w:tc>
          <w:tcPr>
            <w:tcW w:w="658" w:type="pct"/>
            <w:tcBorders>
              <w:top w:val="nil"/>
              <w:left w:val="single" w:sz="4" w:space="0" w:color="auto"/>
              <w:bottom w:val="nil"/>
              <w:right w:val="nil"/>
            </w:tcBorders>
          </w:tcPr>
          <w:p w14:paraId="44A24166" w14:textId="3A6076E0" w:rsidR="00E95F90" w:rsidRPr="00122B6E" w:rsidRDefault="00E95F90" w:rsidP="00122B6E">
            <w:pPr>
              <w:shd w:val="clear" w:color="000000" w:fill="auto"/>
              <w:rPr>
                <w:rStyle w:val="TblBody"/>
              </w:rPr>
            </w:pPr>
            <w:r w:rsidRPr="00122B6E">
              <w:rPr>
                <w:rStyle w:val="TblBody"/>
              </w:rPr>
              <w:t>N/A</w:t>
            </w:r>
          </w:p>
        </w:tc>
        <w:tc>
          <w:tcPr>
            <w:tcW w:w="562" w:type="pct"/>
            <w:tcBorders>
              <w:top w:val="nil"/>
              <w:left w:val="nil"/>
              <w:bottom w:val="nil"/>
              <w:right w:val="nil"/>
            </w:tcBorders>
          </w:tcPr>
          <w:p w14:paraId="0577C47C" w14:textId="5F31F67B" w:rsidR="00E95F90" w:rsidRPr="00122B6E" w:rsidRDefault="00E95F90" w:rsidP="00122B6E">
            <w:pPr>
              <w:shd w:val="clear" w:color="000000" w:fill="auto"/>
              <w:rPr>
                <w:rStyle w:val="TblBody"/>
              </w:rPr>
            </w:pPr>
            <w:r w:rsidRPr="00122B6E">
              <w:rPr>
                <w:rStyle w:val="TblBody"/>
              </w:rPr>
              <w:t>Man</w:t>
            </w:r>
          </w:p>
        </w:tc>
        <w:tc>
          <w:tcPr>
            <w:tcW w:w="823" w:type="pct"/>
            <w:tcBorders>
              <w:top w:val="nil"/>
              <w:left w:val="nil"/>
              <w:bottom w:val="nil"/>
              <w:right w:val="single" w:sz="4" w:space="0" w:color="auto"/>
            </w:tcBorders>
          </w:tcPr>
          <w:p w14:paraId="5E40B4AE" w14:textId="701BC33E" w:rsidR="00E95F90" w:rsidRPr="00122B6E" w:rsidRDefault="00E95F90" w:rsidP="00122B6E">
            <w:pPr>
              <w:shd w:val="clear" w:color="000000" w:fill="auto"/>
              <w:rPr>
                <w:rStyle w:val="TblBody"/>
              </w:rPr>
            </w:pPr>
            <w:r w:rsidRPr="00122B6E">
              <w:rPr>
                <w:rStyle w:val="TblBody"/>
              </w:rPr>
              <w:t>Husband</w:t>
            </w:r>
          </w:p>
        </w:tc>
        <w:tc>
          <w:tcPr>
            <w:tcW w:w="539" w:type="pct"/>
            <w:tcBorders>
              <w:top w:val="nil"/>
              <w:left w:val="single" w:sz="4" w:space="0" w:color="auto"/>
              <w:bottom w:val="nil"/>
              <w:right w:val="nil"/>
            </w:tcBorders>
          </w:tcPr>
          <w:p w14:paraId="54A17D0E" w14:textId="5255F937" w:rsidR="00E95F90" w:rsidRPr="00122B6E" w:rsidRDefault="00BD3D9B" w:rsidP="00122B6E">
            <w:pPr>
              <w:shd w:val="clear" w:color="000000" w:fill="auto"/>
              <w:rPr>
                <w:rStyle w:val="TblBody"/>
              </w:rPr>
            </w:pPr>
            <w:r w:rsidRPr="00122B6E">
              <w:rPr>
                <w:rStyle w:val="TblBody"/>
              </w:rPr>
              <w:t>65–74</w:t>
            </w:r>
          </w:p>
        </w:tc>
        <w:tc>
          <w:tcPr>
            <w:tcW w:w="562" w:type="pct"/>
            <w:tcBorders>
              <w:top w:val="nil"/>
              <w:left w:val="nil"/>
              <w:bottom w:val="nil"/>
              <w:right w:val="nil"/>
            </w:tcBorders>
          </w:tcPr>
          <w:p w14:paraId="524762D1" w14:textId="53A08307" w:rsidR="00E95F90" w:rsidRPr="00122B6E" w:rsidRDefault="00E95F90" w:rsidP="00122B6E">
            <w:pPr>
              <w:shd w:val="clear" w:color="000000" w:fill="auto"/>
              <w:rPr>
                <w:rStyle w:val="TblBody"/>
              </w:rPr>
            </w:pPr>
            <w:r w:rsidRPr="00122B6E">
              <w:rPr>
                <w:rStyle w:val="TblBody"/>
              </w:rPr>
              <w:t>Woman</w:t>
            </w:r>
          </w:p>
        </w:tc>
        <w:tc>
          <w:tcPr>
            <w:tcW w:w="670" w:type="pct"/>
            <w:tcBorders>
              <w:top w:val="nil"/>
              <w:left w:val="nil"/>
              <w:bottom w:val="nil"/>
              <w:right w:val="nil"/>
            </w:tcBorders>
          </w:tcPr>
          <w:p w14:paraId="17A6D8E0" w14:textId="10C13246" w:rsidR="00E95F90" w:rsidRPr="00122B6E" w:rsidRDefault="00E95F90" w:rsidP="00122B6E">
            <w:pPr>
              <w:shd w:val="clear" w:color="000000" w:fill="auto"/>
              <w:rPr>
                <w:rStyle w:val="TblBody"/>
              </w:rPr>
            </w:pPr>
            <w:r w:rsidRPr="00122B6E">
              <w:rPr>
                <w:rStyle w:val="TblBody"/>
              </w:rPr>
              <w:t>Fair or poor</w:t>
            </w:r>
          </w:p>
        </w:tc>
        <w:tc>
          <w:tcPr>
            <w:tcW w:w="570" w:type="pct"/>
            <w:tcBorders>
              <w:top w:val="nil"/>
              <w:left w:val="nil"/>
              <w:bottom w:val="nil"/>
              <w:right w:val="single" w:sz="4" w:space="0" w:color="auto"/>
            </w:tcBorders>
          </w:tcPr>
          <w:p w14:paraId="76DAC0E5" w14:textId="6385D32C" w:rsidR="00E95F90" w:rsidRPr="00122B6E" w:rsidRDefault="00BD3D9B" w:rsidP="00122B6E">
            <w:pPr>
              <w:shd w:val="clear" w:color="000000" w:fill="auto"/>
              <w:rPr>
                <w:rStyle w:val="TblBody"/>
              </w:rPr>
            </w:pPr>
            <w:r w:rsidRPr="00122B6E">
              <w:rPr>
                <w:rStyle w:val="TblBody"/>
              </w:rPr>
              <w:t>1–2</w:t>
            </w:r>
          </w:p>
        </w:tc>
      </w:tr>
      <w:tr w:rsidR="00E95F90" w:rsidRPr="00122B6E" w14:paraId="392E757A" w14:textId="77777777" w:rsidTr="00BD3D9B">
        <w:tc>
          <w:tcPr>
            <w:tcW w:w="616" w:type="pct"/>
            <w:tcBorders>
              <w:top w:val="nil"/>
              <w:bottom w:val="nil"/>
              <w:right w:val="single" w:sz="4" w:space="0" w:color="auto"/>
            </w:tcBorders>
            <w:shd w:val="clear" w:color="auto" w:fill="F2F2F2" w:themeFill="background1" w:themeFillShade="F2"/>
          </w:tcPr>
          <w:p w14:paraId="044AFFC7" w14:textId="2F2CFEFA" w:rsidR="00E95F90" w:rsidRPr="00122B6E" w:rsidRDefault="00E95F90" w:rsidP="00122B6E">
            <w:pPr>
              <w:shd w:val="clear" w:color="000000" w:fill="auto"/>
              <w:rPr>
                <w:rStyle w:val="TblBody"/>
              </w:rPr>
            </w:pPr>
            <w:r w:rsidRPr="00122B6E">
              <w:rPr>
                <w:rStyle w:val="TblBody"/>
              </w:rPr>
              <w:t>W003</w:t>
            </w:r>
          </w:p>
        </w:tc>
        <w:tc>
          <w:tcPr>
            <w:tcW w:w="658" w:type="pct"/>
            <w:tcBorders>
              <w:top w:val="nil"/>
              <w:left w:val="single" w:sz="4" w:space="0" w:color="auto"/>
              <w:bottom w:val="nil"/>
              <w:right w:val="nil"/>
            </w:tcBorders>
            <w:shd w:val="clear" w:color="auto" w:fill="F2F2F2" w:themeFill="background1" w:themeFillShade="F2"/>
          </w:tcPr>
          <w:p w14:paraId="4FCF6F1A" w14:textId="21BD526F" w:rsidR="00E95F90" w:rsidRPr="00122B6E" w:rsidRDefault="00E95F90" w:rsidP="00122B6E">
            <w:pPr>
              <w:shd w:val="clear" w:color="000000" w:fill="auto"/>
              <w:rPr>
                <w:rStyle w:val="TblBody"/>
              </w:rPr>
            </w:pPr>
            <w:r w:rsidRPr="00122B6E">
              <w:rPr>
                <w:rStyle w:val="TblBody"/>
              </w:rPr>
              <w:t>N/A</w:t>
            </w:r>
          </w:p>
        </w:tc>
        <w:tc>
          <w:tcPr>
            <w:tcW w:w="562" w:type="pct"/>
            <w:tcBorders>
              <w:top w:val="nil"/>
              <w:left w:val="nil"/>
              <w:bottom w:val="nil"/>
              <w:right w:val="nil"/>
            </w:tcBorders>
            <w:shd w:val="clear" w:color="auto" w:fill="F2F2F2" w:themeFill="background1" w:themeFillShade="F2"/>
          </w:tcPr>
          <w:p w14:paraId="0EA87E4F" w14:textId="1AC9B86F" w:rsidR="00E95F90" w:rsidRPr="00122B6E" w:rsidRDefault="00E95F90" w:rsidP="00122B6E">
            <w:pPr>
              <w:shd w:val="clear" w:color="000000" w:fill="auto"/>
              <w:rPr>
                <w:rStyle w:val="TblBody"/>
              </w:rPr>
            </w:pPr>
            <w:r w:rsidRPr="00122B6E">
              <w:rPr>
                <w:rStyle w:val="TblBody"/>
              </w:rPr>
              <w:t>Woman</w:t>
            </w:r>
          </w:p>
        </w:tc>
        <w:tc>
          <w:tcPr>
            <w:tcW w:w="823" w:type="pct"/>
            <w:tcBorders>
              <w:top w:val="nil"/>
              <w:left w:val="nil"/>
              <w:bottom w:val="nil"/>
              <w:right w:val="single" w:sz="4" w:space="0" w:color="auto"/>
            </w:tcBorders>
            <w:shd w:val="clear" w:color="auto" w:fill="F2F2F2" w:themeFill="background1" w:themeFillShade="F2"/>
          </w:tcPr>
          <w:p w14:paraId="5498C8C9" w14:textId="741E03D4" w:rsidR="00E95F90" w:rsidRPr="00122B6E" w:rsidRDefault="00E95F90" w:rsidP="00122B6E">
            <w:pPr>
              <w:shd w:val="clear" w:color="000000" w:fill="auto"/>
              <w:rPr>
                <w:rStyle w:val="TblBody"/>
              </w:rPr>
            </w:pPr>
            <w:r w:rsidRPr="00122B6E">
              <w:rPr>
                <w:rStyle w:val="TblBody"/>
              </w:rPr>
              <w:t>Daughter</w:t>
            </w:r>
          </w:p>
        </w:tc>
        <w:tc>
          <w:tcPr>
            <w:tcW w:w="539" w:type="pct"/>
            <w:tcBorders>
              <w:top w:val="nil"/>
              <w:left w:val="single" w:sz="4" w:space="0" w:color="auto"/>
              <w:bottom w:val="nil"/>
              <w:right w:val="nil"/>
            </w:tcBorders>
            <w:shd w:val="clear" w:color="auto" w:fill="F2F2F2" w:themeFill="background1" w:themeFillShade="F2"/>
          </w:tcPr>
          <w:p w14:paraId="4C4321E0" w14:textId="73606893" w:rsidR="00E95F90" w:rsidRPr="00122B6E" w:rsidRDefault="00E95F90" w:rsidP="00122B6E">
            <w:pPr>
              <w:shd w:val="clear" w:color="000000" w:fill="auto"/>
              <w:rPr>
                <w:rStyle w:val="TblBody"/>
              </w:rPr>
            </w:pPr>
            <w:r w:rsidRPr="00122B6E">
              <w:rPr>
                <w:rStyle w:val="TblBody"/>
              </w:rPr>
              <w:t>≥85</w:t>
            </w:r>
          </w:p>
        </w:tc>
        <w:tc>
          <w:tcPr>
            <w:tcW w:w="562" w:type="pct"/>
            <w:tcBorders>
              <w:top w:val="nil"/>
              <w:left w:val="nil"/>
              <w:bottom w:val="nil"/>
              <w:right w:val="nil"/>
            </w:tcBorders>
            <w:shd w:val="clear" w:color="auto" w:fill="F2F2F2" w:themeFill="background1" w:themeFillShade="F2"/>
          </w:tcPr>
          <w:p w14:paraId="46776B23" w14:textId="6A875ADD" w:rsidR="00E95F90" w:rsidRPr="00122B6E" w:rsidRDefault="00E95F90" w:rsidP="00122B6E">
            <w:pPr>
              <w:shd w:val="clear" w:color="000000" w:fill="auto"/>
              <w:rPr>
                <w:rStyle w:val="TblBody"/>
              </w:rPr>
            </w:pPr>
            <w:r w:rsidRPr="00122B6E">
              <w:rPr>
                <w:rStyle w:val="TblBody"/>
              </w:rPr>
              <w:t>Woman</w:t>
            </w:r>
          </w:p>
        </w:tc>
        <w:tc>
          <w:tcPr>
            <w:tcW w:w="670" w:type="pct"/>
            <w:tcBorders>
              <w:top w:val="nil"/>
              <w:left w:val="nil"/>
              <w:bottom w:val="nil"/>
              <w:right w:val="nil"/>
            </w:tcBorders>
            <w:shd w:val="clear" w:color="auto" w:fill="F2F2F2" w:themeFill="background1" w:themeFillShade="F2"/>
          </w:tcPr>
          <w:p w14:paraId="6E55F29B" w14:textId="73F7F34F" w:rsidR="00E95F90" w:rsidRPr="00122B6E" w:rsidRDefault="00E95F90" w:rsidP="00122B6E">
            <w:pPr>
              <w:shd w:val="clear" w:color="000000" w:fill="auto"/>
              <w:rPr>
                <w:rStyle w:val="TblBody"/>
              </w:rPr>
            </w:pPr>
            <w:r w:rsidRPr="00122B6E">
              <w:rPr>
                <w:rStyle w:val="TblBody"/>
              </w:rPr>
              <w:t>Fair or poor</w:t>
            </w:r>
          </w:p>
        </w:tc>
        <w:tc>
          <w:tcPr>
            <w:tcW w:w="570" w:type="pct"/>
            <w:tcBorders>
              <w:top w:val="nil"/>
              <w:left w:val="nil"/>
              <w:bottom w:val="nil"/>
              <w:right w:val="single" w:sz="4" w:space="0" w:color="auto"/>
            </w:tcBorders>
            <w:shd w:val="clear" w:color="auto" w:fill="F2F2F2" w:themeFill="background1" w:themeFillShade="F2"/>
          </w:tcPr>
          <w:p w14:paraId="72491CCA" w14:textId="4E17AA52" w:rsidR="00E95F90" w:rsidRPr="00122B6E" w:rsidRDefault="00E95F90" w:rsidP="00122B6E">
            <w:pPr>
              <w:shd w:val="clear" w:color="000000" w:fill="auto"/>
              <w:rPr>
                <w:rStyle w:val="TblBody"/>
              </w:rPr>
            </w:pPr>
            <w:r w:rsidRPr="00122B6E">
              <w:rPr>
                <w:rStyle w:val="TblBody"/>
              </w:rPr>
              <w:t>&lt;1</w:t>
            </w:r>
          </w:p>
        </w:tc>
      </w:tr>
      <w:tr w:rsidR="00E95F90" w:rsidRPr="00122B6E" w14:paraId="11329E90" w14:textId="77777777" w:rsidTr="00BD3D9B">
        <w:tc>
          <w:tcPr>
            <w:tcW w:w="616" w:type="pct"/>
            <w:tcBorders>
              <w:top w:val="nil"/>
              <w:bottom w:val="nil"/>
              <w:right w:val="single" w:sz="4" w:space="0" w:color="auto"/>
            </w:tcBorders>
          </w:tcPr>
          <w:p w14:paraId="465DA4E2" w14:textId="13A7429A" w:rsidR="00E95F90" w:rsidRPr="00122B6E" w:rsidRDefault="00E95F90" w:rsidP="00122B6E">
            <w:pPr>
              <w:shd w:val="clear" w:color="000000" w:fill="auto"/>
              <w:rPr>
                <w:rStyle w:val="TblBody"/>
              </w:rPr>
            </w:pPr>
            <w:r w:rsidRPr="00122B6E">
              <w:rPr>
                <w:rStyle w:val="TblBody"/>
              </w:rPr>
              <w:t>W012**</w:t>
            </w:r>
          </w:p>
        </w:tc>
        <w:tc>
          <w:tcPr>
            <w:tcW w:w="658" w:type="pct"/>
            <w:tcBorders>
              <w:top w:val="nil"/>
              <w:left w:val="single" w:sz="4" w:space="0" w:color="auto"/>
              <w:bottom w:val="nil"/>
              <w:right w:val="nil"/>
            </w:tcBorders>
          </w:tcPr>
          <w:p w14:paraId="0CD106C3" w14:textId="771024BE" w:rsidR="00E95F90" w:rsidRPr="00122B6E" w:rsidRDefault="00E95F90" w:rsidP="00122B6E">
            <w:pPr>
              <w:shd w:val="clear" w:color="000000" w:fill="auto"/>
              <w:rPr>
                <w:rStyle w:val="TblBody"/>
              </w:rPr>
            </w:pPr>
            <w:r w:rsidRPr="00122B6E">
              <w:rPr>
                <w:rStyle w:val="TblBody"/>
              </w:rPr>
              <w:t>N/A</w:t>
            </w:r>
          </w:p>
        </w:tc>
        <w:tc>
          <w:tcPr>
            <w:tcW w:w="562" w:type="pct"/>
            <w:tcBorders>
              <w:top w:val="nil"/>
              <w:left w:val="nil"/>
              <w:bottom w:val="nil"/>
              <w:right w:val="nil"/>
            </w:tcBorders>
          </w:tcPr>
          <w:p w14:paraId="02BBE9A6" w14:textId="47B53571" w:rsidR="00E95F90" w:rsidRPr="00122B6E" w:rsidRDefault="00E95F90" w:rsidP="00122B6E">
            <w:pPr>
              <w:shd w:val="clear" w:color="000000" w:fill="auto"/>
              <w:rPr>
                <w:rStyle w:val="TblBody"/>
              </w:rPr>
            </w:pPr>
            <w:r w:rsidRPr="00122B6E">
              <w:rPr>
                <w:rStyle w:val="TblBody"/>
              </w:rPr>
              <w:t>Woman</w:t>
            </w:r>
          </w:p>
        </w:tc>
        <w:tc>
          <w:tcPr>
            <w:tcW w:w="823" w:type="pct"/>
            <w:tcBorders>
              <w:top w:val="nil"/>
              <w:left w:val="nil"/>
              <w:bottom w:val="nil"/>
              <w:right w:val="single" w:sz="4" w:space="0" w:color="auto"/>
            </w:tcBorders>
          </w:tcPr>
          <w:p w14:paraId="4BB25886" w14:textId="3E85C1D8" w:rsidR="00E95F90" w:rsidRPr="00122B6E" w:rsidRDefault="00E95F90" w:rsidP="00122B6E">
            <w:pPr>
              <w:shd w:val="clear" w:color="000000" w:fill="auto"/>
              <w:rPr>
                <w:rStyle w:val="TblBody"/>
              </w:rPr>
            </w:pPr>
            <w:r w:rsidRPr="00122B6E">
              <w:rPr>
                <w:rStyle w:val="TblBody"/>
              </w:rPr>
              <w:t>Daughter</w:t>
            </w:r>
          </w:p>
        </w:tc>
        <w:tc>
          <w:tcPr>
            <w:tcW w:w="539" w:type="pct"/>
            <w:tcBorders>
              <w:top w:val="nil"/>
              <w:left w:val="single" w:sz="4" w:space="0" w:color="auto"/>
              <w:bottom w:val="nil"/>
              <w:right w:val="nil"/>
            </w:tcBorders>
          </w:tcPr>
          <w:p w14:paraId="118B4A98" w14:textId="045BAAC1" w:rsidR="00E95F90" w:rsidRPr="00122B6E" w:rsidRDefault="00E95F90" w:rsidP="00122B6E">
            <w:pPr>
              <w:shd w:val="clear" w:color="000000" w:fill="auto"/>
              <w:rPr>
                <w:rStyle w:val="TblBody"/>
              </w:rPr>
            </w:pPr>
            <w:r w:rsidRPr="00122B6E">
              <w:rPr>
                <w:rStyle w:val="TblBody"/>
              </w:rPr>
              <w:t>≥85</w:t>
            </w:r>
          </w:p>
        </w:tc>
        <w:tc>
          <w:tcPr>
            <w:tcW w:w="562" w:type="pct"/>
            <w:tcBorders>
              <w:top w:val="nil"/>
              <w:left w:val="nil"/>
              <w:bottom w:val="nil"/>
              <w:right w:val="nil"/>
            </w:tcBorders>
          </w:tcPr>
          <w:p w14:paraId="27B9708D" w14:textId="26FC46F0" w:rsidR="00E95F90" w:rsidRPr="00122B6E" w:rsidRDefault="00E95F90" w:rsidP="00122B6E">
            <w:pPr>
              <w:shd w:val="clear" w:color="000000" w:fill="auto"/>
              <w:rPr>
                <w:rStyle w:val="TblBody"/>
              </w:rPr>
            </w:pPr>
            <w:r w:rsidRPr="00122B6E">
              <w:rPr>
                <w:rStyle w:val="TblBody"/>
              </w:rPr>
              <w:t>Woman</w:t>
            </w:r>
          </w:p>
        </w:tc>
        <w:tc>
          <w:tcPr>
            <w:tcW w:w="670" w:type="pct"/>
            <w:tcBorders>
              <w:top w:val="nil"/>
              <w:left w:val="nil"/>
              <w:bottom w:val="nil"/>
              <w:right w:val="nil"/>
            </w:tcBorders>
          </w:tcPr>
          <w:p w14:paraId="101FA811" w14:textId="76031633" w:rsidR="00E95F90" w:rsidRPr="00122B6E" w:rsidRDefault="00E95F90" w:rsidP="00122B6E">
            <w:pPr>
              <w:shd w:val="clear" w:color="000000" w:fill="auto"/>
              <w:rPr>
                <w:rStyle w:val="TblBody"/>
              </w:rPr>
            </w:pPr>
            <w:r w:rsidRPr="00122B6E">
              <w:rPr>
                <w:rStyle w:val="TblBody"/>
              </w:rPr>
              <w:t>Fair or poor</w:t>
            </w:r>
          </w:p>
        </w:tc>
        <w:tc>
          <w:tcPr>
            <w:tcW w:w="570" w:type="pct"/>
            <w:tcBorders>
              <w:top w:val="nil"/>
              <w:left w:val="nil"/>
              <w:bottom w:val="nil"/>
              <w:right w:val="single" w:sz="4" w:space="0" w:color="auto"/>
            </w:tcBorders>
          </w:tcPr>
          <w:p w14:paraId="297F5BA9" w14:textId="6BFB9A22" w:rsidR="00E95F90" w:rsidRPr="00122B6E" w:rsidRDefault="00BD3D9B" w:rsidP="00122B6E">
            <w:pPr>
              <w:shd w:val="clear" w:color="000000" w:fill="auto"/>
              <w:rPr>
                <w:rStyle w:val="TblBody"/>
              </w:rPr>
            </w:pPr>
            <w:r w:rsidRPr="00122B6E">
              <w:rPr>
                <w:rStyle w:val="TblBody"/>
              </w:rPr>
              <w:t>1–2</w:t>
            </w:r>
          </w:p>
        </w:tc>
      </w:tr>
      <w:tr w:rsidR="00E95F90" w:rsidRPr="00122B6E" w14:paraId="520BC850" w14:textId="77777777" w:rsidTr="00BD3D9B">
        <w:tc>
          <w:tcPr>
            <w:tcW w:w="616" w:type="pct"/>
            <w:tcBorders>
              <w:top w:val="nil"/>
              <w:right w:val="single" w:sz="4" w:space="0" w:color="auto"/>
            </w:tcBorders>
            <w:shd w:val="clear" w:color="auto" w:fill="F2F2F2" w:themeFill="background1" w:themeFillShade="F2"/>
          </w:tcPr>
          <w:p w14:paraId="5DF9B6A1" w14:textId="094C9B05" w:rsidR="00E95F90" w:rsidRPr="00122B6E" w:rsidRDefault="00E95F90" w:rsidP="00122B6E">
            <w:pPr>
              <w:shd w:val="clear" w:color="000000" w:fill="auto"/>
              <w:rPr>
                <w:rStyle w:val="TblBody"/>
              </w:rPr>
            </w:pPr>
            <w:r w:rsidRPr="00122B6E">
              <w:rPr>
                <w:rStyle w:val="TblBody"/>
              </w:rPr>
              <w:t>W020</w:t>
            </w:r>
          </w:p>
        </w:tc>
        <w:tc>
          <w:tcPr>
            <w:tcW w:w="658" w:type="pct"/>
            <w:tcBorders>
              <w:top w:val="nil"/>
              <w:left w:val="single" w:sz="4" w:space="0" w:color="auto"/>
              <w:bottom w:val="single" w:sz="4" w:space="0" w:color="auto"/>
              <w:right w:val="nil"/>
            </w:tcBorders>
            <w:shd w:val="clear" w:color="auto" w:fill="F2F2F2" w:themeFill="background1" w:themeFillShade="F2"/>
          </w:tcPr>
          <w:p w14:paraId="10A4C78C" w14:textId="415E849C" w:rsidR="00E95F90" w:rsidRPr="00122B6E" w:rsidRDefault="00E95F90" w:rsidP="00122B6E">
            <w:pPr>
              <w:shd w:val="clear" w:color="000000" w:fill="auto"/>
              <w:rPr>
                <w:rStyle w:val="TblBody"/>
              </w:rPr>
            </w:pPr>
            <w:r w:rsidRPr="00122B6E">
              <w:rPr>
                <w:rStyle w:val="TblBody"/>
              </w:rPr>
              <w:t xml:space="preserve">≥85 </w:t>
            </w:r>
          </w:p>
        </w:tc>
        <w:tc>
          <w:tcPr>
            <w:tcW w:w="562" w:type="pct"/>
            <w:tcBorders>
              <w:top w:val="nil"/>
              <w:left w:val="nil"/>
              <w:bottom w:val="single" w:sz="4" w:space="0" w:color="auto"/>
              <w:right w:val="nil"/>
            </w:tcBorders>
            <w:shd w:val="clear" w:color="auto" w:fill="F2F2F2" w:themeFill="background1" w:themeFillShade="F2"/>
          </w:tcPr>
          <w:p w14:paraId="4588076E" w14:textId="0DD015F5" w:rsidR="00E95F90" w:rsidRPr="00122B6E" w:rsidRDefault="00E95F90" w:rsidP="00122B6E">
            <w:pPr>
              <w:shd w:val="clear" w:color="000000" w:fill="auto"/>
              <w:rPr>
                <w:rStyle w:val="TblBody"/>
              </w:rPr>
            </w:pPr>
            <w:r w:rsidRPr="00122B6E">
              <w:rPr>
                <w:rStyle w:val="TblBody"/>
              </w:rPr>
              <w:t>Man</w:t>
            </w:r>
          </w:p>
        </w:tc>
        <w:tc>
          <w:tcPr>
            <w:tcW w:w="823" w:type="pct"/>
            <w:tcBorders>
              <w:top w:val="nil"/>
              <w:left w:val="nil"/>
              <w:bottom w:val="single" w:sz="4" w:space="0" w:color="auto"/>
              <w:right w:val="single" w:sz="4" w:space="0" w:color="auto"/>
            </w:tcBorders>
            <w:shd w:val="clear" w:color="auto" w:fill="F2F2F2" w:themeFill="background1" w:themeFillShade="F2"/>
          </w:tcPr>
          <w:p w14:paraId="1A509AAA" w14:textId="2C6A4F9D" w:rsidR="00E95F90" w:rsidRPr="00122B6E" w:rsidRDefault="00E95F90" w:rsidP="00122B6E">
            <w:pPr>
              <w:shd w:val="clear" w:color="000000" w:fill="auto"/>
              <w:rPr>
                <w:rStyle w:val="TblBody"/>
              </w:rPr>
            </w:pPr>
            <w:r w:rsidRPr="00122B6E">
              <w:rPr>
                <w:rStyle w:val="TblBody"/>
              </w:rPr>
              <w:t>Husband</w:t>
            </w:r>
          </w:p>
        </w:tc>
        <w:tc>
          <w:tcPr>
            <w:tcW w:w="539" w:type="pct"/>
            <w:tcBorders>
              <w:top w:val="nil"/>
              <w:left w:val="single" w:sz="4" w:space="0" w:color="auto"/>
              <w:right w:val="nil"/>
            </w:tcBorders>
            <w:shd w:val="clear" w:color="auto" w:fill="F2F2F2" w:themeFill="background1" w:themeFillShade="F2"/>
          </w:tcPr>
          <w:p w14:paraId="4FE020CB" w14:textId="13FADF2E" w:rsidR="00E95F90" w:rsidRPr="00122B6E" w:rsidRDefault="00E95F90" w:rsidP="00122B6E">
            <w:pPr>
              <w:shd w:val="clear" w:color="000000" w:fill="auto"/>
              <w:rPr>
                <w:rStyle w:val="TblBody"/>
              </w:rPr>
            </w:pPr>
            <w:r w:rsidRPr="00122B6E">
              <w:rPr>
                <w:rStyle w:val="TblBody"/>
              </w:rPr>
              <w:t>≥85</w:t>
            </w:r>
          </w:p>
        </w:tc>
        <w:tc>
          <w:tcPr>
            <w:tcW w:w="562" w:type="pct"/>
            <w:tcBorders>
              <w:top w:val="nil"/>
              <w:left w:val="nil"/>
              <w:right w:val="nil"/>
            </w:tcBorders>
            <w:shd w:val="clear" w:color="auto" w:fill="F2F2F2" w:themeFill="background1" w:themeFillShade="F2"/>
          </w:tcPr>
          <w:p w14:paraId="6456F192" w14:textId="05E30476" w:rsidR="00E95F90" w:rsidRPr="00122B6E" w:rsidRDefault="00E95F90" w:rsidP="00122B6E">
            <w:pPr>
              <w:shd w:val="clear" w:color="000000" w:fill="auto"/>
              <w:rPr>
                <w:rStyle w:val="TblBody"/>
              </w:rPr>
            </w:pPr>
            <w:r w:rsidRPr="00122B6E">
              <w:rPr>
                <w:rStyle w:val="TblBody"/>
              </w:rPr>
              <w:t>Woman</w:t>
            </w:r>
          </w:p>
        </w:tc>
        <w:tc>
          <w:tcPr>
            <w:tcW w:w="670" w:type="pct"/>
            <w:tcBorders>
              <w:top w:val="nil"/>
              <w:left w:val="nil"/>
              <w:right w:val="nil"/>
            </w:tcBorders>
            <w:shd w:val="clear" w:color="auto" w:fill="F2F2F2" w:themeFill="background1" w:themeFillShade="F2"/>
          </w:tcPr>
          <w:p w14:paraId="767E6878" w14:textId="392ED657" w:rsidR="00E95F90" w:rsidRPr="00122B6E" w:rsidRDefault="00E95F90" w:rsidP="00122B6E">
            <w:pPr>
              <w:shd w:val="clear" w:color="000000" w:fill="auto"/>
              <w:rPr>
                <w:rStyle w:val="TblBody"/>
              </w:rPr>
            </w:pPr>
            <w:r w:rsidRPr="00122B6E">
              <w:rPr>
                <w:rStyle w:val="TblBody"/>
              </w:rPr>
              <w:t>Fair or poor</w:t>
            </w:r>
          </w:p>
        </w:tc>
        <w:tc>
          <w:tcPr>
            <w:tcW w:w="570" w:type="pct"/>
            <w:tcBorders>
              <w:top w:val="nil"/>
              <w:left w:val="nil"/>
              <w:right w:val="single" w:sz="4" w:space="0" w:color="auto"/>
            </w:tcBorders>
            <w:shd w:val="clear" w:color="auto" w:fill="F2F2F2" w:themeFill="background1" w:themeFillShade="F2"/>
          </w:tcPr>
          <w:p w14:paraId="6A7ABC27" w14:textId="4D2FECD1" w:rsidR="00E95F90" w:rsidRPr="00122B6E" w:rsidRDefault="00E95F90" w:rsidP="00122B6E">
            <w:pPr>
              <w:shd w:val="clear" w:color="000000" w:fill="auto"/>
              <w:rPr>
                <w:rStyle w:val="TblBody"/>
              </w:rPr>
            </w:pPr>
            <w:r w:rsidRPr="00122B6E">
              <w:rPr>
                <w:rStyle w:val="TblBody"/>
              </w:rPr>
              <w:t>&lt;1</w:t>
            </w:r>
          </w:p>
        </w:tc>
      </w:tr>
    </w:tbl>
    <w:p w14:paraId="7A4EEBC3" w14:textId="7ACD2FE7" w:rsidR="00BD3D9B" w:rsidRPr="00122B6E" w:rsidRDefault="00E95F90" w:rsidP="00122B6E">
      <w:pPr>
        <w:pStyle w:val="TFOOT"/>
        <w:shd w:val="clear" w:color="000000" w:fill="auto"/>
        <w:rPr>
          <w:color w:val="auto"/>
          <w:lang w:val="en-GB"/>
        </w:rPr>
      </w:pPr>
      <w:r w:rsidRPr="00122B6E">
        <w:rPr>
          <w:color w:val="auto"/>
          <w:lang w:val="en-GB"/>
        </w:rPr>
        <w:t>*</w:t>
      </w:r>
      <w:del w:id="369" w:author="Raja Pari" w:date="2026-04-01T21:50:00Z" w16du:dateUtc="2026-04-01T16:20:00Z">
        <w:r w:rsidRPr="00122B6E" w:rsidDel="00B2627A">
          <w:rPr>
            <w:color w:val="auto"/>
            <w:lang w:val="en-GB"/>
          </w:rPr>
          <w:delText xml:space="preserve"> </w:delText>
        </w:r>
      </w:del>
      <w:r w:rsidR="00BD3D9B" w:rsidRPr="00122B6E">
        <w:rPr>
          <w:color w:val="auto"/>
          <w:lang w:val="en-GB"/>
        </w:rPr>
        <w:t>All interviews conducted with caregivers except for one dyad</w:t>
      </w:r>
      <w:ins w:id="370" w:author="Raja Pari" w:date="2026-04-01T21:50:00Z" w16du:dateUtc="2026-04-01T16:20:00Z">
        <w:r w:rsidR="00B2627A">
          <w:rPr>
            <w:color w:val="auto"/>
            <w:lang w:val="en-GB"/>
          </w:rPr>
          <w:t>.</w:t>
        </w:r>
      </w:ins>
    </w:p>
    <w:p w14:paraId="637DC50E" w14:textId="2D9DB703" w:rsidR="00AA46FD" w:rsidRPr="00122B6E" w:rsidRDefault="00AA46FD" w:rsidP="00122B6E">
      <w:pPr>
        <w:pStyle w:val="TFOOT"/>
        <w:shd w:val="clear" w:color="000000" w:fill="auto"/>
        <w:rPr>
          <w:color w:val="auto"/>
          <w:lang w:val="en-GB"/>
        </w:rPr>
      </w:pPr>
      <w:r w:rsidRPr="00122B6E">
        <w:rPr>
          <w:color w:val="auto"/>
          <w:lang w:val="en-GB"/>
        </w:rPr>
        <w:t>*</w:t>
      </w:r>
      <w:r w:rsidR="00E95F90" w:rsidRPr="00122B6E">
        <w:rPr>
          <w:color w:val="auto"/>
          <w:lang w:val="en-GB"/>
        </w:rPr>
        <w:t>*</w:t>
      </w:r>
      <w:del w:id="371" w:author="Raja Pari" w:date="2026-04-01T21:50:00Z" w16du:dateUtc="2026-04-01T16:20:00Z">
        <w:r w:rsidRPr="00122B6E" w:rsidDel="00B2627A">
          <w:rPr>
            <w:color w:val="auto"/>
            <w:lang w:val="en-GB"/>
          </w:rPr>
          <w:delText xml:space="preserve"> </w:delText>
        </w:r>
      </w:del>
      <w:r w:rsidR="00BD3D9B" w:rsidRPr="00122B6E">
        <w:rPr>
          <w:color w:val="auto"/>
          <w:lang w:val="en-GB"/>
        </w:rPr>
        <w:t>Resident and family caregiver dyad</w:t>
      </w:r>
      <w:ins w:id="372" w:author="Raja Pari" w:date="2026-04-01T21:50:00Z" w16du:dateUtc="2026-04-01T16:20:00Z">
        <w:r w:rsidR="00B2627A">
          <w:rPr>
            <w:color w:val="auto"/>
            <w:lang w:val="en-GB"/>
          </w:rPr>
          <w:t>.</w:t>
        </w:r>
      </w:ins>
    </w:p>
    <w:sectPr w:rsidR="00AA46FD" w:rsidRPr="00122B6E" w:rsidSect="00BD3D9B">
      <w:endnotePr>
        <w:numFmt w:val="decimal"/>
      </w:endnotePr>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A33E9" w14:textId="77777777" w:rsidR="004B75FB" w:rsidRDefault="004B75FB" w:rsidP="00014BF3">
      <w:pPr>
        <w:spacing w:after="0" w:line="240" w:lineRule="auto"/>
      </w:pPr>
      <w:r>
        <w:separator/>
      </w:r>
    </w:p>
  </w:endnote>
  <w:endnote w:type="continuationSeparator" w:id="0">
    <w:p w14:paraId="56928CE3" w14:textId="77777777" w:rsidR="004B75FB" w:rsidRDefault="004B75FB" w:rsidP="00014BF3">
      <w:pPr>
        <w:spacing w:after="0" w:line="240" w:lineRule="auto"/>
      </w:pPr>
      <w:r>
        <w:continuationSeparator/>
      </w:r>
    </w:p>
  </w:endnote>
  <w:endnote w:id="1">
    <w:p w14:paraId="445DDF9C" w14:textId="3A3396FB" w:rsidR="00BD3D9B" w:rsidRPr="00122B6E" w:rsidRDefault="00BD3D9B" w:rsidP="00BD3D9B">
      <w:pPr>
        <w:pStyle w:val="EN"/>
      </w:pPr>
      <w:r w:rsidRPr="00122B6E">
        <w:rPr>
          <w:rStyle w:val="EndnoteReference"/>
        </w:rPr>
        <w:endnoteRef/>
      </w:r>
      <w:del w:id="20" w:author="Raja Pari" w:date="2026-04-01T21:50:00Z" w16du:dateUtc="2026-04-01T16:20:00Z">
        <w:r w:rsidRPr="00122B6E" w:rsidDel="00B2627A">
          <w:delText xml:space="preserve"> </w:delText>
        </w:r>
      </w:del>
      <w:r w:rsidRPr="00122B6E">
        <w:t>The use of the term resident is intentional, indicating the long-term care home is a home to the people living there.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emento">
    <w:altName w:val="Courier New"/>
    <w:charset w:val="00"/>
    <w:family w:val="auto"/>
    <w:pitch w:val="variable"/>
    <w:sig w:usb0="20000007" w:usb1="00000000" w:usb2="00000000" w:usb3="00000000" w:csb0="00000111" w:csb1="00000000"/>
  </w:font>
  <w:font w:name="M+ 2p bold">
    <w:altName w:val="Arial Unicode MS"/>
    <w:charset w:val="80"/>
    <w:family w:val="swiss"/>
    <w:pitch w:val="variable"/>
    <w:sig w:usb0="E10002FF" w:usb1="5A0FFDFB" w:usb2="02000012" w:usb3="00000000" w:csb0="0012019F" w:csb1="00000000"/>
  </w:font>
  <w:font w:name="Times NR MT Pro">
    <w:altName w:val="Times New Roman"/>
    <w:panose1 w:val="00000000000000000000"/>
    <w:charset w:val="00"/>
    <w:family w:val="roman"/>
    <w:notTrueType/>
    <w:pitch w:val="variable"/>
    <w:sig w:usb0="00000001" w:usb1="00000000" w:usb2="00000000" w:usb3="00000000" w:csb0="0000009B" w:csb1="00000000"/>
  </w:font>
  <w:font w:name="MS Mincho">
    <w:panose1 w:val="02020609040205080304"/>
    <w:charset w:val="80"/>
    <w:family w:val="modern"/>
    <w:pitch w:val="fixed"/>
    <w:sig w:usb0="E00002FF" w:usb1="6AC7FDFB" w:usb2="08000012" w:usb3="00000000" w:csb0="0002009F" w:csb1="00000000"/>
  </w:font>
  <w:font w:name="Quattrocento Sans">
    <w:charset w:val="00"/>
    <w:family w:val="swiss"/>
    <w:pitch w:val="variable"/>
    <w:sig w:usb0="800000BF" w:usb1="4000005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6E34D" w14:textId="77777777" w:rsidR="004B75FB" w:rsidRDefault="004B75FB" w:rsidP="00014BF3">
      <w:pPr>
        <w:spacing w:after="0" w:line="240" w:lineRule="auto"/>
      </w:pPr>
      <w:r>
        <w:separator/>
      </w:r>
    </w:p>
  </w:footnote>
  <w:footnote w:type="continuationSeparator" w:id="0">
    <w:p w14:paraId="0B9BE399" w14:textId="77777777" w:rsidR="004B75FB" w:rsidRDefault="004B75FB" w:rsidP="00014B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62B4"/>
    <w:multiLevelType w:val="hybridMultilevel"/>
    <w:tmpl w:val="B2C6D03A"/>
    <w:lvl w:ilvl="0" w:tplc="0306755C">
      <w:start w:val="1"/>
      <w:numFmt w:val="bullet"/>
      <w:lvlText w:val=""/>
      <w:lvlJc w:val="left"/>
      <w:pPr>
        <w:ind w:left="720" w:hanging="360"/>
      </w:pPr>
      <w:rPr>
        <w:rFonts w:ascii="Symbol" w:eastAsia="Calibri"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EC64A9E"/>
    <w:multiLevelType w:val="hybridMultilevel"/>
    <w:tmpl w:val="C7545D98"/>
    <w:lvl w:ilvl="0" w:tplc="13D2D8D8">
      <w:start w:val="1"/>
      <w:numFmt w:val="bullet"/>
      <w:lvlText w:val=""/>
      <w:lvlJc w:val="left"/>
      <w:pPr>
        <w:ind w:left="1080" w:hanging="360"/>
      </w:pPr>
      <w:rPr>
        <w:rFonts w:ascii="Symbol" w:hAnsi="Symbol"/>
      </w:rPr>
    </w:lvl>
    <w:lvl w:ilvl="1" w:tplc="87124910">
      <w:start w:val="1"/>
      <w:numFmt w:val="bullet"/>
      <w:lvlText w:val=""/>
      <w:lvlJc w:val="left"/>
      <w:pPr>
        <w:ind w:left="1080" w:hanging="360"/>
      </w:pPr>
      <w:rPr>
        <w:rFonts w:ascii="Symbol" w:hAnsi="Symbol"/>
      </w:rPr>
    </w:lvl>
    <w:lvl w:ilvl="2" w:tplc="7DC2D746">
      <w:start w:val="1"/>
      <w:numFmt w:val="bullet"/>
      <w:lvlText w:val=""/>
      <w:lvlJc w:val="left"/>
      <w:pPr>
        <w:ind w:left="1080" w:hanging="360"/>
      </w:pPr>
      <w:rPr>
        <w:rFonts w:ascii="Symbol" w:hAnsi="Symbol"/>
      </w:rPr>
    </w:lvl>
    <w:lvl w:ilvl="3" w:tplc="4DFE6AF4">
      <w:start w:val="1"/>
      <w:numFmt w:val="bullet"/>
      <w:lvlText w:val=""/>
      <w:lvlJc w:val="left"/>
      <w:pPr>
        <w:ind w:left="1080" w:hanging="360"/>
      </w:pPr>
      <w:rPr>
        <w:rFonts w:ascii="Symbol" w:hAnsi="Symbol"/>
      </w:rPr>
    </w:lvl>
    <w:lvl w:ilvl="4" w:tplc="B3AC5864">
      <w:start w:val="1"/>
      <w:numFmt w:val="bullet"/>
      <w:lvlText w:val=""/>
      <w:lvlJc w:val="left"/>
      <w:pPr>
        <w:ind w:left="1080" w:hanging="360"/>
      </w:pPr>
      <w:rPr>
        <w:rFonts w:ascii="Symbol" w:hAnsi="Symbol"/>
      </w:rPr>
    </w:lvl>
    <w:lvl w:ilvl="5" w:tplc="81483B9C">
      <w:start w:val="1"/>
      <w:numFmt w:val="bullet"/>
      <w:lvlText w:val=""/>
      <w:lvlJc w:val="left"/>
      <w:pPr>
        <w:ind w:left="1080" w:hanging="360"/>
      </w:pPr>
      <w:rPr>
        <w:rFonts w:ascii="Symbol" w:hAnsi="Symbol"/>
      </w:rPr>
    </w:lvl>
    <w:lvl w:ilvl="6" w:tplc="2A3E0B46">
      <w:start w:val="1"/>
      <w:numFmt w:val="bullet"/>
      <w:lvlText w:val=""/>
      <w:lvlJc w:val="left"/>
      <w:pPr>
        <w:ind w:left="1080" w:hanging="360"/>
      </w:pPr>
      <w:rPr>
        <w:rFonts w:ascii="Symbol" w:hAnsi="Symbol"/>
      </w:rPr>
    </w:lvl>
    <w:lvl w:ilvl="7" w:tplc="E4F6435E">
      <w:start w:val="1"/>
      <w:numFmt w:val="bullet"/>
      <w:lvlText w:val=""/>
      <w:lvlJc w:val="left"/>
      <w:pPr>
        <w:ind w:left="1080" w:hanging="360"/>
      </w:pPr>
      <w:rPr>
        <w:rFonts w:ascii="Symbol" w:hAnsi="Symbol"/>
      </w:rPr>
    </w:lvl>
    <w:lvl w:ilvl="8" w:tplc="D2DE1DAA">
      <w:start w:val="1"/>
      <w:numFmt w:val="bullet"/>
      <w:lvlText w:val=""/>
      <w:lvlJc w:val="left"/>
      <w:pPr>
        <w:ind w:left="1080" w:hanging="360"/>
      </w:pPr>
      <w:rPr>
        <w:rFonts w:ascii="Symbol" w:hAnsi="Symbol"/>
      </w:rPr>
    </w:lvl>
  </w:abstractNum>
  <w:abstractNum w:abstractNumId="2" w15:restartNumberingAfterBreak="0">
    <w:nsid w:val="64084950"/>
    <w:multiLevelType w:val="hybridMultilevel"/>
    <w:tmpl w:val="7960C2E4"/>
    <w:lvl w:ilvl="0" w:tplc="F6F259C6">
      <w:start w:val="16"/>
      <w:numFmt w:val="bullet"/>
      <w:lvlText w:val=""/>
      <w:lvlJc w:val="left"/>
      <w:pPr>
        <w:ind w:left="720" w:hanging="360"/>
      </w:pPr>
      <w:rPr>
        <w:rFonts w:ascii="Symbol" w:eastAsia="Calibri"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76FF633A"/>
    <w:multiLevelType w:val="multilevel"/>
    <w:tmpl w:val="F7D8D12A"/>
    <w:lvl w:ilvl="0">
      <w:start w:val="1"/>
      <w:numFmt w:val="decimal"/>
      <w:lvlText w:val="%1."/>
      <w:lvlJc w:val="left"/>
      <w:pPr>
        <w:ind w:left="720" w:hanging="36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E8D390F"/>
    <w:multiLevelType w:val="hybridMultilevel"/>
    <w:tmpl w:val="27428CE0"/>
    <w:lvl w:ilvl="0" w:tplc="C6DEDC26">
      <w:start w:val="16"/>
      <w:numFmt w:val="bullet"/>
      <w:lvlText w:val=""/>
      <w:lvlJc w:val="left"/>
      <w:pPr>
        <w:ind w:left="720" w:hanging="360"/>
      </w:pPr>
      <w:rPr>
        <w:rFonts w:ascii="Symbol" w:eastAsia="Calibri"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77414466">
    <w:abstractNumId w:val="3"/>
  </w:num>
  <w:num w:numId="2" w16cid:durableId="908921755">
    <w:abstractNumId w:val="1"/>
  </w:num>
  <w:num w:numId="3" w16cid:durableId="133718779">
    <w:abstractNumId w:val="0"/>
  </w:num>
  <w:num w:numId="4" w16cid:durableId="2091731054">
    <w:abstractNumId w:val="4"/>
  </w:num>
  <w:num w:numId="5" w16cid:durableId="158472688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ja Pari">
    <w15:presenceInfo w15:providerId="Windows Live" w15:userId="263bd749c3d44d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trackRevisions/>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LN" w:val="1"/>
    <w:docVar w:name="S1" w:val="0"/>
  </w:docVars>
  <w:rsids>
    <w:rsidRoot w:val="0000320A"/>
    <w:rsid w:val="0000320A"/>
    <w:rsid w:val="0000535A"/>
    <w:rsid w:val="000138C5"/>
    <w:rsid w:val="00014A78"/>
    <w:rsid w:val="00014BF3"/>
    <w:rsid w:val="000224B2"/>
    <w:rsid w:val="0002402B"/>
    <w:rsid w:val="000268BF"/>
    <w:rsid w:val="0003258B"/>
    <w:rsid w:val="000328BC"/>
    <w:rsid w:val="00033A8D"/>
    <w:rsid w:val="0003767C"/>
    <w:rsid w:val="000541A3"/>
    <w:rsid w:val="00061217"/>
    <w:rsid w:val="00065A98"/>
    <w:rsid w:val="000667EC"/>
    <w:rsid w:val="00070436"/>
    <w:rsid w:val="00070A2D"/>
    <w:rsid w:val="00074787"/>
    <w:rsid w:val="00082EBA"/>
    <w:rsid w:val="0008373D"/>
    <w:rsid w:val="0008723E"/>
    <w:rsid w:val="00091E0B"/>
    <w:rsid w:val="0009522B"/>
    <w:rsid w:val="00095BF9"/>
    <w:rsid w:val="000A0039"/>
    <w:rsid w:val="000A2BDF"/>
    <w:rsid w:val="000A68C5"/>
    <w:rsid w:val="000B53C8"/>
    <w:rsid w:val="000C4401"/>
    <w:rsid w:val="000C66AA"/>
    <w:rsid w:val="000C77A0"/>
    <w:rsid w:val="000D2CB2"/>
    <w:rsid w:val="000D4EC1"/>
    <w:rsid w:val="000D692B"/>
    <w:rsid w:val="000D7337"/>
    <w:rsid w:val="000E3DC7"/>
    <w:rsid w:val="000E6A7F"/>
    <w:rsid w:val="000F00B3"/>
    <w:rsid w:val="000F1132"/>
    <w:rsid w:val="000F3531"/>
    <w:rsid w:val="000F50FD"/>
    <w:rsid w:val="000F772F"/>
    <w:rsid w:val="001169BE"/>
    <w:rsid w:val="001171ED"/>
    <w:rsid w:val="00117BE2"/>
    <w:rsid w:val="00122B6E"/>
    <w:rsid w:val="00123ABA"/>
    <w:rsid w:val="00125B34"/>
    <w:rsid w:val="001303F0"/>
    <w:rsid w:val="00137B5E"/>
    <w:rsid w:val="00144476"/>
    <w:rsid w:val="00151099"/>
    <w:rsid w:val="001524AC"/>
    <w:rsid w:val="001528CF"/>
    <w:rsid w:val="001603AA"/>
    <w:rsid w:val="00160912"/>
    <w:rsid w:val="00160D53"/>
    <w:rsid w:val="001645A3"/>
    <w:rsid w:val="00167923"/>
    <w:rsid w:val="00170B22"/>
    <w:rsid w:val="0017195D"/>
    <w:rsid w:val="00173ED0"/>
    <w:rsid w:val="00177AC4"/>
    <w:rsid w:val="0018191F"/>
    <w:rsid w:val="00185995"/>
    <w:rsid w:val="00185C52"/>
    <w:rsid w:val="001922B7"/>
    <w:rsid w:val="001940CF"/>
    <w:rsid w:val="001A0C91"/>
    <w:rsid w:val="001A3195"/>
    <w:rsid w:val="001A5BF0"/>
    <w:rsid w:val="001B2F2B"/>
    <w:rsid w:val="001B76C7"/>
    <w:rsid w:val="001C541D"/>
    <w:rsid w:val="001D0208"/>
    <w:rsid w:val="001D655D"/>
    <w:rsid w:val="0020615D"/>
    <w:rsid w:val="00212084"/>
    <w:rsid w:val="00214D91"/>
    <w:rsid w:val="00215A94"/>
    <w:rsid w:val="00217663"/>
    <w:rsid w:val="002257FB"/>
    <w:rsid w:val="00226923"/>
    <w:rsid w:val="00226E00"/>
    <w:rsid w:val="00227C27"/>
    <w:rsid w:val="0023294D"/>
    <w:rsid w:val="002358BA"/>
    <w:rsid w:val="0023609C"/>
    <w:rsid w:val="00236805"/>
    <w:rsid w:val="00242284"/>
    <w:rsid w:val="002476B7"/>
    <w:rsid w:val="002548CF"/>
    <w:rsid w:val="002606A1"/>
    <w:rsid w:val="00264C17"/>
    <w:rsid w:val="002812D0"/>
    <w:rsid w:val="00284592"/>
    <w:rsid w:val="002878B5"/>
    <w:rsid w:val="00292702"/>
    <w:rsid w:val="002930BB"/>
    <w:rsid w:val="00294E69"/>
    <w:rsid w:val="0029742D"/>
    <w:rsid w:val="002B0F02"/>
    <w:rsid w:val="002B29A1"/>
    <w:rsid w:val="002B362B"/>
    <w:rsid w:val="002B568C"/>
    <w:rsid w:val="002C4A4C"/>
    <w:rsid w:val="002C7F5C"/>
    <w:rsid w:val="002D00F1"/>
    <w:rsid w:val="002D1362"/>
    <w:rsid w:val="002D4EAE"/>
    <w:rsid w:val="002D5AED"/>
    <w:rsid w:val="002D717C"/>
    <w:rsid w:val="002E631C"/>
    <w:rsid w:val="002F1BC9"/>
    <w:rsid w:val="002F2945"/>
    <w:rsid w:val="00304C7C"/>
    <w:rsid w:val="00311DAF"/>
    <w:rsid w:val="00314331"/>
    <w:rsid w:val="00315FD4"/>
    <w:rsid w:val="00325996"/>
    <w:rsid w:val="00325B4F"/>
    <w:rsid w:val="0032789C"/>
    <w:rsid w:val="0033230E"/>
    <w:rsid w:val="00346F66"/>
    <w:rsid w:val="003645A2"/>
    <w:rsid w:val="00370398"/>
    <w:rsid w:val="00371367"/>
    <w:rsid w:val="00384AD2"/>
    <w:rsid w:val="00387CA8"/>
    <w:rsid w:val="00394B50"/>
    <w:rsid w:val="003A1B6D"/>
    <w:rsid w:val="003A33CA"/>
    <w:rsid w:val="003A6FB0"/>
    <w:rsid w:val="003A75B0"/>
    <w:rsid w:val="003C0260"/>
    <w:rsid w:val="003C2BCA"/>
    <w:rsid w:val="003C3C8D"/>
    <w:rsid w:val="003D0863"/>
    <w:rsid w:val="003D53B6"/>
    <w:rsid w:val="003D5496"/>
    <w:rsid w:val="003D7DCB"/>
    <w:rsid w:val="003E1C87"/>
    <w:rsid w:val="003E48F3"/>
    <w:rsid w:val="003E7568"/>
    <w:rsid w:val="003F2985"/>
    <w:rsid w:val="003F31D5"/>
    <w:rsid w:val="003F4724"/>
    <w:rsid w:val="00400058"/>
    <w:rsid w:val="00401113"/>
    <w:rsid w:val="004030F6"/>
    <w:rsid w:val="00403459"/>
    <w:rsid w:val="0040389C"/>
    <w:rsid w:val="00404685"/>
    <w:rsid w:val="004074F3"/>
    <w:rsid w:val="00410CE7"/>
    <w:rsid w:val="004155E2"/>
    <w:rsid w:val="00420DD1"/>
    <w:rsid w:val="00425C8C"/>
    <w:rsid w:val="00430E85"/>
    <w:rsid w:val="004360A6"/>
    <w:rsid w:val="00447E52"/>
    <w:rsid w:val="00447E7E"/>
    <w:rsid w:val="0045297B"/>
    <w:rsid w:val="00463E6F"/>
    <w:rsid w:val="00467FFB"/>
    <w:rsid w:val="00474F28"/>
    <w:rsid w:val="00492CA1"/>
    <w:rsid w:val="00497560"/>
    <w:rsid w:val="004A492A"/>
    <w:rsid w:val="004A4FB0"/>
    <w:rsid w:val="004B300D"/>
    <w:rsid w:val="004B75FB"/>
    <w:rsid w:val="004B79EC"/>
    <w:rsid w:val="004C2C6C"/>
    <w:rsid w:val="004C7AF9"/>
    <w:rsid w:val="004D7D35"/>
    <w:rsid w:val="004E5046"/>
    <w:rsid w:val="004E71C4"/>
    <w:rsid w:val="004E75D6"/>
    <w:rsid w:val="004F013E"/>
    <w:rsid w:val="004F082D"/>
    <w:rsid w:val="004F2880"/>
    <w:rsid w:val="004F4A87"/>
    <w:rsid w:val="00506F24"/>
    <w:rsid w:val="005070FF"/>
    <w:rsid w:val="00512777"/>
    <w:rsid w:val="00515484"/>
    <w:rsid w:val="005157F3"/>
    <w:rsid w:val="00517BD7"/>
    <w:rsid w:val="00523A7E"/>
    <w:rsid w:val="005249DB"/>
    <w:rsid w:val="00547896"/>
    <w:rsid w:val="00551D1B"/>
    <w:rsid w:val="005529A2"/>
    <w:rsid w:val="00552FF2"/>
    <w:rsid w:val="00554702"/>
    <w:rsid w:val="00556BA7"/>
    <w:rsid w:val="00565146"/>
    <w:rsid w:val="00566009"/>
    <w:rsid w:val="00567388"/>
    <w:rsid w:val="00576AA5"/>
    <w:rsid w:val="00582397"/>
    <w:rsid w:val="00582690"/>
    <w:rsid w:val="005915FC"/>
    <w:rsid w:val="00593299"/>
    <w:rsid w:val="0059479F"/>
    <w:rsid w:val="005A0406"/>
    <w:rsid w:val="005A6E53"/>
    <w:rsid w:val="005B7290"/>
    <w:rsid w:val="005C7698"/>
    <w:rsid w:val="005D11AD"/>
    <w:rsid w:val="005D3F8D"/>
    <w:rsid w:val="005E1A37"/>
    <w:rsid w:val="005E31ED"/>
    <w:rsid w:val="005E6ECD"/>
    <w:rsid w:val="005E739F"/>
    <w:rsid w:val="005F159B"/>
    <w:rsid w:val="005F2074"/>
    <w:rsid w:val="005F59E7"/>
    <w:rsid w:val="00601440"/>
    <w:rsid w:val="00601787"/>
    <w:rsid w:val="00602394"/>
    <w:rsid w:val="00604344"/>
    <w:rsid w:val="006076AF"/>
    <w:rsid w:val="00610B45"/>
    <w:rsid w:val="006139F4"/>
    <w:rsid w:val="00615F05"/>
    <w:rsid w:val="00617475"/>
    <w:rsid w:val="00620695"/>
    <w:rsid w:val="00622390"/>
    <w:rsid w:val="00631BA7"/>
    <w:rsid w:val="00633C16"/>
    <w:rsid w:val="0063656C"/>
    <w:rsid w:val="00641771"/>
    <w:rsid w:val="00643953"/>
    <w:rsid w:val="006568B5"/>
    <w:rsid w:val="00657DB0"/>
    <w:rsid w:val="0066018F"/>
    <w:rsid w:val="00664CC7"/>
    <w:rsid w:val="0066610D"/>
    <w:rsid w:val="00671558"/>
    <w:rsid w:val="006764FD"/>
    <w:rsid w:val="00676FB8"/>
    <w:rsid w:val="0068580C"/>
    <w:rsid w:val="00692A94"/>
    <w:rsid w:val="00693B4C"/>
    <w:rsid w:val="00695657"/>
    <w:rsid w:val="006A57D0"/>
    <w:rsid w:val="006C295C"/>
    <w:rsid w:val="006C32E4"/>
    <w:rsid w:val="006D10E5"/>
    <w:rsid w:val="006D1E34"/>
    <w:rsid w:val="006D4364"/>
    <w:rsid w:val="006D6731"/>
    <w:rsid w:val="006E3A96"/>
    <w:rsid w:val="006F1540"/>
    <w:rsid w:val="006F2490"/>
    <w:rsid w:val="006F46F2"/>
    <w:rsid w:val="006F6B8D"/>
    <w:rsid w:val="0070464C"/>
    <w:rsid w:val="00706FC3"/>
    <w:rsid w:val="00712344"/>
    <w:rsid w:val="00725FDB"/>
    <w:rsid w:val="00726987"/>
    <w:rsid w:val="00740315"/>
    <w:rsid w:val="00742B4B"/>
    <w:rsid w:val="00751EAE"/>
    <w:rsid w:val="00753744"/>
    <w:rsid w:val="00762033"/>
    <w:rsid w:val="0076602B"/>
    <w:rsid w:val="007725BF"/>
    <w:rsid w:val="00772CC0"/>
    <w:rsid w:val="00775590"/>
    <w:rsid w:val="00775674"/>
    <w:rsid w:val="0078262A"/>
    <w:rsid w:val="00786504"/>
    <w:rsid w:val="0079194A"/>
    <w:rsid w:val="007926D8"/>
    <w:rsid w:val="007936C4"/>
    <w:rsid w:val="00794A11"/>
    <w:rsid w:val="007A1DD2"/>
    <w:rsid w:val="007A5107"/>
    <w:rsid w:val="007A5DF4"/>
    <w:rsid w:val="007A6DB0"/>
    <w:rsid w:val="007A6E86"/>
    <w:rsid w:val="007B173F"/>
    <w:rsid w:val="007B2226"/>
    <w:rsid w:val="007B6644"/>
    <w:rsid w:val="007C5039"/>
    <w:rsid w:val="007D5E36"/>
    <w:rsid w:val="007D7BF9"/>
    <w:rsid w:val="007E2FA8"/>
    <w:rsid w:val="007E7F8D"/>
    <w:rsid w:val="007F73C1"/>
    <w:rsid w:val="007F764D"/>
    <w:rsid w:val="008033A6"/>
    <w:rsid w:val="0080400A"/>
    <w:rsid w:val="00805508"/>
    <w:rsid w:val="0081534A"/>
    <w:rsid w:val="00821234"/>
    <w:rsid w:val="0082639F"/>
    <w:rsid w:val="00831B2D"/>
    <w:rsid w:val="008362FB"/>
    <w:rsid w:val="008365EA"/>
    <w:rsid w:val="00836BD7"/>
    <w:rsid w:val="00837F26"/>
    <w:rsid w:val="008446F7"/>
    <w:rsid w:val="0084516C"/>
    <w:rsid w:val="00850C5F"/>
    <w:rsid w:val="00851F43"/>
    <w:rsid w:val="00853296"/>
    <w:rsid w:val="00853D44"/>
    <w:rsid w:val="00862EE4"/>
    <w:rsid w:val="00864B59"/>
    <w:rsid w:val="00872434"/>
    <w:rsid w:val="00872BA8"/>
    <w:rsid w:val="00873223"/>
    <w:rsid w:val="008744BE"/>
    <w:rsid w:val="00884E39"/>
    <w:rsid w:val="008854E0"/>
    <w:rsid w:val="008918F4"/>
    <w:rsid w:val="00891B68"/>
    <w:rsid w:val="008925B9"/>
    <w:rsid w:val="00897D84"/>
    <w:rsid w:val="008A06E2"/>
    <w:rsid w:val="008A0751"/>
    <w:rsid w:val="008B3601"/>
    <w:rsid w:val="008B6FC4"/>
    <w:rsid w:val="008B7D95"/>
    <w:rsid w:val="008C2921"/>
    <w:rsid w:val="008C7B55"/>
    <w:rsid w:val="008D037F"/>
    <w:rsid w:val="008D2631"/>
    <w:rsid w:val="008E1A28"/>
    <w:rsid w:val="008E3CF7"/>
    <w:rsid w:val="008E5582"/>
    <w:rsid w:val="008F5928"/>
    <w:rsid w:val="009025A9"/>
    <w:rsid w:val="00906F82"/>
    <w:rsid w:val="00907458"/>
    <w:rsid w:val="009157F4"/>
    <w:rsid w:val="00920B09"/>
    <w:rsid w:val="0092447A"/>
    <w:rsid w:val="009261BD"/>
    <w:rsid w:val="00927727"/>
    <w:rsid w:val="00930C25"/>
    <w:rsid w:val="00933285"/>
    <w:rsid w:val="00934473"/>
    <w:rsid w:val="00936792"/>
    <w:rsid w:val="00937935"/>
    <w:rsid w:val="00940AB3"/>
    <w:rsid w:val="00941DE0"/>
    <w:rsid w:val="00950DD0"/>
    <w:rsid w:val="00951E6C"/>
    <w:rsid w:val="00955CD2"/>
    <w:rsid w:val="00956E7C"/>
    <w:rsid w:val="00961DB8"/>
    <w:rsid w:val="009630CE"/>
    <w:rsid w:val="009639B5"/>
    <w:rsid w:val="009702FF"/>
    <w:rsid w:val="0097356C"/>
    <w:rsid w:val="00973D25"/>
    <w:rsid w:val="00976934"/>
    <w:rsid w:val="00976EB5"/>
    <w:rsid w:val="00990769"/>
    <w:rsid w:val="0099395A"/>
    <w:rsid w:val="00994F67"/>
    <w:rsid w:val="009A5E9F"/>
    <w:rsid w:val="009B5607"/>
    <w:rsid w:val="009C19F6"/>
    <w:rsid w:val="009C7C73"/>
    <w:rsid w:val="009D2D8E"/>
    <w:rsid w:val="009D3A6F"/>
    <w:rsid w:val="009E5B1B"/>
    <w:rsid w:val="009F182D"/>
    <w:rsid w:val="00A0327B"/>
    <w:rsid w:val="00A05B75"/>
    <w:rsid w:val="00A0746B"/>
    <w:rsid w:val="00A10C29"/>
    <w:rsid w:val="00A11D8A"/>
    <w:rsid w:val="00A22FF2"/>
    <w:rsid w:val="00A24599"/>
    <w:rsid w:val="00A24661"/>
    <w:rsid w:val="00A24FDF"/>
    <w:rsid w:val="00A31CEE"/>
    <w:rsid w:val="00A36261"/>
    <w:rsid w:val="00A42E2F"/>
    <w:rsid w:val="00A432D6"/>
    <w:rsid w:val="00A50427"/>
    <w:rsid w:val="00A53DCE"/>
    <w:rsid w:val="00A55F0F"/>
    <w:rsid w:val="00A63C08"/>
    <w:rsid w:val="00A67C14"/>
    <w:rsid w:val="00A71271"/>
    <w:rsid w:val="00A81793"/>
    <w:rsid w:val="00AA1DD6"/>
    <w:rsid w:val="00AA2755"/>
    <w:rsid w:val="00AA2898"/>
    <w:rsid w:val="00AA46FD"/>
    <w:rsid w:val="00AA4B05"/>
    <w:rsid w:val="00AA7A5B"/>
    <w:rsid w:val="00AB6679"/>
    <w:rsid w:val="00AC26A7"/>
    <w:rsid w:val="00AC306F"/>
    <w:rsid w:val="00AD2BE3"/>
    <w:rsid w:val="00AD3289"/>
    <w:rsid w:val="00AE2233"/>
    <w:rsid w:val="00AE2D2F"/>
    <w:rsid w:val="00AE3153"/>
    <w:rsid w:val="00AE655A"/>
    <w:rsid w:val="00AF0720"/>
    <w:rsid w:val="00AF2677"/>
    <w:rsid w:val="00AF5F8D"/>
    <w:rsid w:val="00B0029D"/>
    <w:rsid w:val="00B04FB7"/>
    <w:rsid w:val="00B126C0"/>
    <w:rsid w:val="00B1313E"/>
    <w:rsid w:val="00B22939"/>
    <w:rsid w:val="00B23746"/>
    <w:rsid w:val="00B25991"/>
    <w:rsid w:val="00B2627A"/>
    <w:rsid w:val="00B26E4A"/>
    <w:rsid w:val="00B27200"/>
    <w:rsid w:val="00B34173"/>
    <w:rsid w:val="00B3727B"/>
    <w:rsid w:val="00B37612"/>
    <w:rsid w:val="00B40141"/>
    <w:rsid w:val="00B44BBB"/>
    <w:rsid w:val="00B51804"/>
    <w:rsid w:val="00B51F23"/>
    <w:rsid w:val="00B56E4F"/>
    <w:rsid w:val="00B61238"/>
    <w:rsid w:val="00B631B5"/>
    <w:rsid w:val="00B7069A"/>
    <w:rsid w:val="00B715AD"/>
    <w:rsid w:val="00B739C6"/>
    <w:rsid w:val="00B76D14"/>
    <w:rsid w:val="00B814AD"/>
    <w:rsid w:val="00B81B95"/>
    <w:rsid w:val="00B87CCB"/>
    <w:rsid w:val="00B90F0C"/>
    <w:rsid w:val="00B92BE2"/>
    <w:rsid w:val="00B93CF8"/>
    <w:rsid w:val="00BA2A6C"/>
    <w:rsid w:val="00BB00FA"/>
    <w:rsid w:val="00BB2B9E"/>
    <w:rsid w:val="00BB7EED"/>
    <w:rsid w:val="00BC115F"/>
    <w:rsid w:val="00BC4FA0"/>
    <w:rsid w:val="00BD1D43"/>
    <w:rsid w:val="00BD210D"/>
    <w:rsid w:val="00BD21F0"/>
    <w:rsid w:val="00BD3D9B"/>
    <w:rsid w:val="00BF2CC5"/>
    <w:rsid w:val="00BF51D9"/>
    <w:rsid w:val="00BF79CA"/>
    <w:rsid w:val="00C00E11"/>
    <w:rsid w:val="00C111DA"/>
    <w:rsid w:val="00C1201F"/>
    <w:rsid w:val="00C1461A"/>
    <w:rsid w:val="00C16743"/>
    <w:rsid w:val="00C2060B"/>
    <w:rsid w:val="00C216A4"/>
    <w:rsid w:val="00C22900"/>
    <w:rsid w:val="00C23D2F"/>
    <w:rsid w:val="00C25C69"/>
    <w:rsid w:val="00C2722F"/>
    <w:rsid w:val="00C27721"/>
    <w:rsid w:val="00C37C25"/>
    <w:rsid w:val="00C42E13"/>
    <w:rsid w:val="00C544BC"/>
    <w:rsid w:val="00C558B0"/>
    <w:rsid w:val="00C60014"/>
    <w:rsid w:val="00C602FB"/>
    <w:rsid w:val="00C613BB"/>
    <w:rsid w:val="00C73337"/>
    <w:rsid w:val="00C8290E"/>
    <w:rsid w:val="00C8522B"/>
    <w:rsid w:val="00C90E9F"/>
    <w:rsid w:val="00C94969"/>
    <w:rsid w:val="00CA7686"/>
    <w:rsid w:val="00CB2753"/>
    <w:rsid w:val="00CB4FED"/>
    <w:rsid w:val="00CC3B0B"/>
    <w:rsid w:val="00CC5502"/>
    <w:rsid w:val="00CC78EF"/>
    <w:rsid w:val="00CD1A9F"/>
    <w:rsid w:val="00CD6455"/>
    <w:rsid w:val="00CE2FCD"/>
    <w:rsid w:val="00CF0A26"/>
    <w:rsid w:val="00D0385F"/>
    <w:rsid w:val="00D06438"/>
    <w:rsid w:val="00D071B5"/>
    <w:rsid w:val="00D07D20"/>
    <w:rsid w:val="00D13858"/>
    <w:rsid w:val="00D1642C"/>
    <w:rsid w:val="00D21230"/>
    <w:rsid w:val="00D26080"/>
    <w:rsid w:val="00D363D7"/>
    <w:rsid w:val="00D368E2"/>
    <w:rsid w:val="00D43ACD"/>
    <w:rsid w:val="00D45355"/>
    <w:rsid w:val="00D56482"/>
    <w:rsid w:val="00D62410"/>
    <w:rsid w:val="00D65A6B"/>
    <w:rsid w:val="00D667FB"/>
    <w:rsid w:val="00D66970"/>
    <w:rsid w:val="00D71308"/>
    <w:rsid w:val="00D7229B"/>
    <w:rsid w:val="00D73C0E"/>
    <w:rsid w:val="00D80551"/>
    <w:rsid w:val="00D807D0"/>
    <w:rsid w:val="00D82887"/>
    <w:rsid w:val="00D844AD"/>
    <w:rsid w:val="00D861DD"/>
    <w:rsid w:val="00D86A2D"/>
    <w:rsid w:val="00D87745"/>
    <w:rsid w:val="00DA1036"/>
    <w:rsid w:val="00E00623"/>
    <w:rsid w:val="00E007B6"/>
    <w:rsid w:val="00E011C7"/>
    <w:rsid w:val="00E023C6"/>
    <w:rsid w:val="00E07227"/>
    <w:rsid w:val="00E13EA6"/>
    <w:rsid w:val="00E16682"/>
    <w:rsid w:val="00E2783F"/>
    <w:rsid w:val="00E35AED"/>
    <w:rsid w:val="00E35D22"/>
    <w:rsid w:val="00E37916"/>
    <w:rsid w:val="00E41D37"/>
    <w:rsid w:val="00E46032"/>
    <w:rsid w:val="00E51B8A"/>
    <w:rsid w:val="00E64133"/>
    <w:rsid w:val="00E66A81"/>
    <w:rsid w:val="00E67F05"/>
    <w:rsid w:val="00E70827"/>
    <w:rsid w:val="00E76A18"/>
    <w:rsid w:val="00E776EE"/>
    <w:rsid w:val="00E9062E"/>
    <w:rsid w:val="00E90BC1"/>
    <w:rsid w:val="00E914F3"/>
    <w:rsid w:val="00E930E6"/>
    <w:rsid w:val="00E95F90"/>
    <w:rsid w:val="00EA0AE8"/>
    <w:rsid w:val="00EA205E"/>
    <w:rsid w:val="00EA461B"/>
    <w:rsid w:val="00EA5376"/>
    <w:rsid w:val="00EA58FA"/>
    <w:rsid w:val="00EB526D"/>
    <w:rsid w:val="00EB5433"/>
    <w:rsid w:val="00EB6914"/>
    <w:rsid w:val="00EC1461"/>
    <w:rsid w:val="00EC196C"/>
    <w:rsid w:val="00EC2DE3"/>
    <w:rsid w:val="00EC51BE"/>
    <w:rsid w:val="00ED22CE"/>
    <w:rsid w:val="00ED4ABE"/>
    <w:rsid w:val="00EE4FAF"/>
    <w:rsid w:val="00EE67B8"/>
    <w:rsid w:val="00EE70E4"/>
    <w:rsid w:val="00EF1F55"/>
    <w:rsid w:val="00EF384F"/>
    <w:rsid w:val="00EF3971"/>
    <w:rsid w:val="00F00969"/>
    <w:rsid w:val="00F01E1D"/>
    <w:rsid w:val="00F109BC"/>
    <w:rsid w:val="00F20A17"/>
    <w:rsid w:val="00F214FF"/>
    <w:rsid w:val="00F26D00"/>
    <w:rsid w:val="00F31705"/>
    <w:rsid w:val="00F339AF"/>
    <w:rsid w:val="00F351D9"/>
    <w:rsid w:val="00F45BC3"/>
    <w:rsid w:val="00F501C2"/>
    <w:rsid w:val="00F62B92"/>
    <w:rsid w:val="00F774E9"/>
    <w:rsid w:val="00F82273"/>
    <w:rsid w:val="00F91504"/>
    <w:rsid w:val="00F91986"/>
    <w:rsid w:val="00FA0716"/>
    <w:rsid w:val="00FA0862"/>
    <w:rsid w:val="00FA3378"/>
    <w:rsid w:val="00FB2903"/>
    <w:rsid w:val="00FB319E"/>
    <w:rsid w:val="00FC09C8"/>
    <w:rsid w:val="00FC59FE"/>
    <w:rsid w:val="00FD1C81"/>
    <w:rsid w:val="00FD4152"/>
    <w:rsid w:val="00FD5CFB"/>
    <w:rsid w:val="00FE18B4"/>
    <w:rsid w:val="00FE207F"/>
    <w:rsid w:val="00FE2188"/>
    <w:rsid w:val="00FE4012"/>
    <w:rsid w:val="00FF2194"/>
    <w:rsid w:val="00FF63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5818A3"/>
  <w15:docId w15:val="{AA3AF2C5-F6A5-4758-A995-2EB7843B6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79F"/>
    <w:rPr>
      <w:lang w:val="en-GB"/>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CommentReference">
    <w:name w:val="annotation reference"/>
    <w:basedOn w:val="DefaultParagraphFont"/>
    <w:uiPriority w:val="99"/>
    <w:semiHidden/>
    <w:unhideWhenUsed/>
    <w:rsid w:val="00C510CA"/>
    <w:rPr>
      <w:sz w:val="16"/>
      <w:szCs w:val="16"/>
    </w:rPr>
  </w:style>
  <w:style w:type="paragraph" w:styleId="CommentText">
    <w:name w:val="annotation text"/>
    <w:basedOn w:val="Normal"/>
    <w:link w:val="CommentTextChar"/>
    <w:uiPriority w:val="99"/>
    <w:unhideWhenUsed/>
    <w:rsid w:val="00C510CA"/>
    <w:pPr>
      <w:spacing w:line="240" w:lineRule="auto"/>
    </w:pPr>
    <w:rPr>
      <w:sz w:val="20"/>
      <w:szCs w:val="20"/>
    </w:rPr>
  </w:style>
  <w:style w:type="character" w:customStyle="1" w:styleId="CommentTextChar">
    <w:name w:val="Comment Text Char"/>
    <w:basedOn w:val="DefaultParagraphFont"/>
    <w:link w:val="CommentText"/>
    <w:uiPriority w:val="99"/>
    <w:rsid w:val="00C510CA"/>
    <w:rPr>
      <w:sz w:val="20"/>
      <w:szCs w:val="20"/>
    </w:rPr>
  </w:style>
  <w:style w:type="character" w:styleId="Strong">
    <w:name w:val="Strong"/>
    <w:basedOn w:val="DefaultParagraphFont"/>
    <w:uiPriority w:val="22"/>
    <w:qFormat/>
    <w:rsid w:val="00BD3D9B"/>
    <w:rPr>
      <w:b/>
      <w:bCs/>
    </w:rPr>
  </w:style>
  <w:style w:type="character" w:styleId="LineNumber">
    <w:name w:val="line number"/>
    <w:basedOn w:val="DefaultParagraphFont"/>
    <w:uiPriority w:val="99"/>
    <w:semiHidden/>
    <w:unhideWhenUsed/>
    <w:rsid w:val="000561F2"/>
  </w:style>
  <w:style w:type="paragraph" w:styleId="ListParagraph">
    <w:name w:val="List Paragraph"/>
    <w:basedOn w:val="Normal"/>
    <w:uiPriority w:val="34"/>
    <w:qFormat/>
    <w:rsid w:val="001C539F"/>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Revision">
    <w:name w:val="Revision"/>
    <w:hidden/>
    <w:uiPriority w:val="99"/>
    <w:semiHidden/>
    <w:rsid w:val="00941DE0"/>
    <w:pPr>
      <w:spacing w:after="0" w:line="240" w:lineRule="auto"/>
    </w:pPr>
  </w:style>
  <w:style w:type="paragraph" w:styleId="CommentSubject">
    <w:name w:val="annotation subject"/>
    <w:basedOn w:val="CommentText"/>
    <w:next w:val="CommentText"/>
    <w:link w:val="CommentSubjectChar"/>
    <w:uiPriority w:val="99"/>
    <w:semiHidden/>
    <w:unhideWhenUsed/>
    <w:rsid w:val="008D2631"/>
    <w:rPr>
      <w:b/>
      <w:bCs/>
    </w:rPr>
  </w:style>
  <w:style w:type="character" w:customStyle="1" w:styleId="CommentSubjectChar">
    <w:name w:val="Comment Subject Char"/>
    <w:basedOn w:val="CommentTextChar"/>
    <w:link w:val="CommentSubject"/>
    <w:uiPriority w:val="99"/>
    <w:semiHidden/>
    <w:rsid w:val="008D2631"/>
    <w:rPr>
      <w:b/>
      <w:bCs/>
      <w:sz w:val="20"/>
      <w:szCs w:val="20"/>
    </w:rPr>
  </w:style>
  <w:style w:type="character" w:styleId="UnresolvedMention">
    <w:name w:val="Unresolved Mention"/>
    <w:basedOn w:val="DefaultParagraphFont"/>
    <w:uiPriority w:val="99"/>
    <w:semiHidden/>
    <w:unhideWhenUsed/>
    <w:rsid w:val="005F2074"/>
    <w:rPr>
      <w:color w:val="605E5C"/>
      <w:shd w:val="clear" w:color="auto" w:fill="E1DFDD"/>
    </w:rPr>
  </w:style>
  <w:style w:type="paragraph" w:styleId="FootnoteText">
    <w:name w:val="footnote text"/>
    <w:basedOn w:val="Normal"/>
    <w:link w:val="FootnoteTextChar"/>
    <w:uiPriority w:val="99"/>
    <w:semiHidden/>
    <w:unhideWhenUsed/>
    <w:rsid w:val="00014BF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14BF3"/>
    <w:rPr>
      <w:sz w:val="20"/>
      <w:szCs w:val="20"/>
    </w:rPr>
  </w:style>
  <w:style w:type="character" w:styleId="FootnoteReference">
    <w:name w:val="footnote reference"/>
    <w:basedOn w:val="DefaultParagraphFont"/>
    <w:uiPriority w:val="99"/>
    <w:semiHidden/>
    <w:unhideWhenUsed/>
    <w:rsid w:val="00014BF3"/>
    <w:rPr>
      <w:vertAlign w:val="superscript"/>
    </w:rPr>
  </w:style>
  <w:style w:type="paragraph" w:customStyle="1" w:styleId="pf0">
    <w:name w:val="pf0"/>
    <w:basedOn w:val="Normal"/>
    <w:rsid w:val="00215A94"/>
    <w:pPr>
      <w:spacing w:before="100" w:beforeAutospacing="1" w:after="100" w:afterAutospacing="1" w:line="240" w:lineRule="auto"/>
      <w:ind w:left="720"/>
    </w:pPr>
    <w:rPr>
      <w:rFonts w:ascii="Times New Roman" w:eastAsia="Times New Roman" w:hAnsi="Times New Roman" w:cs="Times New Roman"/>
      <w:sz w:val="24"/>
      <w:szCs w:val="24"/>
      <w:lang w:eastAsia="en-CA"/>
    </w:rPr>
  </w:style>
  <w:style w:type="character" w:customStyle="1" w:styleId="cf01">
    <w:name w:val="cf01"/>
    <w:basedOn w:val="DefaultParagraphFont"/>
    <w:rsid w:val="00215A94"/>
    <w:rPr>
      <w:rFonts w:ascii="Segoe UI" w:hAnsi="Segoe UI" w:cs="Segoe UI" w:hint="default"/>
      <w:sz w:val="18"/>
      <w:szCs w:val="18"/>
    </w:rPr>
  </w:style>
  <w:style w:type="paragraph" w:styleId="Header">
    <w:name w:val="header"/>
    <w:basedOn w:val="Normal"/>
    <w:link w:val="HeaderChar"/>
    <w:uiPriority w:val="99"/>
    <w:unhideWhenUsed/>
    <w:rsid w:val="003A1B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1B6D"/>
  </w:style>
  <w:style w:type="paragraph" w:styleId="Footer">
    <w:name w:val="footer"/>
    <w:basedOn w:val="Normal"/>
    <w:link w:val="FooterChar"/>
    <w:uiPriority w:val="99"/>
    <w:unhideWhenUsed/>
    <w:rsid w:val="003A1B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1B6D"/>
  </w:style>
  <w:style w:type="paragraph" w:styleId="NormalWeb">
    <w:name w:val="Normal (Web)"/>
    <w:basedOn w:val="Normal"/>
    <w:uiPriority w:val="99"/>
    <w:semiHidden/>
    <w:unhideWhenUsed/>
    <w:rsid w:val="0018191F"/>
    <w:pPr>
      <w:spacing w:before="100" w:beforeAutospacing="1" w:after="100" w:afterAutospacing="1" w:line="240" w:lineRule="auto"/>
    </w:pPr>
    <w:rPr>
      <w:rFonts w:ascii="Times New Roman" w:eastAsia="Times New Roman" w:hAnsi="Times New Roman" w:cs="Times New Roman"/>
      <w:sz w:val="24"/>
      <w:szCs w:val="24"/>
      <w:lang w:eastAsia="en-CA"/>
    </w:rPr>
  </w:style>
  <w:style w:type="table" w:styleId="TableGrid">
    <w:name w:val="Table Grid"/>
    <w:basedOn w:val="TableNormal"/>
    <w:uiPriority w:val="39"/>
    <w:rsid w:val="007269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BD3D9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D3D9B"/>
    <w:rPr>
      <w:sz w:val="20"/>
      <w:szCs w:val="20"/>
    </w:rPr>
  </w:style>
  <w:style w:type="character" w:styleId="EndnoteReference">
    <w:name w:val="endnote reference"/>
    <w:basedOn w:val="DefaultParagraphFont"/>
    <w:uiPriority w:val="99"/>
    <w:semiHidden/>
    <w:unhideWhenUsed/>
    <w:rsid w:val="00BD3D9B"/>
    <w:rPr>
      <w:vertAlign w:val="superscript"/>
    </w:rPr>
  </w:style>
  <w:style w:type="character" w:styleId="Emphasis">
    <w:name w:val="Emphasis"/>
    <w:basedOn w:val="DefaultParagraphFont"/>
    <w:uiPriority w:val="20"/>
    <w:qFormat/>
    <w:rsid w:val="00BD3D9B"/>
    <w:rPr>
      <w:i/>
      <w:iCs/>
    </w:rPr>
  </w:style>
  <w:style w:type="paragraph" w:customStyle="1" w:styleId="AbstractCopy">
    <w:name w:val="Abstract Copy"/>
    <w:basedOn w:val="Normal"/>
    <w:qFormat/>
    <w:rsid w:val="00BD3D9B"/>
    <w:pPr>
      <w:shd w:val="clear" w:color="auto" w:fill="C9C9C9" w:themeFill="accent3" w:themeFillTint="99"/>
      <w:spacing w:before="240" w:after="240" w:line="240" w:lineRule="auto"/>
      <w:jc w:val="both"/>
    </w:pPr>
    <w:rPr>
      <w:rFonts w:ascii="Times New Roman" w:hAnsi="Times New Roman" w:cs="Times New Roman"/>
      <w:sz w:val="24"/>
    </w:rPr>
  </w:style>
  <w:style w:type="paragraph" w:customStyle="1" w:styleId="AbstractTitle">
    <w:name w:val="Abstract Title"/>
    <w:qFormat/>
    <w:rsid w:val="00BD3D9B"/>
    <w:pPr>
      <w:keepNext/>
      <w:keepLines/>
      <w:suppressAutoHyphens/>
      <w:spacing w:before="240" w:after="120" w:line="240" w:lineRule="auto"/>
    </w:pPr>
    <w:rPr>
      <w:rFonts w:ascii="Times New Roman" w:eastAsia="Times New Roman" w:hAnsi="Times New Roman" w:cs="Arial"/>
      <w:b/>
      <w:bCs/>
      <w:color w:val="FF0000"/>
      <w:kern w:val="32"/>
      <w:sz w:val="32"/>
      <w:szCs w:val="32"/>
      <w:lang w:val="en-GB"/>
    </w:rPr>
  </w:style>
  <w:style w:type="character" w:customStyle="1" w:styleId="AccessDate">
    <w:name w:val="AccessDate"/>
    <w:basedOn w:val="DefaultParagraphFont"/>
    <w:uiPriority w:val="1"/>
    <w:qFormat/>
    <w:rsid w:val="00BD3D9B"/>
    <w:rPr>
      <w:rFonts w:ascii="Times New Roman" w:hAnsi="Times New Roman"/>
      <w:iCs/>
      <w:sz w:val="24"/>
      <w:bdr w:val="none" w:sz="0" w:space="0" w:color="auto"/>
      <w:shd w:val="clear" w:color="auto" w:fill="70AD47" w:themeFill="accent6"/>
      <w:lang w:val="en-US"/>
    </w:rPr>
  </w:style>
  <w:style w:type="paragraph" w:customStyle="1" w:styleId="ArticleTitle">
    <w:name w:val="Article Title"/>
    <w:basedOn w:val="Normal"/>
    <w:qFormat/>
    <w:rsid w:val="00BD3D9B"/>
    <w:pPr>
      <w:keepNext/>
      <w:keepLines/>
      <w:shd w:val="clear" w:color="auto" w:fill="DBDBDB" w:themeFill="accent3" w:themeFillTint="66"/>
      <w:spacing w:after="0" w:line="240" w:lineRule="auto"/>
      <w:jc w:val="center"/>
    </w:pPr>
    <w:rPr>
      <w:rFonts w:ascii="Times New Roman" w:eastAsia="MS Gothic" w:hAnsi="Times New Roman" w:cs="Times New Roman"/>
      <w:b/>
      <w:bCs/>
      <w:sz w:val="36"/>
      <w:szCs w:val="24"/>
      <w:lang w:val="en-US"/>
    </w:rPr>
  </w:style>
  <w:style w:type="character" w:customStyle="1" w:styleId="ArtlID">
    <w:name w:val="ArtlID"/>
    <w:basedOn w:val="DefaultParagraphFont"/>
    <w:uiPriority w:val="1"/>
    <w:qFormat/>
    <w:rsid w:val="00BD3D9B"/>
    <w:rPr>
      <w:rFonts w:ascii="Times New Roman" w:hAnsi="Times New Roman"/>
      <w:sz w:val="24"/>
      <w:bdr w:val="none" w:sz="0" w:space="0" w:color="auto"/>
      <w:shd w:val="clear" w:color="auto" w:fill="92D050"/>
      <w:lang w:val="en-US"/>
    </w:rPr>
  </w:style>
  <w:style w:type="character" w:customStyle="1" w:styleId="ArtlTitle">
    <w:name w:val="ArtlTitle"/>
    <w:basedOn w:val="DefaultParagraphFont"/>
    <w:uiPriority w:val="1"/>
    <w:qFormat/>
    <w:rsid w:val="00BD3D9B"/>
    <w:rPr>
      <w:rFonts w:ascii="Times New Roman" w:hAnsi="Times New Roman"/>
      <w:sz w:val="24"/>
      <w:bdr w:val="none" w:sz="0" w:space="0" w:color="auto"/>
      <w:shd w:val="clear" w:color="auto" w:fill="069E7A"/>
      <w:lang w:val="en-US"/>
    </w:rPr>
  </w:style>
  <w:style w:type="character" w:customStyle="1" w:styleId="Author">
    <w:name w:val="Author"/>
    <w:basedOn w:val="DefaultParagraphFont"/>
    <w:uiPriority w:val="1"/>
    <w:qFormat/>
    <w:rsid w:val="00BD3D9B"/>
    <w:rPr>
      <w:rFonts w:ascii="Times New Roman" w:hAnsi="Times New Roman"/>
      <w:sz w:val="24"/>
      <w:bdr w:val="none" w:sz="0" w:space="0" w:color="auto"/>
      <w:shd w:val="clear" w:color="auto" w:fill="EDEDED" w:themeFill="accent3" w:themeFillTint="33"/>
      <w:lang w:val="en-US"/>
    </w:rPr>
  </w:style>
  <w:style w:type="paragraph" w:customStyle="1" w:styleId="BL">
    <w:name w:val="BL"/>
    <w:basedOn w:val="Normal"/>
    <w:rsid w:val="00BD3D9B"/>
    <w:pPr>
      <w:shd w:val="clear" w:color="auto" w:fill="FBE4D5" w:themeFill="accent2" w:themeFillTint="33"/>
      <w:autoSpaceDE w:val="0"/>
      <w:autoSpaceDN w:val="0"/>
      <w:adjustRightInd w:val="0"/>
      <w:spacing w:before="120" w:after="120" w:line="288" w:lineRule="auto"/>
      <w:ind w:left="720" w:hanging="720"/>
      <w:jc w:val="both"/>
      <w:textAlignment w:val="center"/>
    </w:pPr>
    <w:rPr>
      <w:rFonts w:ascii="Memento" w:eastAsia="M+ 2p bold" w:hAnsi="Memento" w:cs="Memento"/>
      <w:color w:val="000000"/>
      <w:sz w:val="20"/>
      <w:szCs w:val="20"/>
    </w:rPr>
  </w:style>
  <w:style w:type="paragraph" w:customStyle="1" w:styleId="BL1">
    <w:name w:val="BL1"/>
    <w:basedOn w:val="BL"/>
    <w:next w:val="BL"/>
    <w:qFormat/>
    <w:rsid w:val="00BD3D9B"/>
    <w:pPr>
      <w:ind w:firstLine="0"/>
    </w:pPr>
  </w:style>
  <w:style w:type="character" w:customStyle="1" w:styleId="BookTitle">
    <w:name w:val="BookTitle"/>
    <w:basedOn w:val="DefaultParagraphFont"/>
    <w:uiPriority w:val="1"/>
    <w:qFormat/>
    <w:rsid w:val="00BD3D9B"/>
    <w:rPr>
      <w:rFonts w:ascii="Times New Roman" w:hAnsi="Times New Roman"/>
      <w:i w:val="0"/>
      <w:sz w:val="24"/>
      <w:bdr w:val="none" w:sz="0" w:space="0" w:color="auto"/>
      <w:shd w:val="clear" w:color="auto" w:fill="00B050"/>
      <w:lang w:val="en-US"/>
    </w:rPr>
  </w:style>
  <w:style w:type="character" w:customStyle="1" w:styleId="ChapTitle">
    <w:name w:val="ChapTitle"/>
    <w:basedOn w:val="DefaultParagraphFont"/>
    <w:uiPriority w:val="1"/>
    <w:qFormat/>
    <w:rsid w:val="00BD3D9B"/>
    <w:rPr>
      <w:rFonts w:ascii="Times New Roman" w:hAnsi="Times New Roman"/>
      <w:sz w:val="24"/>
      <w:bdr w:val="none" w:sz="0" w:space="0" w:color="auto"/>
      <w:shd w:val="clear" w:color="auto" w:fill="03ABBD"/>
      <w:lang w:val="en-US"/>
    </w:rPr>
  </w:style>
  <w:style w:type="character" w:customStyle="1" w:styleId="Collab">
    <w:name w:val="Collab"/>
    <w:basedOn w:val="DefaultParagraphFont"/>
    <w:uiPriority w:val="1"/>
    <w:qFormat/>
    <w:rsid w:val="00BD3D9B"/>
    <w:rPr>
      <w:rFonts w:ascii="Times New Roman" w:hAnsi="Times New Roman"/>
      <w:sz w:val="24"/>
      <w:bdr w:val="none" w:sz="0" w:space="0" w:color="auto"/>
      <w:shd w:val="clear" w:color="auto" w:fill="7F619F"/>
      <w:lang w:val="en-US"/>
    </w:rPr>
  </w:style>
  <w:style w:type="character" w:customStyle="1" w:styleId="ConfDate">
    <w:name w:val="ConfDate"/>
    <w:basedOn w:val="DefaultParagraphFont"/>
    <w:uiPriority w:val="1"/>
    <w:qFormat/>
    <w:rsid w:val="00BD3D9B"/>
    <w:rPr>
      <w:rFonts w:ascii="Times New Roman" w:hAnsi="Times New Roman"/>
      <w:i w:val="0"/>
      <w:color w:val="auto"/>
      <w:sz w:val="24"/>
      <w:bdr w:val="none" w:sz="0" w:space="0" w:color="auto"/>
      <w:shd w:val="clear" w:color="auto" w:fill="F4B083" w:themeFill="accent2" w:themeFillTint="99"/>
      <w:lang w:val="en-US"/>
    </w:rPr>
  </w:style>
  <w:style w:type="character" w:customStyle="1" w:styleId="ConfLoc">
    <w:name w:val="ConfLoc"/>
    <w:basedOn w:val="ConfDate"/>
    <w:uiPriority w:val="1"/>
    <w:qFormat/>
    <w:rsid w:val="00BD3D9B"/>
    <w:rPr>
      <w:rFonts w:ascii="Times New Roman" w:hAnsi="Times New Roman"/>
      <w:i/>
      <w:color w:val="000000" w:themeColor="text1"/>
      <w:kern w:val="0"/>
      <w:sz w:val="24"/>
      <w:bdr w:val="none" w:sz="0" w:space="0" w:color="auto"/>
      <w:shd w:val="clear" w:color="auto" w:fill="00B0F0"/>
      <w:lang w:val="en-US"/>
    </w:rPr>
  </w:style>
  <w:style w:type="character" w:customStyle="1" w:styleId="ConfTitle">
    <w:name w:val="ConfTitle"/>
    <w:basedOn w:val="DefaultParagraphFont"/>
    <w:uiPriority w:val="1"/>
    <w:qFormat/>
    <w:rsid w:val="00BD3D9B"/>
    <w:rPr>
      <w:rFonts w:ascii="Times New Roman" w:hAnsi="Times New Roman"/>
      <w:i w:val="0"/>
      <w:color w:val="auto"/>
      <w:sz w:val="24"/>
      <w:bdr w:val="none" w:sz="0" w:space="0" w:color="auto"/>
      <w:shd w:val="clear" w:color="auto" w:fill="339966"/>
      <w:lang w:val="en-US"/>
    </w:rPr>
  </w:style>
  <w:style w:type="paragraph" w:customStyle="1" w:styleId="CoverAuthors">
    <w:name w:val="Cover Authors"/>
    <w:qFormat/>
    <w:rsid w:val="00BD3D9B"/>
    <w:pPr>
      <w:spacing w:after="60" w:line="240" w:lineRule="auto"/>
      <w:jc w:val="center"/>
    </w:pPr>
    <w:rPr>
      <w:rFonts w:ascii="Times New Roman" w:hAnsi="Times New Roman" w:cs="Times New Roman"/>
      <w:color w:val="993300"/>
      <w:sz w:val="24"/>
      <w:lang w:val="en-US"/>
    </w:rPr>
  </w:style>
  <w:style w:type="character" w:customStyle="1" w:styleId="Day">
    <w:name w:val="Day"/>
    <w:basedOn w:val="DefaultParagraphFont"/>
    <w:uiPriority w:val="1"/>
    <w:qFormat/>
    <w:rsid w:val="00BD3D9B"/>
    <w:rPr>
      <w:rFonts w:ascii="Times New Roman" w:hAnsi="Times New Roman"/>
      <w:sz w:val="24"/>
      <w:bdr w:val="none" w:sz="0" w:space="0" w:color="auto"/>
      <w:shd w:val="clear" w:color="auto" w:fill="ACB9CA" w:themeFill="text2" w:themeFillTint="66"/>
      <w:lang w:val="en-US"/>
    </w:rPr>
  </w:style>
  <w:style w:type="paragraph" w:customStyle="1" w:styleId="DisplayEquation">
    <w:name w:val="DisplayEquation"/>
    <w:basedOn w:val="Normal"/>
    <w:qFormat/>
    <w:rsid w:val="00BD3D9B"/>
    <w:pPr>
      <w:spacing w:after="200" w:line="276" w:lineRule="auto"/>
    </w:pPr>
    <w:rPr>
      <w:rFonts w:asciiTheme="minorHAnsi" w:eastAsiaTheme="minorHAnsi" w:hAnsiTheme="minorHAnsi" w:cstheme="minorBidi"/>
      <w:kern w:val="2"/>
      <w:sz w:val="24"/>
      <w:lang w:val="en-IN"/>
      <w14:ligatures w14:val="standardContextual"/>
    </w:rPr>
  </w:style>
  <w:style w:type="character" w:customStyle="1" w:styleId="DOI">
    <w:name w:val="DOI"/>
    <w:basedOn w:val="DefaultParagraphFont"/>
    <w:uiPriority w:val="1"/>
    <w:qFormat/>
    <w:rsid w:val="00BD3D9B"/>
    <w:rPr>
      <w:rFonts w:ascii="Times New Roman" w:hAnsi="Times New Roman"/>
      <w:i w:val="0"/>
      <w:sz w:val="24"/>
      <w:bdr w:val="none" w:sz="0" w:space="0" w:color="auto"/>
      <w:shd w:val="clear" w:color="auto" w:fill="DBDBDB" w:themeFill="accent3" w:themeFillTint="66"/>
      <w:lang w:val="en-US"/>
    </w:rPr>
  </w:style>
  <w:style w:type="character" w:customStyle="1" w:styleId="Editor">
    <w:name w:val="Editor"/>
    <w:basedOn w:val="Author"/>
    <w:uiPriority w:val="1"/>
    <w:qFormat/>
    <w:rsid w:val="00BD3D9B"/>
    <w:rPr>
      <w:rFonts w:ascii="Times New Roman" w:hAnsi="Times New Roman"/>
      <w:sz w:val="24"/>
      <w:bdr w:val="none" w:sz="0" w:space="0" w:color="auto"/>
      <w:shd w:val="clear" w:color="auto" w:fill="auto"/>
      <w:lang w:val="en-US"/>
    </w:rPr>
  </w:style>
  <w:style w:type="character" w:customStyle="1" w:styleId="Edn">
    <w:name w:val="Edn"/>
    <w:basedOn w:val="Author"/>
    <w:uiPriority w:val="1"/>
    <w:qFormat/>
    <w:rsid w:val="00BD3D9B"/>
    <w:rPr>
      <w:rFonts w:ascii="Times New Roman" w:hAnsi="Times New Roman"/>
      <w:sz w:val="24"/>
      <w:bdr w:val="none" w:sz="0" w:space="0" w:color="auto"/>
      <w:shd w:val="clear" w:color="auto" w:fill="AEAAAA" w:themeFill="background2" w:themeFillShade="BF"/>
      <w:lang w:val="en-US"/>
    </w:rPr>
  </w:style>
  <w:style w:type="paragraph" w:customStyle="1" w:styleId="EN">
    <w:name w:val="EN"/>
    <w:basedOn w:val="Normal"/>
    <w:qFormat/>
    <w:rsid w:val="00BD3D9B"/>
    <w:pPr>
      <w:spacing w:after="0" w:line="240" w:lineRule="auto"/>
    </w:pPr>
    <w:rPr>
      <w:rFonts w:ascii="Times New Roman" w:hAnsi="Times New Roman" w:cs="Times New Roman"/>
      <w:sz w:val="24"/>
      <w:lang w:val="en-US"/>
    </w:rPr>
  </w:style>
  <w:style w:type="character" w:customStyle="1" w:styleId="ePage">
    <w:name w:val="ePage"/>
    <w:basedOn w:val="DefaultParagraphFont"/>
    <w:uiPriority w:val="1"/>
    <w:qFormat/>
    <w:rsid w:val="00BD3D9B"/>
    <w:rPr>
      <w:rFonts w:ascii="Times New Roman" w:hAnsi="Times New Roman"/>
      <w:sz w:val="24"/>
      <w:bdr w:val="none" w:sz="0" w:space="0" w:color="auto"/>
      <w:shd w:val="clear" w:color="auto" w:fill="D59B09"/>
      <w:lang w:val="en-US"/>
    </w:rPr>
  </w:style>
  <w:style w:type="character" w:customStyle="1" w:styleId="Etal">
    <w:name w:val="Etal"/>
    <w:basedOn w:val="DefaultParagraphFont"/>
    <w:uiPriority w:val="1"/>
    <w:qFormat/>
    <w:rsid w:val="00BD3D9B"/>
    <w:rPr>
      <w:rFonts w:ascii="Times New Roman" w:hAnsi="Times New Roman"/>
      <w:color w:val="auto"/>
      <w:sz w:val="24"/>
      <w:bdr w:val="none" w:sz="0" w:space="0" w:color="auto"/>
      <w:shd w:val="clear" w:color="auto" w:fill="F99595"/>
      <w:lang w:val="en-US"/>
    </w:rPr>
  </w:style>
  <w:style w:type="paragraph" w:customStyle="1" w:styleId="EXT">
    <w:name w:val="EXT"/>
    <w:basedOn w:val="Normal"/>
    <w:rsid w:val="00BD3D9B"/>
    <w:pPr>
      <w:shd w:val="clear" w:color="auto" w:fill="FFD966" w:themeFill="accent4" w:themeFillTint="99"/>
      <w:autoSpaceDE w:val="0"/>
      <w:autoSpaceDN w:val="0"/>
      <w:adjustRightInd w:val="0"/>
      <w:spacing w:before="120" w:after="120" w:line="288" w:lineRule="auto"/>
      <w:ind w:left="500" w:right="500"/>
      <w:jc w:val="both"/>
      <w:textAlignment w:val="center"/>
    </w:pPr>
    <w:rPr>
      <w:rFonts w:ascii="Memento" w:eastAsia="M+ 2p bold" w:hAnsi="Memento" w:cs="Memento"/>
      <w:color w:val="000000"/>
      <w:sz w:val="20"/>
      <w:szCs w:val="20"/>
    </w:rPr>
  </w:style>
  <w:style w:type="paragraph" w:customStyle="1" w:styleId="FigC">
    <w:name w:val="FigC"/>
    <w:basedOn w:val="Normal"/>
    <w:rsid w:val="00BD3D9B"/>
    <w:pPr>
      <w:widowControl w:val="0"/>
      <w:shd w:val="clear" w:color="auto" w:fill="FF9900"/>
      <w:autoSpaceDE w:val="0"/>
      <w:autoSpaceDN w:val="0"/>
      <w:adjustRightInd w:val="0"/>
      <w:spacing w:after="0" w:line="180" w:lineRule="atLeast"/>
      <w:jc w:val="both"/>
      <w:textAlignment w:val="center"/>
    </w:pPr>
    <w:rPr>
      <w:rFonts w:ascii="Times New Roman" w:hAnsi="Times New Roman" w:cs="Times NR MT Pro"/>
      <w:color w:val="000000"/>
      <w:sz w:val="24"/>
      <w:szCs w:val="16"/>
      <w:lang w:bidi="hi-IN"/>
    </w:rPr>
  </w:style>
  <w:style w:type="character" w:customStyle="1" w:styleId="FirstPage">
    <w:name w:val="FirstPage"/>
    <w:basedOn w:val="DefaultParagraphFont"/>
    <w:uiPriority w:val="1"/>
    <w:qFormat/>
    <w:rsid w:val="00BD3D9B"/>
    <w:rPr>
      <w:rFonts w:ascii="Times New Roman" w:hAnsi="Times New Roman"/>
      <w:i w:val="0"/>
      <w:sz w:val="24"/>
      <w:bdr w:val="none" w:sz="0" w:space="0" w:color="auto"/>
      <w:shd w:val="clear" w:color="auto" w:fill="ACB9CA" w:themeFill="text2" w:themeFillTint="66"/>
      <w:lang w:val="en-US"/>
    </w:rPr>
  </w:style>
  <w:style w:type="paragraph" w:customStyle="1" w:styleId="FN">
    <w:name w:val="FN"/>
    <w:basedOn w:val="Normal"/>
    <w:qFormat/>
    <w:rsid w:val="00BD3D9B"/>
    <w:pPr>
      <w:spacing w:after="0" w:line="240" w:lineRule="auto"/>
    </w:pPr>
    <w:rPr>
      <w:rFonts w:ascii="Times New Roman" w:hAnsi="Times New Roman" w:cs="Times New Roman"/>
      <w:sz w:val="24"/>
      <w:lang w:val="en-US"/>
    </w:rPr>
  </w:style>
  <w:style w:type="character" w:customStyle="1" w:styleId="GivenName">
    <w:name w:val="GivenName"/>
    <w:basedOn w:val="DefaultParagraphFont"/>
    <w:uiPriority w:val="1"/>
    <w:qFormat/>
    <w:rsid w:val="00BD3D9B"/>
    <w:rPr>
      <w:rFonts w:ascii="Times New Roman" w:hAnsi="Times New Roman"/>
      <w:sz w:val="24"/>
      <w:bdr w:val="none" w:sz="0" w:space="0" w:color="auto"/>
      <w:shd w:val="clear" w:color="auto" w:fill="767171" w:themeFill="background2" w:themeFillShade="80"/>
      <w:lang w:val="en-US"/>
    </w:rPr>
  </w:style>
  <w:style w:type="paragraph" w:customStyle="1" w:styleId="H1">
    <w:name w:val="H1"/>
    <w:basedOn w:val="Normal"/>
    <w:qFormat/>
    <w:rsid w:val="00BD3D9B"/>
    <w:pPr>
      <w:shd w:val="clear" w:color="auto" w:fill="F4B083" w:themeFill="accent2" w:themeFillTint="99"/>
      <w:spacing w:before="360" w:after="120" w:line="240" w:lineRule="auto"/>
    </w:pPr>
    <w:rPr>
      <w:rFonts w:ascii="Times New Roman" w:hAnsi="Times New Roman" w:cs="Times New Roman"/>
      <w:b/>
      <w:bCs/>
      <w:sz w:val="32"/>
      <w:lang w:val="en-US"/>
    </w:rPr>
  </w:style>
  <w:style w:type="paragraph" w:customStyle="1" w:styleId="H2">
    <w:name w:val="H2"/>
    <w:basedOn w:val="Normal"/>
    <w:qFormat/>
    <w:rsid w:val="00BD3D9B"/>
    <w:pPr>
      <w:shd w:val="clear" w:color="auto" w:fill="A8D08D" w:themeFill="accent6" w:themeFillTint="99"/>
      <w:spacing w:before="240" w:after="60" w:line="240" w:lineRule="auto"/>
      <w:outlineLvl w:val="0"/>
    </w:pPr>
    <w:rPr>
      <w:rFonts w:ascii="Times New Roman" w:hAnsi="Times New Roman" w:cs="Times New Roman"/>
      <w:b/>
      <w:sz w:val="28"/>
      <w:lang w:val="en-US"/>
    </w:rPr>
  </w:style>
  <w:style w:type="paragraph" w:customStyle="1" w:styleId="H3">
    <w:name w:val="H3"/>
    <w:basedOn w:val="Normal"/>
    <w:qFormat/>
    <w:rsid w:val="00BD3D9B"/>
    <w:pPr>
      <w:shd w:val="clear" w:color="auto" w:fill="F7CAAC" w:themeFill="accent2" w:themeFillTint="66"/>
      <w:spacing w:after="0" w:line="240" w:lineRule="auto"/>
    </w:pPr>
    <w:rPr>
      <w:rFonts w:ascii="Times New Roman" w:hAnsi="Times New Roman" w:cs="Times New Roman"/>
      <w:b/>
      <w:i/>
      <w:sz w:val="28"/>
      <w:lang w:val="en-US"/>
    </w:rPr>
  </w:style>
  <w:style w:type="paragraph" w:customStyle="1" w:styleId="H4">
    <w:name w:val="H4"/>
    <w:basedOn w:val="Normal"/>
    <w:qFormat/>
    <w:rsid w:val="00BD3D9B"/>
    <w:pPr>
      <w:spacing w:after="0" w:line="240" w:lineRule="auto"/>
    </w:pPr>
    <w:rPr>
      <w:rFonts w:ascii="Times New Roman" w:hAnsi="Times New Roman" w:cs="Times New Roman"/>
      <w:b/>
      <w:i/>
      <w:sz w:val="24"/>
      <w:lang w:val="en-US"/>
    </w:rPr>
  </w:style>
  <w:style w:type="character" w:customStyle="1" w:styleId="Issue">
    <w:name w:val="Issue"/>
    <w:basedOn w:val="DefaultParagraphFont"/>
    <w:uiPriority w:val="1"/>
    <w:qFormat/>
    <w:rsid w:val="00BD3D9B"/>
    <w:rPr>
      <w:rFonts w:ascii="Times New Roman" w:hAnsi="Times New Roman"/>
      <w:i w:val="0"/>
      <w:sz w:val="24"/>
      <w:bdr w:val="none" w:sz="0" w:space="0" w:color="auto"/>
      <w:shd w:val="clear" w:color="auto" w:fill="00B3F2"/>
      <w:lang w:val="en-US"/>
    </w:rPr>
  </w:style>
  <w:style w:type="character" w:customStyle="1" w:styleId="JournalTitle">
    <w:name w:val="JournalTitle"/>
    <w:basedOn w:val="ChapTitle"/>
    <w:uiPriority w:val="1"/>
    <w:qFormat/>
    <w:rsid w:val="00BD3D9B"/>
    <w:rPr>
      <w:rFonts w:ascii="Times New Roman" w:hAnsi="Times New Roman"/>
      <w:i w:val="0"/>
      <w:sz w:val="24"/>
      <w:bdr w:val="none" w:sz="0" w:space="0" w:color="auto"/>
      <w:shd w:val="clear" w:color="auto" w:fill="E2EFD9" w:themeFill="accent6" w:themeFillTint="33"/>
      <w:lang w:val="en-US"/>
    </w:rPr>
  </w:style>
  <w:style w:type="paragraph" w:customStyle="1" w:styleId="KW">
    <w:name w:val="KW"/>
    <w:basedOn w:val="Normal"/>
    <w:qFormat/>
    <w:rsid w:val="00BD3D9B"/>
    <w:pPr>
      <w:shd w:val="clear" w:color="auto" w:fill="7B7B7B" w:themeFill="accent3" w:themeFillShade="BF"/>
      <w:spacing w:after="0" w:line="240" w:lineRule="auto"/>
      <w:jc w:val="both"/>
      <w:outlineLvl w:val="0"/>
    </w:pPr>
    <w:rPr>
      <w:rFonts w:ascii="Times New Roman" w:hAnsi="Times New Roman" w:cs="Times New Roman"/>
      <w:sz w:val="24"/>
    </w:rPr>
  </w:style>
  <w:style w:type="character" w:customStyle="1" w:styleId="LastPage">
    <w:name w:val="LastPage"/>
    <w:basedOn w:val="FirstPage"/>
    <w:uiPriority w:val="1"/>
    <w:qFormat/>
    <w:rsid w:val="00BD3D9B"/>
    <w:rPr>
      <w:rFonts w:ascii="Times New Roman" w:hAnsi="Times New Roman"/>
      <w:i w:val="0"/>
      <w:sz w:val="24"/>
      <w:bdr w:val="none" w:sz="0" w:space="0" w:color="auto"/>
      <w:shd w:val="clear" w:color="auto" w:fill="F7CAAC" w:themeFill="accent2" w:themeFillTint="66"/>
      <w:lang w:val="en-US"/>
    </w:rPr>
  </w:style>
  <w:style w:type="character" w:customStyle="1" w:styleId="Lbl">
    <w:name w:val="Lbl"/>
    <w:basedOn w:val="ArtlID"/>
    <w:uiPriority w:val="1"/>
    <w:qFormat/>
    <w:rsid w:val="00BD3D9B"/>
    <w:rPr>
      <w:rFonts w:ascii="Times New Roman" w:hAnsi="Times New Roman"/>
      <w:sz w:val="24"/>
      <w:bdr w:val="none" w:sz="0" w:space="0" w:color="auto"/>
      <w:shd w:val="clear" w:color="auto" w:fill="B56BAC"/>
      <w:lang w:val="en-US"/>
    </w:rPr>
  </w:style>
  <w:style w:type="paragraph" w:customStyle="1" w:styleId="Meta">
    <w:name w:val="Meta"/>
    <w:qFormat/>
    <w:rsid w:val="00BD3D9B"/>
    <w:pPr>
      <w:spacing w:before="120" w:after="120" w:line="240" w:lineRule="auto"/>
      <w:ind w:firstLine="720"/>
    </w:pPr>
    <w:rPr>
      <w:rFonts w:ascii="Times New Roman" w:eastAsia="Times New Roman" w:hAnsi="Times New Roman" w:cs="Times New Roman"/>
      <w:color w:val="FF6600"/>
      <w:lang w:val="en-US"/>
    </w:rPr>
  </w:style>
  <w:style w:type="character" w:customStyle="1" w:styleId="Month">
    <w:name w:val="Month"/>
    <w:basedOn w:val="Day"/>
    <w:uiPriority w:val="1"/>
    <w:qFormat/>
    <w:rsid w:val="00BD3D9B"/>
    <w:rPr>
      <w:rFonts w:ascii="Times New Roman" w:hAnsi="Times New Roman"/>
      <w:sz w:val="24"/>
      <w:bdr w:val="none" w:sz="0" w:space="0" w:color="auto"/>
      <w:shd w:val="clear" w:color="auto" w:fill="DB960D"/>
      <w:lang w:val="en-US"/>
    </w:rPr>
  </w:style>
  <w:style w:type="paragraph" w:customStyle="1" w:styleId="NL">
    <w:name w:val="NL"/>
    <w:basedOn w:val="Normal"/>
    <w:next w:val="BL"/>
    <w:qFormat/>
    <w:rsid w:val="00BD3D9B"/>
    <w:pPr>
      <w:spacing w:after="0" w:line="240" w:lineRule="auto"/>
      <w:jc w:val="both"/>
    </w:pPr>
    <w:rPr>
      <w:rFonts w:ascii="Times New Roman" w:hAnsi="Times New Roman" w:cs="Times New Roman"/>
      <w:sz w:val="24"/>
      <w:lang w:val="en-US"/>
    </w:rPr>
  </w:style>
  <w:style w:type="character" w:customStyle="1" w:styleId="Other">
    <w:name w:val="Other"/>
    <w:basedOn w:val="DefaultParagraphFont"/>
    <w:uiPriority w:val="1"/>
    <w:qFormat/>
    <w:rsid w:val="00BD3D9B"/>
    <w:rPr>
      <w:rFonts w:ascii="Times New Roman" w:hAnsi="Times New Roman"/>
      <w:sz w:val="24"/>
      <w:bdr w:val="none" w:sz="0" w:space="0" w:color="auto"/>
      <w:shd w:val="clear" w:color="auto" w:fill="B8E9FA"/>
      <w:lang w:val="en-US"/>
    </w:rPr>
  </w:style>
  <w:style w:type="character" w:customStyle="1" w:styleId="OtherTitle">
    <w:name w:val="OtherTitle"/>
    <w:basedOn w:val="AccessDate"/>
    <w:uiPriority w:val="1"/>
    <w:qFormat/>
    <w:rsid w:val="00BD3D9B"/>
    <w:rPr>
      <w:rFonts w:ascii="Times New Roman" w:hAnsi="Times New Roman"/>
      <w:iCs/>
      <w:sz w:val="24"/>
      <w:bdr w:val="none" w:sz="0" w:space="0" w:color="auto"/>
      <w:shd w:val="clear" w:color="auto" w:fill="767171" w:themeFill="background2" w:themeFillShade="80"/>
      <w:lang w:val="en-US"/>
    </w:rPr>
  </w:style>
  <w:style w:type="character" w:customStyle="1" w:styleId="Pub-Loc">
    <w:name w:val="Pub-Loc"/>
    <w:basedOn w:val="DefaultParagraphFont"/>
    <w:uiPriority w:val="1"/>
    <w:qFormat/>
    <w:rsid w:val="00BD3D9B"/>
    <w:rPr>
      <w:rFonts w:ascii="Times New Roman" w:hAnsi="Times New Roman"/>
      <w:sz w:val="24"/>
      <w:bdr w:val="none" w:sz="0" w:space="0" w:color="auto"/>
      <w:shd w:val="clear" w:color="auto" w:fill="9CC2E5" w:themeFill="accent5" w:themeFillTint="99"/>
      <w:lang w:val="en-US"/>
    </w:rPr>
  </w:style>
  <w:style w:type="character" w:customStyle="1" w:styleId="Pub-Name">
    <w:name w:val="Pub-Name"/>
    <w:basedOn w:val="Edn"/>
    <w:uiPriority w:val="1"/>
    <w:qFormat/>
    <w:rsid w:val="00BD3D9B"/>
    <w:rPr>
      <w:rFonts w:ascii="Times New Roman" w:hAnsi="Times New Roman"/>
      <w:sz w:val="24"/>
      <w:bdr w:val="none" w:sz="0" w:space="0" w:color="auto"/>
      <w:shd w:val="clear" w:color="auto" w:fill="F4B083" w:themeFill="accent2" w:themeFillTint="99"/>
      <w:lang w:val="en-US"/>
    </w:rPr>
  </w:style>
  <w:style w:type="paragraph" w:customStyle="1" w:styleId="References">
    <w:name w:val="References"/>
    <w:basedOn w:val="Normal"/>
    <w:qFormat/>
    <w:rsid w:val="00BD3D9B"/>
    <w:pPr>
      <w:spacing w:after="120" w:line="240" w:lineRule="auto"/>
      <w:ind w:left="720" w:hanging="720"/>
      <w:jc w:val="both"/>
    </w:pPr>
    <w:rPr>
      <w:rFonts w:ascii="Times New Roman" w:eastAsia="MS Mincho" w:hAnsi="Times New Roman" w:cs="Times New Roman"/>
      <w:sz w:val="24"/>
      <w:lang w:val="en-US" w:eastAsia="da-DK"/>
    </w:rPr>
  </w:style>
  <w:style w:type="paragraph" w:customStyle="1" w:styleId="ReferencesBO">
    <w:name w:val="References_BO"/>
    <w:basedOn w:val="References"/>
    <w:qFormat/>
    <w:rsid w:val="00BD3D9B"/>
    <w:pPr>
      <w:spacing w:after="60"/>
      <w:ind w:left="0" w:firstLine="0"/>
    </w:pPr>
  </w:style>
  <w:style w:type="paragraph" w:customStyle="1" w:styleId="ReferencesCF">
    <w:name w:val="References_CF"/>
    <w:basedOn w:val="Normal"/>
    <w:qFormat/>
    <w:rsid w:val="00BD3D9B"/>
    <w:pPr>
      <w:spacing w:after="60" w:line="240" w:lineRule="auto"/>
      <w:jc w:val="both"/>
    </w:pPr>
    <w:rPr>
      <w:rFonts w:ascii="Times New Roman" w:eastAsia="MS Mincho" w:hAnsi="Times New Roman" w:cs="Times New Roman"/>
      <w:sz w:val="24"/>
      <w:lang w:val="en-US" w:eastAsia="da-DK"/>
    </w:rPr>
  </w:style>
  <w:style w:type="paragraph" w:customStyle="1" w:styleId="ReferencesEB">
    <w:name w:val="References_EB"/>
    <w:basedOn w:val="ReferencesBO"/>
    <w:qFormat/>
    <w:rsid w:val="00BD3D9B"/>
  </w:style>
  <w:style w:type="paragraph" w:customStyle="1" w:styleId="ReferencesJN">
    <w:name w:val="References_JN"/>
    <w:basedOn w:val="Normal"/>
    <w:qFormat/>
    <w:rsid w:val="00BD3D9B"/>
    <w:pPr>
      <w:spacing w:after="60" w:line="240" w:lineRule="auto"/>
      <w:jc w:val="both"/>
    </w:pPr>
    <w:rPr>
      <w:rFonts w:ascii="Times New Roman" w:eastAsiaTheme="minorHAnsi" w:hAnsi="Times New Roman" w:cstheme="minorBidi"/>
      <w:kern w:val="2"/>
      <w:sz w:val="24"/>
      <w:lang w:val="en-IN"/>
      <w14:ligatures w14:val="standardContextual"/>
    </w:rPr>
  </w:style>
  <w:style w:type="paragraph" w:customStyle="1" w:styleId="ReferencesOT">
    <w:name w:val="References_OT"/>
    <w:basedOn w:val="Normal"/>
    <w:qFormat/>
    <w:rsid w:val="00BD3D9B"/>
    <w:pPr>
      <w:spacing w:after="60" w:line="276" w:lineRule="auto"/>
    </w:pPr>
    <w:rPr>
      <w:rFonts w:ascii="Times New Roman" w:eastAsiaTheme="minorHAnsi" w:hAnsi="Times New Roman" w:cstheme="minorBidi"/>
      <w:kern w:val="2"/>
      <w:sz w:val="24"/>
      <w:lang w:val="en-IN"/>
      <w14:ligatures w14:val="standardContextual"/>
    </w:rPr>
  </w:style>
  <w:style w:type="paragraph" w:customStyle="1" w:styleId="ReferencesWE">
    <w:name w:val="References_WE"/>
    <w:basedOn w:val="Normal"/>
    <w:qFormat/>
    <w:rsid w:val="00BD3D9B"/>
    <w:pPr>
      <w:spacing w:after="60" w:line="276" w:lineRule="auto"/>
    </w:pPr>
    <w:rPr>
      <w:rFonts w:ascii="Times New Roman" w:eastAsiaTheme="minorHAnsi" w:hAnsi="Times New Roman" w:cstheme="minorBidi"/>
      <w:kern w:val="2"/>
      <w:sz w:val="24"/>
      <w:lang w:val="en-IN"/>
      <w14:ligatures w14:val="standardContextual"/>
    </w:rPr>
  </w:style>
  <w:style w:type="character" w:customStyle="1" w:styleId="SurName">
    <w:name w:val="SurName"/>
    <w:basedOn w:val="ePage"/>
    <w:uiPriority w:val="1"/>
    <w:qFormat/>
    <w:rsid w:val="00BD3D9B"/>
    <w:rPr>
      <w:rFonts w:ascii="Times New Roman" w:hAnsi="Times New Roman"/>
      <w:sz w:val="24"/>
      <w:bdr w:val="none" w:sz="0" w:space="0" w:color="auto"/>
      <w:shd w:val="clear" w:color="auto" w:fill="0F8FBD"/>
      <w:lang w:val="en-US"/>
    </w:rPr>
  </w:style>
  <w:style w:type="character" w:customStyle="1" w:styleId="TblBody">
    <w:name w:val="TblBody"/>
    <w:basedOn w:val="DefaultParagraphFont"/>
    <w:uiPriority w:val="1"/>
    <w:qFormat/>
    <w:rsid w:val="00BD3D9B"/>
    <w:rPr>
      <w:rFonts w:ascii="Times New Roman" w:hAnsi="Times New Roman"/>
      <w:sz w:val="24"/>
    </w:rPr>
  </w:style>
  <w:style w:type="paragraph" w:customStyle="1" w:styleId="TblC">
    <w:name w:val="TblC"/>
    <w:basedOn w:val="FigC"/>
    <w:next w:val="Normal"/>
    <w:qFormat/>
    <w:rsid w:val="00BD3D9B"/>
    <w:pPr>
      <w:jc w:val="left"/>
    </w:pPr>
  </w:style>
  <w:style w:type="character" w:customStyle="1" w:styleId="TblHead">
    <w:name w:val="TblHead"/>
    <w:basedOn w:val="DefaultParagraphFont"/>
    <w:uiPriority w:val="1"/>
    <w:qFormat/>
    <w:rsid w:val="00BD3D9B"/>
    <w:rPr>
      <w:rFonts w:ascii="Times New Roman" w:hAnsi="Times New Roman"/>
      <w:sz w:val="24"/>
      <w:bdr w:val="none" w:sz="0" w:space="0" w:color="auto"/>
      <w:shd w:val="clear" w:color="auto" w:fill="BFBFBF" w:themeFill="background1" w:themeFillShade="BF"/>
    </w:rPr>
  </w:style>
  <w:style w:type="paragraph" w:customStyle="1" w:styleId="TFOOT">
    <w:name w:val="TFOOT"/>
    <w:basedOn w:val="Normal"/>
    <w:qFormat/>
    <w:rsid w:val="00BD3D9B"/>
    <w:pPr>
      <w:shd w:val="clear" w:color="auto" w:fill="FFD966" w:themeFill="accent4" w:themeFillTint="99"/>
      <w:spacing w:after="200" w:line="360" w:lineRule="auto"/>
      <w:jc w:val="both"/>
    </w:pPr>
    <w:rPr>
      <w:rFonts w:ascii="Times New Roman" w:eastAsia="Times New Roman" w:hAnsi="Times New Roman" w:cstheme="minorBidi"/>
      <w:iCs/>
      <w:color w:val="222222"/>
      <w:szCs w:val="16"/>
      <w:lang w:val="en-US" w:eastAsia="da-DK"/>
    </w:rPr>
  </w:style>
  <w:style w:type="paragraph" w:customStyle="1" w:styleId="TX">
    <w:name w:val="TX"/>
    <w:basedOn w:val="Normal"/>
    <w:rsid w:val="00BD3D9B"/>
    <w:pPr>
      <w:autoSpaceDE w:val="0"/>
      <w:autoSpaceDN w:val="0"/>
      <w:adjustRightInd w:val="0"/>
      <w:spacing w:before="120" w:after="120" w:line="288" w:lineRule="auto"/>
      <w:ind w:firstLine="170"/>
      <w:jc w:val="both"/>
      <w:textAlignment w:val="center"/>
    </w:pPr>
    <w:rPr>
      <w:rFonts w:ascii="Times New Roman" w:eastAsia="M+ 2p bold" w:hAnsi="Times New Roman" w:cs="Memento"/>
      <w:color w:val="000000"/>
      <w:sz w:val="24"/>
      <w:szCs w:val="20"/>
    </w:rPr>
  </w:style>
  <w:style w:type="paragraph" w:customStyle="1" w:styleId="TXF">
    <w:name w:val="TXF"/>
    <w:basedOn w:val="Normal"/>
    <w:rsid w:val="00BD3D9B"/>
    <w:pPr>
      <w:autoSpaceDE w:val="0"/>
      <w:autoSpaceDN w:val="0"/>
      <w:adjustRightInd w:val="0"/>
      <w:spacing w:before="120" w:after="120" w:line="288" w:lineRule="auto"/>
      <w:jc w:val="both"/>
      <w:textAlignment w:val="center"/>
    </w:pPr>
    <w:rPr>
      <w:rFonts w:ascii="Times New Roman" w:eastAsia="M+ 2p bold" w:hAnsi="Times New Roman" w:cs="Memento"/>
      <w:color w:val="000000"/>
      <w:sz w:val="24"/>
      <w:szCs w:val="20"/>
    </w:rPr>
  </w:style>
  <w:style w:type="character" w:customStyle="1" w:styleId="Url">
    <w:name w:val="Url"/>
    <w:basedOn w:val="Pub-Loc"/>
    <w:uiPriority w:val="1"/>
    <w:qFormat/>
    <w:rsid w:val="00BD3D9B"/>
    <w:rPr>
      <w:rFonts w:ascii="Times New Roman" w:hAnsi="Times New Roman"/>
      <w:sz w:val="24"/>
      <w:bdr w:val="none" w:sz="0" w:space="0" w:color="auto"/>
      <w:shd w:val="clear" w:color="auto" w:fill="F0C2C2"/>
      <w:lang w:val="en-US"/>
    </w:rPr>
  </w:style>
  <w:style w:type="character" w:customStyle="1" w:styleId="Volume">
    <w:name w:val="Volume"/>
    <w:basedOn w:val="JournalTitle"/>
    <w:uiPriority w:val="1"/>
    <w:qFormat/>
    <w:rsid w:val="00BD3D9B"/>
    <w:rPr>
      <w:rFonts w:ascii="Times New Roman" w:hAnsi="Times New Roman"/>
      <w:i w:val="0"/>
      <w:sz w:val="24"/>
      <w:bdr w:val="none" w:sz="0" w:space="0" w:color="auto"/>
      <w:shd w:val="clear" w:color="auto" w:fill="CC3300"/>
      <w:lang w:val="en-US"/>
    </w:rPr>
  </w:style>
  <w:style w:type="character" w:customStyle="1" w:styleId="Web">
    <w:name w:val="Web"/>
    <w:basedOn w:val="Url"/>
    <w:uiPriority w:val="1"/>
    <w:qFormat/>
    <w:rsid w:val="00BD3D9B"/>
    <w:rPr>
      <w:rFonts w:ascii="Times New Roman" w:hAnsi="Times New Roman"/>
      <w:iCs/>
      <w:sz w:val="24"/>
      <w:bdr w:val="none" w:sz="0" w:space="0" w:color="auto"/>
      <w:shd w:val="clear" w:color="auto" w:fill="FF6565"/>
      <w:lang w:val="en-US"/>
    </w:rPr>
  </w:style>
  <w:style w:type="character" w:customStyle="1" w:styleId="Year">
    <w:name w:val="Year"/>
    <w:basedOn w:val="Author"/>
    <w:uiPriority w:val="1"/>
    <w:qFormat/>
    <w:rsid w:val="00BD3D9B"/>
    <w:rPr>
      <w:rFonts w:ascii="Times New Roman" w:hAnsi="Times New Roman"/>
      <w:sz w:val="24"/>
      <w:bdr w:val="none" w:sz="0" w:space="0" w:color="auto"/>
      <w:shd w:val="clear" w:color="auto" w:fill="FFF2CC" w:themeFill="accent4" w:themeFillTint="33"/>
      <w:lang w:val="en-US"/>
    </w:rPr>
  </w:style>
  <w:style w:type="character" w:styleId="Hyperlink">
    <w:name w:val="Hyperlink"/>
    <w:basedOn w:val="DefaultParagraphFont"/>
    <w:uiPriority w:val="99"/>
    <w:unhideWhenUsed/>
    <w:rsid w:val="00EB543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59691">
      <w:bodyDiv w:val="1"/>
      <w:marLeft w:val="0"/>
      <w:marRight w:val="0"/>
      <w:marTop w:val="0"/>
      <w:marBottom w:val="0"/>
      <w:divBdr>
        <w:top w:val="none" w:sz="0" w:space="0" w:color="auto"/>
        <w:left w:val="none" w:sz="0" w:space="0" w:color="auto"/>
        <w:bottom w:val="none" w:sz="0" w:space="0" w:color="auto"/>
        <w:right w:val="none" w:sz="0" w:space="0" w:color="auto"/>
      </w:divBdr>
      <w:divsChild>
        <w:div w:id="326400369">
          <w:marLeft w:val="0"/>
          <w:marRight w:val="0"/>
          <w:marTop w:val="0"/>
          <w:marBottom w:val="0"/>
          <w:divBdr>
            <w:top w:val="none" w:sz="0" w:space="0" w:color="auto"/>
            <w:left w:val="none" w:sz="0" w:space="0" w:color="auto"/>
            <w:bottom w:val="none" w:sz="0" w:space="0" w:color="auto"/>
            <w:right w:val="none" w:sz="0" w:space="0" w:color="auto"/>
          </w:divBdr>
        </w:div>
      </w:divsChild>
    </w:div>
    <w:div w:id="325011888">
      <w:bodyDiv w:val="1"/>
      <w:marLeft w:val="0"/>
      <w:marRight w:val="0"/>
      <w:marTop w:val="0"/>
      <w:marBottom w:val="0"/>
      <w:divBdr>
        <w:top w:val="none" w:sz="0" w:space="0" w:color="auto"/>
        <w:left w:val="none" w:sz="0" w:space="0" w:color="auto"/>
        <w:bottom w:val="none" w:sz="0" w:space="0" w:color="auto"/>
        <w:right w:val="none" w:sz="0" w:space="0" w:color="auto"/>
      </w:divBdr>
      <w:divsChild>
        <w:div w:id="215970538">
          <w:marLeft w:val="0"/>
          <w:marRight w:val="0"/>
          <w:marTop w:val="0"/>
          <w:marBottom w:val="0"/>
          <w:divBdr>
            <w:top w:val="none" w:sz="0" w:space="0" w:color="auto"/>
            <w:left w:val="none" w:sz="0" w:space="0" w:color="auto"/>
            <w:bottom w:val="none" w:sz="0" w:space="0" w:color="auto"/>
            <w:right w:val="none" w:sz="0" w:space="0" w:color="auto"/>
          </w:divBdr>
        </w:div>
      </w:divsChild>
    </w:div>
    <w:div w:id="718281353">
      <w:bodyDiv w:val="1"/>
      <w:marLeft w:val="0"/>
      <w:marRight w:val="0"/>
      <w:marTop w:val="0"/>
      <w:marBottom w:val="0"/>
      <w:divBdr>
        <w:top w:val="none" w:sz="0" w:space="0" w:color="auto"/>
        <w:left w:val="none" w:sz="0" w:space="0" w:color="auto"/>
        <w:bottom w:val="none" w:sz="0" w:space="0" w:color="auto"/>
        <w:right w:val="none" w:sz="0" w:space="0" w:color="auto"/>
      </w:divBdr>
      <w:divsChild>
        <w:div w:id="1391003549">
          <w:marLeft w:val="0"/>
          <w:marRight w:val="0"/>
          <w:marTop w:val="0"/>
          <w:marBottom w:val="0"/>
          <w:divBdr>
            <w:top w:val="none" w:sz="0" w:space="0" w:color="auto"/>
            <w:left w:val="none" w:sz="0" w:space="0" w:color="auto"/>
            <w:bottom w:val="none" w:sz="0" w:space="0" w:color="auto"/>
            <w:right w:val="none" w:sz="0" w:space="0" w:color="auto"/>
          </w:divBdr>
        </w:div>
      </w:divsChild>
    </w:div>
    <w:div w:id="884020604">
      <w:bodyDiv w:val="1"/>
      <w:marLeft w:val="0"/>
      <w:marRight w:val="0"/>
      <w:marTop w:val="0"/>
      <w:marBottom w:val="0"/>
      <w:divBdr>
        <w:top w:val="none" w:sz="0" w:space="0" w:color="auto"/>
        <w:left w:val="none" w:sz="0" w:space="0" w:color="auto"/>
        <w:bottom w:val="none" w:sz="0" w:space="0" w:color="auto"/>
        <w:right w:val="none" w:sz="0" w:space="0" w:color="auto"/>
      </w:divBdr>
    </w:div>
    <w:div w:id="1198590678">
      <w:bodyDiv w:val="1"/>
      <w:marLeft w:val="0"/>
      <w:marRight w:val="0"/>
      <w:marTop w:val="0"/>
      <w:marBottom w:val="0"/>
      <w:divBdr>
        <w:top w:val="none" w:sz="0" w:space="0" w:color="auto"/>
        <w:left w:val="none" w:sz="0" w:space="0" w:color="auto"/>
        <w:bottom w:val="none" w:sz="0" w:space="0" w:color="auto"/>
        <w:right w:val="none" w:sz="0" w:space="0" w:color="auto"/>
      </w:divBdr>
      <w:divsChild>
        <w:div w:id="1448037216">
          <w:marLeft w:val="0"/>
          <w:marRight w:val="0"/>
          <w:marTop w:val="0"/>
          <w:marBottom w:val="0"/>
          <w:divBdr>
            <w:top w:val="none" w:sz="0" w:space="0" w:color="auto"/>
            <w:left w:val="none" w:sz="0" w:space="0" w:color="auto"/>
            <w:bottom w:val="none" w:sz="0" w:space="0" w:color="auto"/>
            <w:right w:val="none" w:sz="0" w:space="0" w:color="auto"/>
          </w:divBdr>
        </w:div>
      </w:divsChild>
    </w:div>
    <w:div w:id="1492066166">
      <w:bodyDiv w:val="1"/>
      <w:marLeft w:val="0"/>
      <w:marRight w:val="0"/>
      <w:marTop w:val="0"/>
      <w:marBottom w:val="0"/>
      <w:divBdr>
        <w:top w:val="none" w:sz="0" w:space="0" w:color="auto"/>
        <w:left w:val="none" w:sz="0" w:space="0" w:color="auto"/>
        <w:bottom w:val="none" w:sz="0" w:space="0" w:color="auto"/>
        <w:right w:val="none" w:sz="0" w:space="0" w:color="auto"/>
      </w:divBdr>
    </w:div>
    <w:div w:id="1672562862">
      <w:bodyDiv w:val="1"/>
      <w:marLeft w:val="0"/>
      <w:marRight w:val="0"/>
      <w:marTop w:val="0"/>
      <w:marBottom w:val="0"/>
      <w:divBdr>
        <w:top w:val="none" w:sz="0" w:space="0" w:color="auto"/>
        <w:left w:val="none" w:sz="0" w:space="0" w:color="auto"/>
        <w:bottom w:val="none" w:sz="0" w:space="0" w:color="auto"/>
        <w:right w:val="none" w:sz="0" w:space="0" w:color="auto"/>
      </w:divBdr>
      <w:divsChild>
        <w:div w:id="904340255">
          <w:marLeft w:val="0"/>
          <w:marRight w:val="0"/>
          <w:marTop w:val="0"/>
          <w:marBottom w:val="0"/>
          <w:divBdr>
            <w:top w:val="none" w:sz="0" w:space="0" w:color="auto"/>
            <w:left w:val="none" w:sz="0" w:space="0" w:color="auto"/>
            <w:bottom w:val="none" w:sz="0" w:space="0" w:color="auto"/>
            <w:right w:val="none" w:sz="0" w:space="0" w:color="auto"/>
          </w:divBdr>
        </w:div>
      </w:divsChild>
    </w:div>
    <w:div w:id="1738090172">
      <w:bodyDiv w:val="1"/>
      <w:marLeft w:val="0"/>
      <w:marRight w:val="0"/>
      <w:marTop w:val="0"/>
      <w:marBottom w:val="0"/>
      <w:divBdr>
        <w:top w:val="none" w:sz="0" w:space="0" w:color="auto"/>
        <w:left w:val="none" w:sz="0" w:space="0" w:color="auto"/>
        <w:bottom w:val="none" w:sz="0" w:space="0" w:color="auto"/>
        <w:right w:val="none" w:sz="0" w:space="0" w:color="auto"/>
      </w:divBdr>
      <w:divsChild>
        <w:div w:id="1211721147">
          <w:marLeft w:val="0"/>
          <w:marRight w:val="0"/>
          <w:marTop w:val="0"/>
          <w:marBottom w:val="0"/>
          <w:divBdr>
            <w:top w:val="none" w:sz="0" w:space="0" w:color="auto"/>
            <w:left w:val="none" w:sz="0" w:space="0" w:color="auto"/>
            <w:bottom w:val="none" w:sz="0" w:space="0" w:color="auto"/>
            <w:right w:val="none" w:sz="0" w:space="0" w:color="auto"/>
          </w:divBdr>
        </w:div>
      </w:divsChild>
    </w:div>
    <w:div w:id="20648615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Qa2mRjPzkF60YzYUJHa3rGjT9A==">CgMxLjA4AHIhMVFnTWxIdEYxTEpSa2FVT3JvSmE4dGxSb01DNm5YZWZY</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6c8f9c4-6257-46aa-8a75-ca31e90a80ea"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545FFC6FC9FDCF43A1B6AB378FF8597B" ma:contentTypeVersion="6" ma:contentTypeDescription="Create a new document." ma:contentTypeScope="" ma:versionID="23b4a43f1d75a10a810729b9ea284088">
  <xsd:schema xmlns:xsd="http://www.w3.org/2001/XMLSchema" xmlns:xs="http://www.w3.org/2001/XMLSchema" xmlns:p="http://schemas.microsoft.com/office/2006/metadata/properties" xmlns:ns3="76c8f9c4-6257-46aa-8a75-ca31e90a80ea" targetNamespace="http://schemas.microsoft.com/office/2006/metadata/properties" ma:root="true" ma:fieldsID="26b34c5564d77b7ff0536b9f758862eb" ns3:_="">
    <xsd:import namespace="76c8f9c4-6257-46aa-8a75-ca31e90a80e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8f9c4-6257-46aa-8a75-ca31e90a80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1D01FCB-1020-4181-A637-9989B9626185}">
  <ds:schemaRefs>
    <ds:schemaRef ds:uri="http://schemas.microsoft.com/sharepoint/v3/contenttype/forms"/>
  </ds:schemaRefs>
</ds:datastoreItem>
</file>

<file path=customXml/itemProps3.xml><?xml version="1.0" encoding="utf-8"?>
<ds:datastoreItem xmlns:ds="http://schemas.openxmlformats.org/officeDocument/2006/customXml" ds:itemID="{FB3E9B5A-E5FF-46EF-BB73-5B8CF07CB489}">
  <ds:schemaRefs>
    <ds:schemaRef ds:uri="http://schemas.openxmlformats.org/officeDocument/2006/bibliography"/>
  </ds:schemaRefs>
</ds:datastoreItem>
</file>

<file path=customXml/itemProps4.xml><?xml version="1.0" encoding="utf-8"?>
<ds:datastoreItem xmlns:ds="http://schemas.openxmlformats.org/officeDocument/2006/customXml" ds:itemID="{4120F3F0-E7D3-4D42-9C9C-A95672FCA9AE}">
  <ds:schemaRefs>
    <ds:schemaRef ds:uri="http://schemas.microsoft.com/office/2006/metadata/properties"/>
    <ds:schemaRef ds:uri="http://schemas.microsoft.com/office/infopath/2007/PartnerControls"/>
    <ds:schemaRef ds:uri="76c8f9c4-6257-46aa-8a75-ca31e90a80ea"/>
  </ds:schemaRefs>
</ds:datastoreItem>
</file>

<file path=customXml/itemProps5.xml><?xml version="1.0" encoding="utf-8"?>
<ds:datastoreItem xmlns:ds="http://schemas.openxmlformats.org/officeDocument/2006/customXml" ds:itemID="{A1FA9086-BA34-4F05-96C6-22AFA96500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c8f9c4-6257-46aa-8a75-ca31e90a80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22</Pages>
  <Words>13418</Words>
  <Characters>72597</Characters>
  <Application>Microsoft Office Word</Application>
  <DocSecurity>0</DocSecurity>
  <Lines>1814</Lines>
  <Paragraphs>1117</Paragraphs>
  <ScaleCrop>false</ScaleCrop>
  <Company/>
  <LinksUpToDate>false</LinksUpToDate>
  <CharactersWithSpaces>84898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Raja Pari</cp:lastModifiedBy>
  <cp:revision>66</cp:revision>
  <dcterms:created xsi:type="dcterms:W3CDTF">2026-03-31T15:50:00Z</dcterms:created>
  <dcterms:modified xsi:type="dcterms:W3CDTF">2026-04-01T16:48:00Z</dcterms:modified>
</cp:coreProperties>
</file>