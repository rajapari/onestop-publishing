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Title"/>
        <w:shd w:val="clear" w:color="000000" w:fill="auto"/>
        <w:rPr/>
      </w:pPr>
      <w:r>
        <w:rPr/>
        <w:t>Information Needs and Data Harmonization—Two Sides of the Same Coin?</w:t>
      </w:r>
    </w:p>
    <w:p>
      <w:pPr>
        <w:pStyle w:val="CoverAuthors"/>
        <w:shd w:val="clear" w:color="000000" w:fill="auto"/>
        <w:rPr>
          <w:color w:val="auto"/>
        </w:rPr>
      </w:pPr>
      <w:r>
        <w:rPr>
          <w:color w:val="auto"/>
        </w:rPr>
        <w:t>A.J. Million</w:t>
      </w:r>
      <w:r>
        <w:rPr>
          <w:color w:val="auto"/>
          <w:vertAlign w:val="superscript"/>
        </w:rPr>
        <w:t>1</w:t>
      </w:r>
      <w:r>
        <w:rPr>
          <w:color w:val="auto"/>
        </w:rPr>
        <w:t>, Jenny Bossaller</w:t>
      </w:r>
      <w:r>
        <w:rPr>
          <w:color w:val="auto"/>
          <w:vertAlign w:val="superscript"/>
        </w:rPr>
        <w:t>2</w:t>
      </w:r>
      <w:r>
        <w:rPr>
          <w:color w:val="auto"/>
        </w:rPr>
        <w:t>, Sanja Gidakovic</w:t>
      </w:r>
      <w:r>
        <w:rPr>
          <w:color w:val="auto"/>
          <w:vertAlign w:val="superscript"/>
        </w:rPr>
        <w:t>3</w:t>
      </w:r>
    </w:p>
    <w:p>
      <w:pPr>
        <w:pStyle w:val="Meta"/>
        <w:shd w:val="clear" w:color="000000" w:fill="auto"/>
        <w:rPr>
          <w:color w:val="auto"/>
        </w:rPr>
      </w:pPr>
      <w:r>
        <w:rPr>
          <w:color w:val="auto"/>
          <w:vertAlign w:val="superscript"/>
        </w:rPr>
        <w:t>1</w:t>
      </w:r>
      <w:r>
        <w:rPr>
          <w:color w:val="auto"/>
        </w:rPr>
        <w:t>University of Michigan, Inter-university Consortium for Political and Social Research, Ann Arbor, MI, USA, millioaj@umich.edu</w:t>
      </w:r>
    </w:p>
    <w:p>
      <w:pPr>
        <w:pStyle w:val="Meta"/>
        <w:shd w:val="clear" w:color="000000" w:fill="auto"/>
        <w:rPr>
          <w:color w:val="auto"/>
        </w:rPr>
      </w:pPr>
      <w:r>
        <w:rPr>
          <w:color w:val="auto"/>
          <w:vertAlign w:val="superscript"/>
        </w:rPr>
        <w:t>2</w:t>
      </w:r>
      <w:r>
        <w:rPr>
          <w:color w:val="auto"/>
        </w:rPr>
        <w:t>University of Missouri, School of Information Science &amp; Learning Technologies, Columbia, MO, USA, bossallerj@missouri.edu</w:t>
      </w:r>
    </w:p>
    <w:p>
      <w:pPr>
        <w:pStyle w:val="Meta"/>
        <w:shd w:val="clear" w:color="000000" w:fill="auto"/>
        <w:rPr>
          <w:color w:val="auto"/>
        </w:rPr>
      </w:pPr>
      <w:r>
        <w:rPr>
          <w:color w:val="auto"/>
          <w:vertAlign w:val="superscript"/>
        </w:rPr>
        <w:t>3</w:t>
      </w:r>
      <w:r>
        <w:rPr>
          <w:color w:val="auto"/>
        </w:rPr>
        <w:t>University of Missouri, School of Information Science &amp; Learning Technologies, Columbia, MO, USA, sg6kn@missouri.edu</w:t>
      </w:r>
    </w:p>
    <w:p>
      <w:pPr>
        <w:pStyle w:val="AbstractTitle"/>
        <w:shd w:val="clear" w:color="000000" w:fill="auto"/>
        <w:rPr>
          <w:color w:val="auto"/>
          <w:lang w:val="en-US"/>
        </w:rPr>
      </w:pPr>
      <w:r>
        <w:rPr>
          <w:color w:val="auto"/>
          <w:lang w:val="en-US"/>
        </w:rPr>
        <w:t>Abstract</w:t>
      </w:r>
    </w:p>
    <w:p>
      <w:pPr>
        <w:pStyle w:val="AbstractCopy"/>
        <w:shd w:val="clear" w:color="000000" w:fill="auto"/>
        <w:rPr>
          <w:lang w:val="en-US"/>
        </w:rPr>
      </w:pPr>
      <w:r>
        <w:rPr>
          <w:lang w:val="en-US"/>
        </w:rPr>
        <w:t xml:space="preserve">This </w:t>
      </w:r>
      <w:del w:id="0" w:author="Raja Pari" w:date="2025-10-26T15:47:00Z">
        <w:r>
          <w:rPr>
            <w:lang w:val="en-US"/>
          </w:rPr>
          <w:delText>paper</w:delText>
        </w:r>
      </w:del>
      <w:ins w:id="1" w:author="Raja Pari" w:date="2025-10-26T15:47:00Z">
        <w:r>
          <w:rPr>
            <w:lang w:val="en-US"/>
          </w:rPr>
          <w:t>article</w:t>
        </w:r>
      </w:ins>
      <w:r>
        <w:rPr>
          <w:lang w:val="en-US"/>
        </w:rPr>
        <w:t xml:space="preserve"> reports on a quality improvement project aimed at informing and expanding the Community Firearm Violence Prevention (CFVP) network at the University of Michigan. We examine the information and data needs of researchers in public health, medicine, and criminal justice. Semi-structured interviews with CFVP affiliates and researchers confirm the existence of significant limitations in existing datasets and resources to conduct firearm-violence prevention research. Study participants discussed </w:t>
      </w:r>
      <w:ins w:id="2" w:author="Raja Pari" w:date="2025-10-24T16:41:00Z">
        <w:r>
          <w:rPr>
            <w:lang w:val="en-US"/>
          </w:rPr>
          <w:t>(</w:t>
        </w:r>
      </w:ins>
      <w:r>
        <w:rPr>
          <w:lang w:val="en-US"/>
        </w:rPr>
        <w:t xml:space="preserve">1) the infrastructure and research support that would improve their productivity; </w:t>
      </w:r>
      <w:ins w:id="3" w:author="Raja Pari" w:date="2025-10-24T16:41:00Z">
        <w:r>
          <w:rPr>
            <w:lang w:val="en-US"/>
          </w:rPr>
          <w:t>(</w:t>
        </w:r>
      </w:ins>
      <w:r>
        <w:rPr>
          <w:lang w:val="en-US"/>
        </w:rPr>
        <w:t xml:space="preserve">2) benefits of using and combining datasets, </w:t>
      </w:r>
      <w:ins w:id="4" w:author="Raja Pari" w:date="2025-10-24T16:41:00Z">
        <w:r>
          <w:rPr>
            <w:lang w:val="en-US"/>
          </w:rPr>
          <w:t>(</w:t>
        </w:r>
      </w:ins>
      <w:r>
        <w:rPr>
          <w:lang w:val="en-US"/>
        </w:rPr>
        <w:t xml:space="preserve">3) challenges when accessing data, and </w:t>
      </w:r>
      <w:ins w:id="5" w:author="Raja Pari" w:date="2025-10-24T16:41:00Z">
        <w:r>
          <w:rPr>
            <w:lang w:val="en-US"/>
          </w:rPr>
          <w:t>(</w:t>
        </w:r>
      </w:ins>
      <w:r>
        <w:rPr>
          <w:lang w:val="en-US"/>
        </w:rPr>
        <w:t>4) data collection and harmonization strategies that increase research impact. We present findings highlighting data-related challenges in this space that concern researchers, data scientists, and policymakers. We conclude that researchers’ information needs and data harmonization initiatives are interrelated phenomena. Our observation carries implications for large-scale data harmonization efforts in the social and behavioral sciences.</w:t>
      </w:r>
    </w:p>
    <w:p>
      <w:pPr>
        <w:pStyle w:val="KW"/>
        <w:shd w:val="clear" w:color="000000" w:fill="auto"/>
        <w:rPr>
          <w:b/>
          <w:lang w:val="en-US"/>
        </w:rPr>
      </w:pPr>
      <w:r>
        <w:rPr>
          <w:b/>
          <w:lang w:val="en-US"/>
        </w:rPr>
        <w:t>Keywords</w:t>
      </w:r>
      <w:r>
        <w:rPr>
          <w:bCs/>
          <w:lang w:val="en-US"/>
        </w:rPr>
        <w:t xml:space="preserve">: </w:t>
      </w:r>
      <w:del w:id="6" w:author="Raja Pari" w:date="2025-10-24T16:41:00Z">
        <w:r>
          <w:rPr>
            <w:bCs/>
            <w:lang w:val="en-US"/>
          </w:rPr>
          <w:delText>D</w:delText>
        </w:r>
      </w:del>
      <w:ins w:id="7" w:author="Raja Pari" w:date="2025-10-24T16:41:00Z">
        <w:r>
          <w:rPr>
            <w:bCs/>
            <w:lang w:val="en-US"/>
          </w:rPr>
          <w:t>d</w:t>
        </w:r>
      </w:ins>
      <w:r>
        <w:rPr>
          <w:bCs/>
          <w:lang w:val="en-US"/>
        </w:rPr>
        <w:t xml:space="preserve">ata harmonization, </w:t>
      </w:r>
      <w:del w:id="8" w:author="Raja Pari" w:date="2025-10-24T16:41:00Z">
        <w:r>
          <w:rPr>
            <w:bCs/>
            <w:lang w:val="en-US"/>
          </w:rPr>
          <w:delText>F</w:delText>
        </w:r>
      </w:del>
      <w:ins w:id="9" w:author="Raja Pari" w:date="2025-10-24T16:41:00Z">
        <w:r>
          <w:rPr>
            <w:bCs/>
            <w:lang w:val="en-US"/>
          </w:rPr>
          <w:t>f</w:t>
        </w:r>
      </w:ins>
      <w:r>
        <w:rPr>
          <w:bCs/>
          <w:lang w:val="en-US"/>
        </w:rPr>
        <w:t xml:space="preserve">irearm-injury prevention, </w:t>
      </w:r>
      <w:del w:id="10" w:author="Raja Pari" w:date="2025-10-24T16:41:00Z">
        <w:r>
          <w:rPr>
            <w:bCs/>
            <w:lang w:val="en-US"/>
          </w:rPr>
          <w:delText>I</w:delText>
        </w:r>
      </w:del>
      <w:ins w:id="11" w:author="Raja Pari" w:date="2025-10-24T16:41:00Z">
        <w:r>
          <w:rPr>
            <w:bCs/>
            <w:lang w:val="en-US"/>
          </w:rPr>
          <w:t>i</w:t>
        </w:r>
      </w:ins>
      <w:r>
        <w:rPr>
          <w:bCs/>
          <w:lang w:val="en-US"/>
        </w:rPr>
        <w:t>nformation needs</w:t>
      </w:r>
      <w:bookmarkStart w:id="0" w:name="Bdy"/>
      <w:bookmarkEnd w:id="0"/>
    </w:p>
    <w:p>
      <w:pPr>
        <w:pStyle w:val="H1"/>
        <w:shd w:val="clear" w:color="000000" w:fill="auto"/>
        <w:rPr/>
      </w:pPr>
      <w:r>
        <w:rPr/>
        <w:t>Introduction</w:t>
      </w:r>
    </w:p>
    <w:p>
      <w:pPr>
        <w:pStyle w:val="TXF"/>
        <w:shd w:val="clear" w:color="000000" w:fill="auto"/>
        <w:rPr>
          <w:color w:val="auto"/>
          <w:lang w:val="en-US"/>
        </w:rPr>
      </w:pPr>
      <w:r>
        <w:rPr>
          <w:color w:val="auto"/>
          <w:lang w:val="en-US"/>
        </w:rPr>
        <w:t xml:space="preserve">In 1996, the U.S. Congress passed an appropriations bill that included the </w:t>
      </w:r>
      <w:r>
        <w:rPr>
          <w:i/>
          <w:color w:val="auto"/>
          <w:lang w:val="en-US"/>
        </w:rPr>
        <w:t>Dickey Amendment</w:t>
      </w:r>
      <w:r>
        <w:rPr>
          <w:color w:val="auto"/>
          <w:lang w:val="en-US"/>
        </w:rPr>
        <w:t xml:space="preserve">, which prohibited the use of federal funds to promote or advocate for gun control. The amendment targeted political advocacy, but the result was a </w:t>
      </w:r>
      <w:r>
        <w:rPr>
          <w:i/>
          <w:iCs/>
          <w:color w:val="auto"/>
          <w:lang w:val="en-US"/>
        </w:rPr>
        <w:t>de facto</w:t>
      </w:r>
      <w:r>
        <w:rPr>
          <w:color w:val="auto"/>
          <w:lang w:val="en-US"/>
        </w:rPr>
        <w:t xml:space="preserve"> ban on funding all research related to firearm injuries and fatalities. A presidential memorandum later clarified that the </w:t>
      </w:r>
      <w:r>
        <w:rPr>
          <w:i/>
          <w:color w:val="auto"/>
          <w:lang w:val="en-US"/>
        </w:rPr>
        <w:t>Dickey Amendment</w:t>
      </w:r>
      <w:r>
        <w:rPr>
          <w:color w:val="auto"/>
          <w:lang w:val="en-US"/>
        </w:rPr>
        <w:t xml:space="preserve"> does not ban research about firearm injury prevention. Congress agreed, and between 2020 and 2022, the CDC and the National Institutes of Health (NIH) awarded more than $150 million for firearm injury-prevention research researchers (</w:t>
      </w:r>
      <w:r>
        <w:rPr>
          <w:rStyle w:val="Hyperlink"/>
          <w:lang w:val="en-US"/>
        </w:rPr>
        <w:t xml:space="preserve">Lin </w:t>
      </w:r>
      <w:r>
        <w:rPr>
          <w:rStyle w:val="Hyperlink"/>
          <w:i/>
          <w:lang w:val="en-US"/>
        </w:rPr>
        <w:t>et al</w:t>
      </w:r>
      <w:r>
        <w:rPr>
          <w:rStyle w:val="Hyperlink"/>
          <w:lang w:val="en-US"/>
        </w:rPr>
        <w:t>., 2024</w:t>
      </w:r>
      <w:r>
        <w:rPr>
          <w:color w:val="auto"/>
          <w:lang w:val="en-US"/>
        </w:rPr>
        <w:t xml:space="preserve">). However, the decades-long funding moratorium also produced a </w:t>
      </w:r>
      <w:del w:id="12" w:author="Raja Pari" w:date="2025-10-24T11:53:00Z">
        <w:r>
          <w:rPr>
            <w:color w:val="auto"/>
            <w:lang w:val="en-US"/>
          </w:rPr>
          <w:delText>“</w:delText>
        </w:r>
      </w:del>
      <w:ins w:id="13" w:author="Raja Pari" w:date="2025-10-24T11:53:00Z">
        <w:r>
          <w:rPr>
            <w:color w:val="auto"/>
            <w:lang w:val="en-US"/>
          </w:rPr>
          <w:t>‘</w:t>
        </w:r>
      </w:ins>
      <w:r>
        <w:rPr>
          <w:color w:val="auto"/>
          <w:lang w:val="en-US"/>
        </w:rPr>
        <w:t>disordered and highly segmented</w:t>
      </w:r>
      <w:del w:id="14" w:author="Raja Pari" w:date="2025-10-24T11:53:00Z">
        <w:r>
          <w:rPr>
            <w:color w:val="auto"/>
            <w:lang w:val="en-US"/>
          </w:rPr>
          <w:delText>”</w:delText>
        </w:r>
      </w:del>
      <w:ins w:id="15" w:author="Raja Pari" w:date="2025-10-24T11:53:00Z">
        <w:r>
          <w:rPr>
            <w:color w:val="auto"/>
            <w:lang w:val="en-US"/>
          </w:rPr>
          <w:t>’</w:t>
        </w:r>
      </w:ins>
      <w:r>
        <w:rPr>
          <w:color w:val="auto"/>
          <w:lang w:val="en-US"/>
        </w:rPr>
        <w:t xml:space="preserve"> data ecosystem that was useful for only </w:t>
      </w:r>
      <w:del w:id="16" w:author="Raja Pari" w:date="2025-10-24T11:53:00Z">
        <w:r>
          <w:rPr>
            <w:color w:val="auto"/>
            <w:lang w:val="en-US"/>
          </w:rPr>
          <w:delText>“</w:delText>
        </w:r>
      </w:del>
      <w:ins w:id="17" w:author="Raja Pari" w:date="2025-10-24T11:53:00Z">
        <w:r>
          <w:rPr>
            <w:color w:val="auto"/>
            <w:lang w:val="en-US"/>
          </w:rPr>
          <w:t>‘</w:t>
        </w:r>
      </w:ins>
      <w:r>
        <w:rPr>
          <w:color w:val="auto"/>
          <w:lang w:val="en-US"/>
        </w:rPr>
        <w:t>narrow studies to inform national policy and for use in local operational decision-making</w:t>
      </w:r>
      <w:del w:id="18" w:author="Raja Pari" w:date="2025-10-24T11:53:00Z">
        <w:r>
          <w:rPr>
            <w:color w:val="auto"/>
            <w:lang w:val="en-US"/>
          </w:rPr>
          <w:delText>”</w:delText>
        </w:r>
      </w:del>
      <w:ins w:id="19" w:author="Raja Pari" w:date="2025-10-24T11:53:00Z">
        <w:r>
          <w:rPr>
            <w:color w:val="auto"/>
            <w:lang w:val="en-US"/>
          </w:rPr>
          <w:t>’</w:t>
        </w:r>
      </w:ins>
      <w:r>
        <w:rPr>
          <w:color w:val="auto"/>
          <w:lang w:val="en-US"/>
        </w:rPr>
        <w:t xml:space="preserve"> (</w:t>
      </w:r>
      <w:r>
        <w:rPr>
          <w:rStyle w:val="Hyperlink"/>
          <w:lang w:val="en-US"/>
        </w:rPr>
        <w:t>Roman, 2020b</w:t>
      </w:r>
      <w:r>
        <w:rPr>
          <w:color w:val="auto"/>
          <w:lang w:val="en-US"/>
        </w:rPr>
        <w:t>, p. 2).</w:t>
      </w:r>
    </w:p>
    <w:p>
      <w:pPr>
        <w:pStyle w:val="TX"/>
        <w:shd w:val="clear" w:color="000000" w:fill="auto"/>
        <w:rPr>
          <w:color w:val="auto"/>
          <w:lang w:val="en-US"/>
        </w:rPr>
      </w:pPr>
      <w:r>
        <w:rPr>
          <w:color w:val="auto"/>
          <w:lang w:val="en-US"/>
        </w:rPr>
        <w:t>In 2019, researchers at the University of Michigan created the Firearm Safety Among Children and Teens (FACTS) Consortium. FACTS provided a foundation for the Community Firearm Violence Prevention Network (CFVP) that collects, evaluates, and archives data produced by research teams that study interventions and community factors contributing to firearm-related injury and death.</w:t>
      </w:r>
    </w:p>
    <w:p>
      <w:pPr>
        <w:pStyle w:val="TX"/>
        <w:shd w:val="clear" w:color="000000" w:fill="auto"/>
        <w:rPr>
          <w:color w:val="auto"/>
          <w:lang w:val="en-US"/>
        </w:rPr>
      </w:pPr>
      <w:r>
        <w:rPr>
          <w:color w:val="auto"/>
          <w:lang w:val="en-US"/>
        </w:rPr>
        <w:t xml:space="preserve">This paper reports on a quality improvement project aimed at informing and extending the CFVP by examining the information and data needs of public health, medical, and criminal justice researchers. Semi-structured interviews with CFVP affiliates and researchers confirmed the existence of significant limitations to existing datasets and supplemental resources. Study participants discussed </w:t>
      </w:r>
      <w:ins w:id="20" w:author="Raja Pari" w:date="2025-10-24T12:02:00Z">
        <w:r>
          <w:rPr>
            <w:color w:val="auto"/>
            <w:lang w:val="en-US"/>
          </w:rPr>
          <w:t>(</w:t>
        </w:r>
      </w:ins>
      <w:r>
        <w:rPr>
          <w:color w:val="auto"/>
          <w:lang w:val="en-US"/>
        </w:rPr>
        <w:t xml:space="preserve">1) the infrastructure and research support that would improve their productivity; </w:t>
      </w:r>
      <w:ins w:id="21" w:author="Raja Pari" w:date="2025-10-24T12:02:00Z">
        <w:r>
          <w:rPr>
            <w:color w:val="auto"/>
            <w:lang w:val="en-US"/>
          </w:rPr>
          <w:t>(</w:t>
        </w:r>
      </w:ins>
      <w:r>
        <w:rPr>
          <w:color w:val="auto"/>
          <w:lang w:val="en-US"/>
        </w:rPr>
        <w:t xml:space="preserve">2) benefits of using and combining datasets, </w:t>
      </w:r>
      <w:ins w:id="22" w:author="Raja Pari" w:date="2025-10-24T12:02:00Z">
        <w:r>
          <w:rPr>
            <w:color w:val="auto"/>
            <w:lang w:val="en-US"/>
          </w:rPr>
          <w:t>(</w:t>
        </w:r>
      </w:ins>
      <w:r>
        <w:rPr>
          <w:color w:val="auto"/>
          <w:lang w:val="en-US"/>
        </w:rPr>
        <w:t xml:space="preserve">3) challenges in accessing data, and </w:t>
      </w:r>
      <w:ins w:id="23" w:author="Raja Pari" w:date="2025-10-24T12:02:00Z">
        <w:r>
          <w:rPr>
            <w:color w:val="auto"/>
            <w:lang w:val="en-US"/>
          </w:rPr>
          <w:t>(</w:t>
        </w:r>
      </w:ins>
      <w:r>
        <w:rPr>
          <w:color w:val="auto"/>
          <w:lang w:val="en-US"/>
        </w:rPr>
        <w:t>4) data collection and harmonization strategies that increase their research impact. We present findings that highlight data-related challenges in this space that are widely applicable to researchers, data scientists, and policymakers in the social and behavioral sciences.</w:t>
      </w:r>
    </w:p>
    <w:p>
      <w:pPr>
        <w:pStyle w:val="H1"/>
        <w:shd w:val="clear" w:color="000000" w:fill="auto"/>
        <w:rPr/>
      </w:pPr>
      <w:bookmarkStart w:id="1" w:name="_xb25jum2k73"/>
      <w:bookmarkEnd w:id="1"/>
      <w:r>
        <w:rPr/>
        <w:t>Literature Review</w:t>
      </w:r>
    </w:p>
    <w:p>
      <w:pPr>
        <w:pStyle w:val="TXF"/>
        <w:shd w:val="clear" w:color="000000" w:fill="auto"/>
        <w:rPr>
          <w:color w:val="auto"/>
          <w:lang w:val="en-US"/>
        </w:rPr>
      </w:pPr>
      <w:r>
        <w:rPr>
          <w:color w:val="auto"/>
          <w:lang w:val="en-US"/>
        </w:rPr>
        <w:t xml:space="preserve">Here, we provide background information about the CFVP network. We also review the published literature on harmonization as a strategy for maximizing the utility of data, survey current firearm injury prevention (FIP) research, and describe the data infrastructure used by researchers. By </w:t>
      </w:r>
      <w:r>
        <w:rPr>
          <w:color w:val="auto"/>
          <w:lang w:val="en-US"/>
          <w:rPrChange w:id="0" w:author="Raja Pari" w:date="2025-10-23T12:20:00Z">
            <w:rPr>
              <w:i/>
              <w:iCs/>
            </w:rPr>
          </w:rPrChange>
        </w:rPr>
        <w:t>infrastructure</w:t>
      </w:r>
      <w:r>
        <w:rPr>
          <w:color w:val="auto"/>
          <w:lang w:val="en-US"/>
        </w:rPr>
        <w:t xml:space="preserve">, we specifically mean the people, systems, networks, and institutions that allow us to </w:t>
      </w:r>
      <w:del w:id="25" w:author="Raja Pari" w:date="2025-10-24T11:53:00Z">
        <w:r>
          <w:rPr>
            <w:color w:val="auto"/>
            <w:lang w:val="en-US"/>
          </w:rPr>
          <w:delText>“</w:delText>
        </w:r>
      </w:del>
      <w:ins w:id="26" w:author="Raja Pari" w:date="2025-10-24T11:53:00Z">
        <w:r>
          <w:rPr>
            <w:color w:val="auto"/>
            <w:lang w:val="en-US"/>
          </w:rPr>
          <w:t>‘</w:t>
        </w:r>
      </w:ins>
      <w:r>
        <w:rPr>
          <w:color w:val="auto"/>
          <w:lang w:val="en-US"/>
        </w:rPr>
        <w:t>generate [...] knowledge about the human and natural worlds</w:t>
      </w:r>
      <w:del w:id="27" w:author="Raja Pari" w:date="2025-10-24T11:53:00Z">
        <w:r>
          <w:rPr>
            <w:color w:val="auto"/>
            <w:lang w:val="en-US"/>
          </w:rPr>
          <w:delText>”</w:delText>
        </w:r>
      </w:del>
      <w:ins w:id="28" w:author="Raja Pari" w:date="2025-10-24T11:53:00Z">
        <w:r>
          <w:rPr>
            <w:color w:val="auto"/>
            <w:lang w:val="en-US"/>
          </w:rPr>
          <w:t>’</w:t>
        </w:r>
      </w:ins>
      <w:r>
        <w:rPr>
          <w:color w:val="auto"/>
          <w:lang w:val="en-US"/>
        </w:rPr>
        <w:t xml:space="preserve"> (Edwards, 201</w:t>
      </w:r>
      <w:ins w:id="29" w:author="Raja Pari" w:date="2025-10-24T15:42:00Z">
        <w:r>
          <w:rPr>
            <w:color w:val="auto"/>
            <w:lang w:val="en-US"/>
          </w:rPr>
          <w:t>3</w:t>
        </w:r>
      </w:ins>
      <w:del w:id="30" w:author="Raja Pari" w:date="2025-10-24T15:42:00Z">
        <w:r>
          <w:rPr>
            <w:color w:val="auto"/>
            <w:lang w:val="en-US"/>
          </w:rPr>
          <w:delText>0</w:delText>
        </w:r>
      </w:del>
      <w:r>
        <w:rPr>
          <w:color w:val="auto"/>
          <w:lang w:val="en-US"/>
        </w:rPr>
        <w:t>).</w:t>
      </w:r>
    </w:p>
    <w:p>
      <w:pPr>
        <w:pStyle w:val="H2"/>
        <w:shd w:val="clear" w:color="000000" w:fill="auto"/>
        <w:rPr>
          <w:iCs/>
        </w:rPr>
      </w:pPr>
      <w:bookmarkStart w:id="2" w:name="_wi1e839p0yas"/>
      <w:bookmarkEnd w:id="2"/>
      <w:r>
        <w:rPr>
          <w:iCs/>
          <w:rPrChange w:id="0" w:author="Raja Pari" w:date="2025-10-23T12:21:00Z">
            <w:rPr>
              <w:i/>
            </w:rPr>
          </w:rPrChange>
        </w:rPr>
        <w:t xml:space="preserve">Community </w:t>
      </w:r>
      <w:del w:id="32" w:author="Raja Pari" w:date="2025-10-24T12:03:00Z">
        <w:r>
          <w:rPr>
            <w:iCs/>
            <w:rPrChange w:id="0" w:author="Raja Pari" w:date="2025-10-23T12:21:00Z">
              <w:rPr>
                <w:i/>
              </w:rPr>
            </w:rPrChange>
          </w:rPr>
          <w:delText>F</w:delText>
        </w:r>
      </w:del>
      <w:ins w:id="34" w:author="Raja Pari" w:date="2025-10-24T12:03:00Z">
        <w:r>
          <w:rPr>
            <w:iCs/>
          </w:rPr>
          <w:t>f</w:t>
        </w:r>
      </w:ins>
      <w:r>
        <w:rPr>
          <w:iCs/>
          <w:rPrChange w:id="0" w:author="Raja Pari" w:date="2025-10-23T12:21:00Z">
            <w:rPr>
              <w:i/>
            </w:rPr>
          </w:rPrChange>
        </w:rPr>
        <w:t xml:space="preserve">irearm </w:t>
      </w:r>
      <w:del w:id="36" w:author="Raja Pari" w:date="2025-10-24T12:03:00Z">
        <w:r>
          <w:rPr>
            <w:iCs/>
            <w:rPrChange w:id="0" w:author="Raja Pari" w:date="2025-10-23T12:21:00Z">
              <w:rPr>
                <w:i/>
              </w:rPr>
            </w:rPrChange>
          </w:rPr>
          <w:delText>V</w:delText>
        </w:r>
      </w:del>
      <w:ins w:id="38" w:author="Raja Pari" w:date="2025-10-24T12:03:00Z">
        <w:r>
          <w:rPr>
            <w:iCs/>
          </w:rPr>
          <w:t>v</w:t>
        </w:r>
      </w:ins>
      <w:r>
        <w:rPr>
          <w:iCs/>
          <w:rPrChange w:id="0" w:author="Raja Pari" w:date="2025-10-23T12:21:00Z">
            <w:rPr>
              <w:i/>
            </w:rPr>
          </w:rPrChange>
        </w:rPr>
        <w:t xml:space="preserve">iolence </w:t>
      </w:r>
      <w:del w:id="40" w:author="Raja Pari" w:date="2025-10-24T12:03:00Z">
        <w:r>
          <w:rPr>
            <w:iCs/>
            <w:rPrChange w:id="0" w:author="Raja Pari" w:date="2025-10-23T12:21:00Z">
              <w:rPr>
                <w:i/>
              </w:rPr>
            </w:rPrChange>
          </w:rPr>
          <w:delText>P</w:delText>
        </w:r>
      </w:del>
      <w:ins w:id="42" w:author="Raja Pari" w:date="2025-10-24T12:03:00Z">
        <w:r>
          <w:rPr>
            <w:iCs/>
          </w:rPr>
          <w:t>p</w:t>
        </w:r>
      </w:ins>
      <w:r>
        <w:rPr>
          <w:iCs/>
          <w:rPrChange w:id="0" w:author="Raja Pari" w:date="2025-10-23T12:21:00Z">
            <w:rPr>
              <w:i/>
            </w:rPr>
          </w:rPrChange>
        </w:rPr>
        <w:t xml:space="preserve">revention </w:t>
      </w:r>
      <w:del w:id="44" w:author="Raja Pari" w:date="2025-10-24T12:03:00Z">
        <w:r>
          <w:rPr>
            <w:iCs/>
            <w:rPrChange w:id="0" w:author="Raja Pari" w:date="2025-10-23T12:21:00Z">
              <w:rPr>
                <w:i/>
              </w:rPr>
            </w:rPrChange>
          </w:rPr>
          <w:delText>N</w:delText>
        </w:r>
      </w:del>
      <w:ins w:id="46" w:author="Raja Pari" w:date="2025-10-24T12:03:00Z">
        <w:r>
          <w:rPr>
            <w:iCs/>
          </w:rPr>
          <w:t>n</w:t>
        </w:r>
      </w:ins>
      <w:r>
        <w:rPr>
          <w:iCs/>
          <w:rPrChange w:id="0" w:author="Raja Pari" w:date="2025-10-23T12:21:00Z">
            <w:rPr>
              <w:i/>
            </w:rPr>
          </w:rPrChange>
        </w:rPr>
        <w:t>etwork</w:t>
      </w:r>
    </w:p>
    <w:p>
      <w:pPr>
        <w:pStyle w:val="TXF"/>
        <w:shd w:val="clear" w:color="000000" w:fill="auto"/>
        <w:rPr>
          <w:color w:val="auto"/>
          <w:lang w:val="en-US"/>
        </w:rPr>
      </w:pPr>
      <w:r>
        <w:rPr>
          <w:color w:val="auto"/>
          <w:lang w:val="en-US"/>
        </w:rPr>
        <w:t>The CFVP Network (</w:t>
      </w:r>
      <w:r>
        <w:rPr>
          <w:color w:val="auto"/>
          <w:u w:val="single"/>
          <w:lang w:val="en-US"/>
        </w:rPr>
        <w:t>https://endfirearmviolence.org/</w:t>
      </w:r>
      <w:r>
        <w:rPr>
          <w:color w:val="auto"/>
          <w:lang w:val="en-US"/>
        </w:rPr>
        <w:t xml:space="preserve">) supports research that develops and tests behavioral and medical firearm-related interventions. The network consists of four groups: </w:t>
      </w:r>
      <w:ins w:id="48" w:author="Raja Pari" w:date="2025-10-24T12:02:00Z">
        <w:r>
          <w:rPr>
            <w:color w:val="auto"/>
            <w:lang w:val="en-US"/>
          </w:rPr>
          <w:t>(</w:t>
        </w:r>
      </w:ins>
      <w:r>
        <w:rPr>
          <w:color w:val="auto"/>
          <w:lang w:val="en-US"/>
        </w:rPr>
        <w:t xml:space="preserve">1) data and methods; </w:t>
      </w:r>
      <w:ins w:id="49" w:author="Raja Pari" w:date="2025-10-24T12:02:00Z">
        <w:r>
          <w:rPr>
            <w:color w:val="auto"/>
            <w:lang w:val="en-US"/>
          </w:rPr>
          <w:t>(</w:t>
        </w:r>
      </w:ins>
      <w:r>
        <w:rPr>
          <w:color w:val="auto"/>
          <w:lang w:val="en-US"/>
        </w:rPr>
        <w:t xml:space="preserve">2) community engagement; </w:t>
      </w:r>
      <w:ins w:id="50" w:author="Raja Pari" w:date="2025-10-24T12:02:00Z">
        <w:r>
          <w:rPr>
            <w:color w:val="auto"/>
            <w:lang w:val="en-US"/>
          </w:rPr>
          <w:t>(</w:t>
        </w:r>
      </w:ins>
      <w:r>
        <w:rPr>
          <w:color w:val="auto"/>
          <w:lang w:val="en-US"/>
        </w:rPr>
        <w:t xml:space="preserve">3) policy, implementation, and economics; and </w:t>
      </w:r>
      <w:ins w:id="51" w:author="Raja Pari" w:date="2025-10-24T12:02:00Z">
        <w:r>
          <w:rPr>
            <w:color w:val="auto"/>
            <w:lang w:val="en-US"/>
          </w:rPr>
          <w:t>(</w:t>
        </w:r>
      </w:ins>
      <w:r>
        <w:rPr>
          <w:color w:val="auto"/>
          <w:lang w:val="en-US"/>
        </w:rPr>
        <w:t xml:space="preserve">4) communication and dissemination. As of November 2024, the network supports six projects located across the country with a range of intervention strategies (e.g., providing legal guidance to victims). The data and methods group’s tasks include aligning study measures with one another and creating research data management practices that </w:t>
      </w:r>
      <w:del w:id="52" w:author="Raja Pari" w:date="2025-10-24T11:53:00Z">
        <w:r>
          <w:rPr>
            <w:color w:val="auto"/>
            <w:lang w:val="en-US"/>
          </w:rPr>
          <w:delText>“</w:delText>
        </w:r>
      </w:del>
      <w:ins w:id="53" w:author="Raja Pari" w:date="2025-10-24T11:53:00Z">
        <w:r>
          <w:rPr>
            <w:color w:val="auto"/>
            <w:lang w:val="en-US"/>
          </w:rPr>
          <w:t>‘</w:t>
        </w:r>
      </w:ins>
      <w:r>
        <w:rPr>
          <w:color w:val="auto"/>
          <w:lang w:val="en-US"/>
        </w:rPr>
        <w:t>enable robust cross-project analyses that accelerate the science of preventing firearm injuries</w:t>
      </w:r>
      <w:del w:id="54" w:author="Raja Pari" w:date="2025-10-24T11:53:00Z">
        <w:r>
          <w:rPr>
            <w:color w:val="auto"/>
            <w:lang w:val="en-US"/>
          </w:rPr>
          <w:delText>”</w:delText>
        </w:r>
      </w:del>
      <w:ins w:id="55" w:author="Raja Pari" w:date="2025-10-24T11:53:00Z">
        <w:r>
          <w:rPr>
            <w:color w:val="auto"/>
            <w:lang w:val="en-US"/>
          </w:rPr>
          <w:t>’</w:t>
        </w:r>
      </w:ins>
      <w:r>
        <w:rPr>
          <w:color w:val="auto"/>
          <w:lang w:val="en-US"/>
        </w:rPr>
        <w:t xml:space="preserve"> (</w:t>
      </w:r>
      <w:r>
        <w:rPr>
          <w:rStyle w:val="Hyperlink"/>
          <w:lang w:val="en-US"/>
        </w:rPr>
        <w:t xml:space="preserve">Sokol </w:t>
      </w:r>
      <w:r>
        <w:rPr>
          <w:rStyle w:val="Hyperlink"/>
          <w:i/>
          <w:lang w:val="en-US"/>
        </w:rPr>
        <w:t>et al</w:t>
      </w:r>
      <w:r>
        <w:rPr>
          <w:rStyle w:val="Hyperlink"/>
          <w:lang w:val="en-US"/>
        </w:rPr>
        <w:t>., 2024</w:t>
      </w:r>
      <w:r>
        <w:rPr>
          <w:color w:val="auto"/>
          <w:lang w:val="en-US"/>
        </w:rPr>
        <w:t>, p.</w:t>
      </w:r>
      <w:del w:id="56" w:author="Raja Pari" w:date="2025-10-24T15:43:00Z">
        <w:r>
          <w:rPr>
            <w:color w:val="auto"/>
            <w:lang w:val="en-US"/>
          </w:rPr>
          <w:delText>,</w:delText>
        </w:r>
      </w:del>
      <w:r>
        <w:rPr>
          <w:color w:val="auto"/>
          <w:lang w:val="en-US"/>
        </w:rPr>
        <w:t xml:space="preserve"> 1122). Since research in this area has only recently returned, CFVP began with the goal of harmonizing measures and study results across sponsored projects. </w:t>
      </w:r>
      <w:r>
        <w:rPr>
          <w:rStyle w:val="Hyperlink"/>
          <w:lang w:val="en-US"/>
        </w:rPr>
        <w:t xml:space="preserve">Sokol </w:t>
      </w:r>
      <w:r>
        <w:rPr>
          <w:rStyle w:val="Hyperlink"/>
          <w:i/>
          <w:lang w:val="en-US"/>
        </w:rPr>
        <w:t>et al</w:t>
      </w:r>
      <w:r>
        <w:rPr>
          <w:rStyle w:val="Hyperlink"/>
          <w:lang w:val="en-US"/>
        </w:rPr>
        <w:t>. (2024)</w:t>
      </w:r>
      <w:r>
        <w:rPr>
          <w:color w:val="auto"/>
          <w:lang w:val="en-US"/>
        </w:rPr>
        <w:t xml:space="preserve"> delve into the benefits of CFVP’s approach and observe that even rigorous studies may not be generalizable, fail to measure key phenomena, or lack adequate data to assess the effects of interventions. Meta-analyses, too, are sometimes hindered by incomparable measures, varied timelines, and limited data (p.</w:t>
      </w:r>
      <w:del w:id="57" w:author="Raja Pari" w:date="2025-10-24T15:43:00Z">
        <w:r>
          <w:rPr>
            <w:color w:val="auto"/>
            <w:lang w:val="en-US"/>
          </w:rPr>
          <w:delText>,</w:delText>
        </w:r>
      </w:del>
      <w:r>
        <w:rPr>
          <w:color w:val="auto"/>
          <w:lang w:val="en-US"/>
        </w:rPr>
        <w:t xml:space="preserve"> 1123). To circumvent these issues, the CFVP requires all six NIH-funded projects to collect data using a harmonized codebook at two assessment points.</w:t>
      </w:r>
    </w:p>
    <w:p>
      <w:pPr>
        <w:pStyle w:val="H2"/>
        <w:shd w:val="clear" w:color="000000" w:fill="auto"/>
        <w:rPr>
          <w:iCs/>
        </w:rPr>
      </w:pPr>
      <w:bookmarkStart w:id="3" w:name="_y2xocyk0d30w"/>
      <w:bookmarkEnd w:id="3"/>
      <w:r>
        <w:rPr>
          <w:iCs/>
          <w:rPrChange w:id="0" w:author="Raja Pari" w:date="2025-10-23T12:21:00Z">
            <w:rPr>
              <w:i/>
            </w:rPr>
          </w:rPrChange>
        </w:rPr>
        <w:t xml:space="preserve">Data </w:t>
      </w:r>
      <w:del w:id="59" w:author="Raja Pari" w:date="2025-10-24T12:04:00Z">
        <w:r>
          <w:rPr>
            <w:iCs/>
            <w:rPrChange w:id="0" w:author="Raja Pari" w:date="2025-10-23T12:21:00Z">
              <w:rPr>
                <w:i/>
              </w:rPr>
            </w:rPrChange>
          </w:rPr>
          <w:delText>H</w:delText>
        </w:r>
      </w:del>
      <w:ins w:id="61" w:author="Raja Pari" w:date="2025-10-24T12:04:00Z">
        <w:r>
          <w:rPr>
            <w:iCs/>
          </w:rPr>
          <w:t>h</w:t>
        </w:r>
      </w:ins>
      <w:r>
        <w:rPr>
          <w:iCs/>
          <w:rPrChange w:id="0" w:author="Raja Pari" w:date="2025-10-23T12:21:00Z">
            <w:rPr>
              <w:i/>
            </w:rPr>
          </w:rPrChange>
        </w:rPr>
        <w:t>armonization</w:t>
      </w:r>
    </w:p>
    <w:p>
      <w:pPr>
        <w:pStyle w:val="TXF"/>
        <w:shd w:val="clear" w:color="000000" w:fill="auto"/>
        <w:rPr>
          <w:color w:val="auto"/>
          <w:lang w:val="en-US"/>
        </w:rPr>
      </w:pPr>
      <w:r>
        <w:rPr>
          <w:color w:val="auto"/>
          <w:lang w:val="en-US"/>
        </w:rPr>
        <w:t xml:space="preserve">Data harmonization refers to a research process that allows researchers to compare data across varied sources and formats. In their primer on data harmonization efforts for COVID-19, </w:t>
      </w:r>
      <w:r>
        <w:rPr>
          <w:rStyle w:val="Hyperlink"/>
          <w:lang w:val="en-US"/>
        </w:rPr>
        <w:t xml:space="preserve">Cheng </w:t>
      </w:r>
      <w:r>
        <w:rPr>
          <w:rStyle w:val="Hyperlink"/>
          <w:i/>
          <w:lang w:val="en-US"/>
        </w:rPr>
        <w:t>et al</w:t>
      </w:r>
      <w:r>
        <w:rPr>
          <w:rStyle w:val="Hyperlink"/>
          <w:lang w:val="en-US"/>
        </w:rPr>
        <w:t>. (2024)</w:t>
      </w:r>
      <w:r>
        <w:rPr>
          <w:color w:val="auto"/>
          <w:lang w:val="en-US"/>
        </w:rPr>
        <w:t xml:space="preserve"> argue that harmonization has three dimensions: </w:t>
      </w:r>
      <w:r>
        <w:rPr>
          <w:i/>
          <w:color w:val="auto"/>
          <w:lang w:val="en-US"/>
        </w:rPr>
        <w:t>syntax</w:t>
      </w:r>
      <w:r>
        <w:rPr>
          <w:color w:val="auto"/>
          <w:lang w:val="en-US"/>
        </w:rPr>
        <w:t xml:space="preserve">, </w:t>
      </w:r>
      <w:r>
        <w:rPr>
          <w:i/>
          <w:color w:val="auto"/>
          <w:lang w:val="en-US"/>
        </w:rPr>
        <w:t>structure</w:t>
      </w:r>
      <w:r>
        <w:rPr>
          <w:color w:val="auto"/>
          <w:lang w:val="en-US"/>
        </w:rPr>
        <w:t xml:space="preserve">, and </w:t>
      </w:r>
      <w:r>
        <w:rPr>
          <w:i/>
          <w:color w:val="auto"/>
          <w:lang w:val="en-US"/>
        </w:rPr>
        <w:t>semantics</w:t>
      </w:r>
      <w:r>
        <w:rPr>
          <w:color w:val="auto"/>
          <w:lang w:val="en-US"/>
        </w:rPr>
        <w:t xml:space="preserve">. Syntax refers to data formats (e.g., CSV and HTML files) that require processing before it is possible to harmonize datasets. Structure, or conceptual schema and the organization of data points, describe how </w:t>
      </w:r>
      <w:del w:id="63" w:author="Raja Pari" w:date="2025-10-24T11:53:00Z">
        <w:r>
          <w:rPr>
            <w:color w:val="auto"/>
            <w:lang w:val="en-US"/>
          </w:rPr>
          <w:delText>“</w:delText>
        </w:r>
      </w:del>
      <w:ins w:id="64" w:author="Raja Pari" w:date="2025-10-24T11:53:00Z">
        <w:r>
          <w:rPr>
            <w:color w:val="auto"/>
            <w:lang w:val="en-US"/>
          </w:rPr>
          <w:t>‘</w:t>
        </w:r>
      </w:ins>
      <w:r>
        <w:rPr>
          <w:color w:val="auto"/>
          <w:lang w:val="en-US"/>
        </w:rPr>
        <w:t>variables relate to each other within a dataset</w:t>
      </w:r>
      <w:del w:id="65" w:author="Raja Pari" w:date="2025-10-24T11:53:00Z">
        <w:r>
          <w:rPr>
            <w:color w:val="auto"/>
            <w:lang w:val="en-US"/>
          </w:rPr>
          <w:delText>”</w:delText>
        </w:r>
      </w:del>
      <w:ins w:id="66" w:author="Raja Pari" w:date="2025-10-24T11:53:00Z">
        <w:r>
          <w:rPr>
            <w:color w:val="auto"/>
            <w:lang w:val="en-US"/>
          </w:rPr>
          <w:t>’</w:t>
        </w:r>
      </w:ins>
      <w:r>
        <w:rPr>
          <w:color w:val="auto"/>
          <w:lang w:val="en-US"/>
        </w:rPr>
        <w:t xml:space="preserve"> (p. 2). Semantics describe the </w:t>
      </w:r>
      <w:del w:id="67" w:author="Raja Pari" w:date="2025-10-24T11:53:00Z">
        <w:r>
          <w:rPr>
            <w:color w:val="auto"/>
            <w:lang w:val="en-US"/>
          </w:rPr>
          <w:delText>“</w:delText>
        </w:r>
      </w:del>
      <w:ins w:id="68" w:author="Raja Pari" w:date="2025-10-24T11:53:00Z">
        <w:r>
          <w:rPr>
            <w:color w:val="auto"/>
            <w:lang w:val="en-US"/>
          </w:rPr>
          <w:t>‘</w:t>
        </w:r>
      </w:ins>
      <w:r>
        <w:rPr>
          <w:color w:val="auto"/>
          <w:lang w:val="en-US"/>
        </w:rPr>
        <w:t>intended meaning of words</w:t>
      </w:r>
      <w:del w:id="69" w:author="Raja Pari" w:date="2025-10-24T11:53:00Z">
        <w:r>
          <w:rPr>
            <w:color w:val="auto"/>
            <w:lang w:val="en-US"/>
          </w:rPr>
          <w:delText>”</w:delText>
        </w:r>
      </w:del>
      <w:ins w:id="70" w:author="Raja Pari" w:date="2025-10-24T11:53:00Z">
        <w:r>
          <w:rPr>
            <w:color w:val="auto"/>
            <w:lang w:val="en-US"/>
          </w:rPr>
          <w:t>’</w:t>
        </w:r>
      </w:ins>
      <w:r>
        <w:rPr>
          <w:color w:val="auto"/>
          <w:lang w:val="en-US"/>
        </w:rPr>
        <w:t xml:space="preserve"> and symbols that comprise a dataset.</w:t>
      </w:r>
    </w:p>
    <w:p>
      <w:pPr>
        <w:pStyle w:val="TX"/>
        <w:shd w:val="clear" w:color="000000" w:fill="auto"/>
        <w:rPr>
          <w:ins w:id="71" w:author="Raja Pari" w:date="2025-10-24T11:59:00Z"/>
          <w:color w:val="auto"/>
          <w:lang w:val="en-US"/>
        </w:rPr>
      </w:pPr>
      <w:r>
        <w:rPr>
          <w:color w:val="auto"/>
          <w:lang w:val="en-US"/>
        </w:rPr>
        <w:t xml:space="preserve">A broader definition of </w:t>
      </w:r>
      <w:r>
        <w:rPr>
          <w:i/>
          <w:iCs/>
          <w:color w:val="auto"/>
          <w:lang w:val="en-US"/>
        </w:rPr>
        <w:t>data</w:t>
      </w:r>
      <w:r>
        <w:rPr>
          <w:color w:val="auto"/>
          <w:lang w:val="en-US"/>
        </w:rPr>
        <w:t xml:space="preserve"> includes</w:t>
      </w:r>
    </w:p>
    <w:p>
      <w:pPr>
        <w:pStyle w:val="EXT"/>
        <w:shd w:val="clear" w:color="000000" w:fill="auto"/>
        <w:rPr>
          <w:ins w:id="79" w:author="Raja Pari" w:date="2025-10-24T11:59:00Z"/>
          <w:color w:val="auto"/>
          <w:lang w:val="en-US"/>
        </w:rPr>
        <w:pPrChange w:id="0" w:author="Raja Pari" w:date="2025-10-24T12:00:00Z">
          <w:pPr>
            <w:pStyle w:val="TX"/>
          </w:pPr>
        </w:pPrChange>
      </w:pPr>
      <w:del w:id="72" w:author="Raja Pari" w:date="2025-10-24T11:59:00Z">
        <w:r>
          <w:rPr>
            <w:color w:val="auto"/>
            <w:lang w:val="en-US"/>
          </w:rPr>
          <w:delText xml:space="preserve"> </w:delText>
        </w:r>
      </w:del>
      <w:del w:id="73" w:author="Raja Pari" w:date="2025-10-24T11:53:00Z">
        <w:r>
          <w:rPr>
            <w:color w:val="auto"/>
            <w:lang w:val="en-US"/>
          </w:rPr>
          <w:delText>“</w:delText>
        </w:r>
      </w:del>
      <w:r>
        <w:rPr>
          <w:color w:val="auto"/>
          <w:lang w:val="en-US"/>
        </w:rPr>
        <w:t>Geospatial coordinates, numerical values, and measurements… literature corpora, images, or physical samples [that may…] provide evidence of phenomena or to serve as a subject of analysis [and which] can be organized in different ways (</w:t>
      </w:r>
      <w:r>
        <w:rPr>
          <w:color w:val="auto"/>
          <w:lang w:val="en-US"/>
          <w:rPrChange w:id="0" w:author="Raja Pari" w:date="2025-10-24T11:53:00Z">
            <w:rPr>
              <w:highlight w:val="darkCyan"/>
            </w:rPr>
          </w:rPrChange>
        </w:rPr>
        <w:t>i.e.</w:t>
      </w:r>
      <w:r>
        <w:rPr>
          <w:color w:val="auto"/>
          <w:lang w:val="en-US"/>
        </w:rPr>
        <w:t xml:space="preserve">, in spreadsheets, as networks or graphs, or as collections of related artifacts) (Million </w:t>
      </w:r>
      <w:r>
        <w:rPr>
          <w:i/>
          <w:color w:val="auto"/>
          <w:lang w:val="en-US"/>
        </w:rPr>
        <w:t>et al</w:t>
      </w:r>
      <w:r>
        <w:rPr>
          <w:color w:val="auto"/>
          <w:lang w:val="en-US"/>
        </w:rPr>
        <w:t>., 202</w:t>
      </w:r>
      <w:ins w:id="75" w:author="Raja Pari" w:date="2025-10-24T16:22:00Z">
        <w:r>
          <w:rPr>
            <w:color w:val="auto"/>
            <w:lang w:val="en-US"/>
          </w:rPr>
          <w:t>5</w:t>
        </w:r>
      </w:ins>
      <w:del w:id="76" w:author="Raja Pari" w:date="2025-10-24T16:22:00Z">
        <w:r>
          <w:rPr>
            <w:color w:val="auto"/>
            <w:lang w:val="en-US"/>
          </w:rPr>
          <w:delText>4</w:delText>
        </w:r>
      </w:del>
      <w:r>
        <w:rPr>
          <w:color w:val="auto"/>
          <w:lang w:val="en-US"/>
        </w:rPr>
        <w:t>, p. 2</w:t>
      </w:r>
      <w:del w:id="77" w:author="Raja Pari" w:date="2025-10-24T11:59:00Z">
        <w:r>
          <w:rPr>
            <w:color w:val="auto"/>
            <w:lang w:val="en-US"/>
          </w:rPr>
          <w:delText xml:space="preserve">). </w:delText>
        </w:r>
      </w:del>
      <w:ins w:id="78" w:author="Raja Pari" w:date="2025-10-24T11:59:00Z">
        <w:r>
          <w:rPr>
            <w:color w:val="auto"/>
            <w:lang w:val="en-US"/>
          </w:rPr>
          <w:t>).</w:t>
        </w:r>
      </w:ins>
    </w:p>
    <w:p>
      <w:pPr>
        <w:pStyle w:val="TXF"/>
        <w:shd w:val="clear" w:color="000000" w:fill="auto"/>
        <w:rPr>
          <w:color w:val="auto"/>
          <w:lang w:val="en-US"/>
        </w:rPr>
        <w:pPrChange w:id="0" w:author="Raja Pari" w:date="2025-10-24T12:00:00Z">
          <w:pPr>
            <w:pStyle w:val="TX"/>
          </w:pPr>
        </w:pPrChange>
      </w:pPr>
      <w:r>
        <w:rPr>
          <w:color w:val="auto"/>
          <w:lang w:val="en-US"/>
        </w:rPr>
        <w:t xml:space="preserve">Homogeneity across datasets means that harmonization may succeed in one context but fail in another. </w:t>
      </w:r>
      <w:hyperlink w:anchor="Cheng_et_al__2024" w:tooltip="Cheng, C., Messerschmidt, L., Bravo, I., Waldbauer, M., Bhavikatti, R., Schenk, C., Grujic, V., Model, T., Kubinec, R., &amp; Barceló, J. (2024). A general primer for data harmonization. Scientific Data, 11(1), 152–14. https://doi-org.cyrano.ucmo.edu/10.1038/">
        <w:r>
          <w:rPr>
            <w:rStyle w:val="Hyperlink"/>
            <w:lang w:val="en-US"/>
          </w:rPr>
          <w:t xml:space="preserve">Cheng </w:t>
        </w:r>
        <w:r>
          <w:rPr>
            <w:rStyle w:val="Hyperlink"/>
            <w:i/>
            <w:lang w:val="en-US"/>
          </w:rPr>
          <w:t>et al</w:t>
        </w:r>
        <w:r>
          <w:rPr>
            <w:rStyle w:val="Hyperlink"/>
            <w:lang w:val="en-US"/>
          </w:rPr>
          <w:t>. (2024)</w:t>
        </w:r>
      </w:hyperlink>
      <w:r>
        <w:rPr>
          <w:color w:val="auto"/>
          <w:lang w:val="en-US"/>
        </w:rPr>
        <w:t xml:space="preserve"> treat syntax and format as synonymous, but information scientists distinguish between the two.</w:t>
      </w:r>
    </w:p>
    <w:p>
      <w:pPr>
        <w:pStyle w:val="TX"/>
        <w:shd w:val="clear" w:color="000000" w:fill="auto"/>
        <w:rPr>
          <w:color w:val="auto"/>
          <w:lang w:val="en-US"/>
        </w:rPr>
      </w:pPr>
      <w:r>
        <w:rPr>
          <w:color w:val="auto"/>
          <w:lang w:val="en-US"/>
        </w:rPr>
        <w:t>Despite challenges in harmonizing data on a grand scale, we know that harmonization is effective. The Helping to End Addiction Long-term (HEAL) Prevention Cooperative (HPC) has utilized data harmonization to examine a range of evidence-based interventions aimed at preventing opioid misuse (</w:t>
      </w:r>
      <w:r>
        <w:rPr>
          <w:rStyle w:val="Hyperlink"/>
          <w:lang w:val="en-US"/>
        </w:rPr>
        <w:t xml:space="preserve">Ridenour </w:t>
      </w:r>
      <w:r>
        <w:rPr>
          <w:rStyle w:val="Hyperlink"/>
          <w:i/>
          <w:lang w:val="en-US"/>
        </w:rPr>
        <w:t>et al</w:t>
      </w:r>
      <w:r>
        <w:rPr>
          <w:rStyle w:val="Hyperlink"/>
          <w:lang w:val="en-US"/>
        </w:rPr>
        <w:t>., 2023</w:t>
      </w:r>
      <w:r>
        <w:rPr>
          <w:color w:val="auto"/>
          <w:lang w:val="en-US"/>
        </w:rPr>
        <w:t>). Each of the 10 HPC projects has distinct characteristics (e.g., intervention strategies, theoretical models, settings, and populations) related to opioid misuse. The U.S. Institute of Museum and Library Services (IMLS) sponsored a harmonization effort in 2022 to evaluate public library programming outcomes (</w:t>
      </w:r>
      <w:r>
        <w:rPr>
          <w:rStyle w:val="Hyperlink"/>
          <w:lang w:val="en-US"/>
        </w:rPr>
        <w:t xml:space="preserve">Adkins </w:t>
      </w:r>
      <w:r>
        <w:rPr>
          <w:rStyle w:val="Hyperlink"/>
          <w:i/>
          <w:lang w:val="en-US"/>
        </w:rPr>
        <w:t>et al</w:t>
      </w:r>
      <w:r>
        <w:rPr>
          <w:rStyle w:val="Hyperlink"/>
          <w:lang w:val="en-US"/>
        </w:rPr>
        <w:t>., 2023</w:t>
      </w:r>
      <w:r>
        <w:rPr>
          <w:color w:val="auto"/>
          <w:lang w:val="en-US"/>
        </w:rPr>
        <w:t>). CFVP’s harmonization effort bridges and combines research, and the number of harmonization-based research applications is growing due to changing scientific norms and requirements for data sharing (</w:t>
      </w:r>
      <w:r>
        <w:rPr>
          <w:rStyle w:val="Hyperlink"/>
          <w:lang w:val="en-US"/>
        </w:rPr>
        <w:t>Nelson, 2022</w:t>
      </w:r>
      <w:r>
        <w:rPr>
          <w:color w:val="auto"/>
          <w:lang w:val="en-US"/>
        </w:rPr>
        <w:t xml:space="preserve">), as well as the </w:t>
      </w:r>
      <w:del w:id="80" w:author="Raja Pari" w:date="2025-10-24T11:53:00Z">
        <w:r>
          <w:rPr>
            <w:color w:val="auto"/>
            <w:lang w:val="en-US"/>
          </w:rPr>
          <w:delText>“</w:delText>
        </w:r>
      </w:del>
      <w:ins w:id="81" w:author="Raja Pari" w:date="2025-10-24T11:53:00Z">
        <w:r>
          <w:rPr>
            <w:color w:val="auto"/>
            <w:lang w:val="en-US"/>
          </w:rPr>
          <w:t>‘</w:t>
        </w:r>
      </w:ins>
      <w:r>
        <w:rPr>
          <w:color w:val="auto"/>
          <w:lang w:val="en-US"/>
        </w:rPr>
        <w:t>deluge</w:t>
      </w:r>
      <w:del w:id="82" w:author="Raja Pari" w:date="2025-10-24T11:53:00Z">
        <w:r>
          <w:rPr>
            <w:color w:val="auto"/>
            <w:lang w:val="en-US"/>
          </w:rPr>
          <w:delText>”</w:delText>
        </w:r>
      </w:del>
      <w:ins w:id="83" w:author="Raja Pari" w:date="2025-10-24T11:53:00Z">
        <w:r>
          <w:rPr>
            <w:color w:val="auto"/>
            <w:lang w:val="en-US"/>
          </w:rPr>
          <w:t>’</w:t>
        </w:r>
      </w:ins>
      <w:r>
        <w:rPr>
          <w:color w:val="auto"/>
          <w:lang w:val="en-US"/>
        </w:rPr>
        <w:t xml:space="preserve"> of data (</w:t>
      </w:r>
      <w:r>
        <w:rPr>
          <w:rStyle w:val="Hyperlink"/>
          <w:lang w:val="en-US"/>
        </w:rPr>
        <w:t>Hey and Trefethen, 2003</w:t>
      </w:r>
      <w:r>
        <w:rPr>
          <w:color w:val="auto"/>
          <w:lang w:val="en-US"/>
        </w:rPr>
        <w:t>) available to researchers.</w:t>
      </w:r>
    </w:p>
    <w:p>
      <w:pPr>
        <w:pStyle w:val="H2"/>
        <w:shd w:val="clear" w:color="000000" w:fill="auto"/>
        <w:rPr>
          <w:iCs/>
        </w:rPr>
      </w:pPr>
      <w:bookmarkStart w:id="4" w:name="_9uaipupyu867"/>
      <w:bookmarkEnd w:id="4"/>
      <w:r>
        <w:rPr>
          <w:iCs/>
          <w:rPrChange w:id="0" w:author="Raja Pari" w:date="2025-10-23T12:21:00Z">
            <w:rPr>
              <w:i/>
            </w:rPr>
          </w:rPrChange>
        </w:rPr>
        <w:t xml:space="preserve">Firearm </w:t>
      </w:r>
      <w:del w:id="85" w:author="Raja Pari" w:date="2025-10-24T12:04:00Z">
        <w:r>
          <w:rPr>
            <w:iCs/>
            <w:rPrChange w:id="0" w:author="Raja Pari" w:date="2025-10-23T12:21:00Z">
              <w:rPr>
                <w:i/>
              </w:rPr>
            </w:rPrChange>
          </w:rPr>
          <w:delText>I</w:delText>
        </w:r>
      </w:del>
      <w:ins w:id="87" w:author="Raja Pari" w:date="2025-10-24T12:04:00Z">
        <w:r>
          <w:rPr>
            <w:iCs/>
          </w:rPr>
          <w:t>i</w:t>
        </w:r>
      </w:ins>
      <w:r>
        <w:rPr>
          <w:iCs/>
          <w:rPrChange w:id="0" w:author="Raja Pari" w:date="2025-10-23T12:21:00Z">
            <w:rPr>
              <w:i/>
            </w:rPr>
          </w:rPrChange>
        </w:rPr>
        <w:t>njury-</w:t>
      </w:r>
      <w:del w:id="89" w:author="Raja Pari" w:date="2025-10-24T12:04:00Z">
        <w:r>
          <w:rPr>
            <w:iCs/>
            <w:rPrChange w:id="0" w:author="Raja Pari" w:date="2025-10-23T12:21:00Z">
              <w:rPr>
                <w:i/>
              </w:rPr>
            </w:rPrChange>
          </w:rPr>
          <w:delText>P</w:delText>
        </w:r>
      </w:del>
      <w:ins w:id="91" w:author="Raja Pari" w:date="2025-10-24T12:05:00Z">
        <w:r>
          <w:rPr>
            <w:iCs/>
          </w:rPr>
          <w:t>p</w:t>
        </w:r>
      </w:ins>
      <w:r>
        <w:rPr>
          <w:iCs/>
          <w:rPrChange w:id="0" w:author="Raja Pari" w:date="2025-10-23T12:21:00Z">
            <w:rPr>
              <w:i/>
            </w:rPr>
          </w:rPrChange>
        </w:rPr>
        <w:t xml:space="preserve">revention </w:t>
      </w:r>
      <w:del w:id="93" w:author="Raja Pari" w:date="2025-10-24T12:05:00Z">
        <w:r>
          <w:rPr>
            <w:iCs/>
            <w:rPrChange w:id="0" w:author="Raja Pari" w:date="2025-10-23T12:21:00Z">
              <w:rPr>
                <w:i/>
              </w:rPr>
            </w:rPrChange>
          </w:rPr>
          <w:delText>R</w:delText>
        </w:r>
      </w:del>
      <w:ins w:id="95" w:author="Raja Pari" w:date="2025-10-24T12:05:00Z">
        <w:r>
          <w:rPr>
            <w:iCs/>
          </w:rPr>
          <w:t>r</w:t>
        </w:r>
      </w:ins>
      <w:r>
        <w:rPr>
          <w:iCs/>
          <w:rPrChange w:id="0" w:author="Raja Pari" w:date="2025-10-23T12:21:00Z">
            <w:rPr>
              <w:i/>
            </w:rPr>
          </w:rPrChange>
        </w:rPr>
        <w:t xml:space="preserve">esearch and </w:t>
      </w:r>
      <w:del w:id="97" w:author="Raja Pari" w:date="2025-10-24T12:05:00Z">
        <w:r>
          <w:rPr>
            <w:iCs/>
            <w:rPrChange w:id="0" w:author="Raja Pari" w:date="2025-10-23T12:21:00Z">
              <w:rPr>
                <w:i/>
              </w:rPr>
            </w:rPrChange>
          </w:rPr>
          <w:delText>I</w:delText>
        </w:r>
      </w:del>
      <w:ins w:id="99" w:author="Raja Pari" w:date="2025-10-24T12:05:00Z">
        <w:r>
          <w:rPr>
            <w:iCs/>
          </w:rPr>
          <w:t>i</w:t>
        </w:r>
      </w:ins>
      <w:r>
        <w:rPr>
          <w:iCs/>
          <w:rPrChange w:id="0" w:author="Raja Pari" w:date="2025-10-23T12:21:00Z">
            <w:rPr>
              <w:i/>
            </w:rPr>
          </w:rPrChange>
        </w:rPr>
        <w:t xml:space="preserve">nformation </w:t>
      </w:r>
      <w:del w:id="101" w:author="Raja Pari" w:date="2025-10-24T12:05:00Z">
        <w:r>
          <w:rPr>
            <w:iCs/>
            <w:rPrChange w:id="0" w:author="Raja Pari" w:date="2025-10-23T12:21:00Z">
              <w:rPr>
                <w:i/>
              </w:rPr>
            </w:rPrChange>
          </w:rPr>
          <w:delText>N</w:delText>
        </w:r>
      </w:del>
      <w:ins w:id="103" w:author="Raja Pari" w:date="2025-10-24T12:05:00Z">
        <w:r>
          <w:rPr>
            <w:iCs/>
          </w:rPr>
          <w:t>n</w:t>
        </w:r>
      </w:ins>
      <w:r>
        <w:rPr>
          <w:iCs/>
          <w:rPrChange w:id="0" w:author="Raja Pari" w:date="2025-10-23T12:21:00Z">
            <w:rPr>
              <w:i/>
            </w:rPr>
          </w:rPrChange>
        </w:rPr>
        <w:t xml:space="preserve">eeds of </w:t>
      </w:r>
      <w:del w:id="105" w:author="Raja Pari" w:date="2025-10-24T12:05:00Z">
        <w:r>
          <w:rPr>
            <w:iCs/>
            <w:rPrChange w:id="0" w:author="Raja Pari" w:date="2025-10-23T12:21:00Z">
              <w:rPr>
                <w:i/>
              </w:rPr>
            </w:rPrChange>
          </w:rPr>
          <w:delText>R</w:delText>
        </w:r>
      </w:del>
      <w:ins w:id="107" w:author="Raja Pari" w:date="2025-10-24T12:05:00Z">
        <w:r>
          <w:rPr>
            <w:iCs/>
          </w:rPr>
          <w:t>r</w:t>
        </w:r>
      </w:ins>
      <w:r>
        <w:rPr>
          <w:iCs/>
          <w:rPrChange w:id="0" w:author="Raja Pari" w:date="2025-10-23T12:21:00Z">
            <w:rPr>
              <w:i/>
            </w:rPr>
          </w:rPrChange>
        </w:rPr>
        <w:t>esearchers</w:t>
      </w:r>
    </w:p>
    <w:p>
      <w:pPr>
        <w:pStyle w:val="TXF"/>
        <w:shd w:val="clear" w:color="000000" w:fill="auto"/>
        <w:rPr>
          <w:color w:val="auto"/>
          <w:lang w:val="en-US"/>
        </w:rPr>
      </w:pPr>
      <w:r>
        <w:rPr>
          <w:color w:val="auto"/>
          <w:lang w:val="en-US"/>
        </w:rPr>
        <w:t xml:space="preserve">As suggested earlier, the opportunity for research teams to utilize federal funding for FIP research presents new avenues for identifying patterns of violence and testing interventions aimed at reducing violence and promoting safety. The passage of the </w:t>
      </w:r>
      <w:r>
        <w:rPr>
          <w:i/>
          <w:color w:val="auto"/>
          <w:lang w:val="en-US"/>
        </w:rPr>
        <w:t>Dickey Amendment</w:t>
      </w:r>
      <w:r>
        <w:rPr>
          <w:color w:val="auto"/>
          <w:lang w:val="en-US"/>
        </w:rPr>
        <w:t xml:space="preserve"> and the subsequent moratorium on funding resulted in a decline in peer-reviewed FIP research articles, starting in 1996 (</w:t>
      </w:r>
      <w:r>
        <w:rPr>
          <w:rStyle w:val="Hyperlink"/>
          <w:lang w:val="en-US"/>
        </w:rPr>
        <w:t xml:space="preserve">Galea </w:t>
      </w:r>
      <w:r>
        <w:rPr>
          <w:rStyle w:val="Hyperlink"/>
          <w:i/>
          <w:lang w:val="en-US"/>
        </w:rPr>
        <w:t>et al</w:t>
      </w:r>
      <w:r>
        <w:rPr>
          <w:rStyle w:val="Hyperlink"/>
          <w:lang w:val="en-US"/>
        </w:rPr>
        <w:t>., 2018</w:t>
      </w:r>
      <w:r>
        <w:rPr>
          <w:color w:val="auto"/>
          <w:lang w:val="en-US"/>
        </w:rPr>
        <w:t xml:space="preserve">). Recent work focusing on FIP has set agendas for an entirely new generation of research. Cooper </w:t>
      </w:r>
      <w:r>
        <w:rPr>
          <w:i/>
          <w:color w:val="auto"/>
          <w:lang w:val="en-US"/>
        </w:rPr>
        <w:t>et al</w:t>
      </w:r>
      <w:r>
        <w:rPr>
          <w:color w:val="auto"/>
          <w:lang w:val="en-US"/>
        </w:rPr>
        <w:t xml:space="preserve">.’s (2022) survey found that FIP researchers rate suicide (29.6%), gun violence (20.1%), and violence prevention (18.3%) as the most important topics to study. During the COVID-19 pandemic, FIP research emphasized topics such as domestic violence, firearm storage, stay-at-home orders, and suicide (e.g., </w:t>
      </w:r>
      <w:commentRangeStart w:id="0"/>
      <w:r>
        <w:rPr>
          <w:color w:val="auto"/>
          <w:lang w:val="en-US"/>
        </w:rPr>
        <w:t xml:space="preserve">Anestis </w:t>
      </w:r>
      <w:r>
        <w:rPr>
          <w:i/>
          <w:color w:val="auto"/>
          <w:lang w:val="en-US"/>
        </w:rPr>
        <w:t>et al</w:t>
      </w:r>
      <w:r>
        <w:rPr>
          <w:color w:val="auto"/>
          <w:lang w:val="en-US"/>
        </w:rPr>
        <w:t>., 2021</w:t>
      </w:r>
      <w:r>
        <w:rPr>
          <w:color w:val="auto"/>
          <w:lang w:val="en-US"/>
        </w:rPr>
      </w:r>
      <w:commentRangeEnd w:id="0"/>
      <w:r>
        <w:commentReference w:id="0"/>
      </w:r>
      <w:r>
        <w:rPr>
          <w:color w:val="auto"/>
          <w:lang w:val="en-US"/>
        </w:rPr>
        <w:t xml:space="preserve">; </w:t>
      </w:r>
      <w:r>
        <w:rPr>
          <w:rStyle w:val="Hyperlink"/>
          <w:lang w:val="en-US"/>
        </w:rPr>
        <w:t xml:space="preserve">Duncan </w:t>
      </w:r>
      <w:r>
        <w:rPr>
          <w:rStyle w:val="Hyperlink"/>
          <w:i/>
          <w:lang w:val="en-US"/>
        </w:rPr>
        <w:t>et al</w:t>
      </w:r>
      <w:r>
        <w:rPr>
          <w:rStyle w:val="Hyperlink"/>
          <w:lang w:val="en-US"/>
        </w:rPr>
        <w:t>., 2020</w:t>
      </w:r>
      <w:r>
        <w:rPr>
          <w:color w:val="auto"/>
          <w:lang w:val="en-US"/>
        </w:rPr>
        <w:t xml:space="preserve">; </w:t>
      </w:r>
      <w:r>
        <w:rPr>
          <w:rStyle w:val="Hyperlink"/>
          <w:lang w:val="en-US"/>
        </w:rPr>
        <w:t xml:space="preserve">Lyons </w:t>
      </w:r>
      <w:r>
        <w:rPr>
          <w:rStyle w:val="Hyperlink"/>
          <w:i/>
          <w:lang w:val="en-US"/>
        </w:rPr>
        <w:t>et al</w:t>
      </w:r>
      <w:r>
        <w:rPr>
          <w:rStyle w:val="Hyperlink"/>
          <w:lang w:val="en-US"/>
        </w:rPr>
        <w:t>., 2021</w:t>
      </w:r>
      <w:r>
        <w:rPr>
          <w:color w:val="auto"/>
          <w:lang w:val="en-US"/>
        </w:rPr>
        <w:t>). Many researchers equate FIP and automobile safety research, which contributed to a 90% reduction in deaths per vehicle mile driven. Automobile safety was achieved through behavioral, engineering, policy, and cultural changes (</w:t>
      </w:r>
      <w:r>
        <w:rPr>
          <w:rStyle w:val="Hyperlink"/>
          <w:lang w:val="en-US"/>
        </w:rPr>
        <w:t xml:space="preserve">Roche </w:t>
      </w:r>
      <w:r>
        <w:rPr>
          <w:rStyle w:val="Hyperlink"/>
          <w:i/>
          <w:lang w:val="en-US"/>
        </w:rPr>
        <w:t>et al</w:t>
      </w:r>
      <w:r>
        <w:rPr>
          <w:rStyle w:val="Hyperlink"/>
          <w:lang w:val="en-US"/>
        </w:rPr>
        <w:t>., 2023</w:t>
      </w:r>
      <w:r>
        <w:rPr>
          <w:color w:val="auto"/>
          <w:lang w:val="en-US"/>
        </w:rPr>
        <w:t>, p. 583) at all levels of society, and FIP researchers replicating the strategy employed by auto safety researchers hope to produce similar outcomes.</w:t>
      </w:r>
    </w:p>
    <w:p>
      <w:pPr>
        <w:pStyle w:val="TX"/>
        <w:shd w:val="clear" w:color="000000" w:fill="auto"/>
        <w:rPr>
          <w:color w:val="auto"/>
          <w:lang w:val="en-US"/>
        </w:rPr>
      </w:pPr>
      <w:r>
        <w:rPr>
          <w:color w:val="auto"/>
          <w:lang w:val="en-US"/>
        </w:rPr>
        <w:t xml:space="preserve">One purpose of our project was to ensure that the CFVP properly supports and meets the information needs of FIP researchers. By </w:t>
      </w:r>
      <w:r>
        <w:rPr>
          <w:i/>
          <w:iCs/>
          <w:color w:val="auto"/>
          <w:lang w:val="en-US"/>
        </w:rPr>
        <w:t>information need</w:t>
      </w:r>
      <w:r>
        <w:rPr>
          <w:color w:val="auto"/>
          <w:lang w:val="en-US"/>
        </w:rPr>
        <w:t xml:space="preserve">, we mean the </w:t>
      </w:r>
      <w:del w:id="109" w:author="Raja Pari" w:date="2025-10-24T11:53:00Z">
        <w:r>
          <w:rPr>
            <w:color w:val="auto"/>
            <w:lang w:val="en-US"/>
          </w:rPr>
          <w:delText>“</w:delText>
        </w:r>
      </w:del>
      <w:ins w:id="110" w:author="Raja Pari" w:date="2025-10-24T11:53:00Z">
        <w:r>
          <w:rPr>
            <w:color w:val="auto"/>
            <w:lang w:val="en-US"/>
          </w:rPr>
          <w:t>‘</w:t>
        </w:r>
      </w:ins>
      <w:r>
        <w:rPr>
          <w:color w:val="auto"/>
          <w:lang w:val="en-US"/>
        </w:rPr>
        <w:t>information objects</w:t>
      </w:r>
      <w:del w:id="111" w:author="Raja Pari" w:date="2025-10-24T11:53:00Z">
        <w:r>
          <w:rPr>
            <w:color w:val="auto"/>
            <w:lang w:val="en-US"/>
          </w:rPr>
          <w:delText>”</w:delText>
        </w:r>
      </w:del>
      <w:ins w:id="112" w:author="Raja Pari" w:date="2025-10-24T11:53:00Z">
        <w:r>
          <w:rPr>
            <w:color w:val="auto"/>
            <w:lang w:val="en-US"/>
          </w:rPr>
          <w:t>’</w:t>
        </w:r>
      </w:ins>
      <w:r>
        <w:rPr>
          <w:color w:val="auto"/>
          <w:lang w:val="en-US"/>
        </w:rPr>
        <w:t xml:space="preserve"> (e.g., datasets</w:t>
      </w:r>
      <w:del w:id="113" w:author="Raja Pari" w:date="2025-10-26T16:11:00Z">
        <w:r>
          <w:rPr>
            <w:color w:val="auto"/>
            <w:lang w:val="en-US"/>
          </w:rPr>
          <w:delText>,</w:delText>
        </w:r>
      </w:del>
      <w:r>
        <w:rPr>
          <w:color w:val="auto"/>
          <w:lang w:val="en-US"/>
        </w:rPr>
        <w:t xml:space="preserve"> </w:t>
      </w:r>
      <w:ins w:id="114" w:author="Raja Pari" w:date="2025-10-26T16:11:00Z">
        <w:r>
          <w:rPr>
            <w:color w:val="auto"/>
            <w:lang w:val="en-US"/>
          </w:rPr>
          <w:t xml:space="preserve">and </w:t>
        </w:r>
      </w:ins>
      <w:r>
        <w:rPr>
          <w:color w:val="auto"/>
          <w:lang w:val="en-US"/>
        </w:rPr>
        <w:t>textual documents) required to conduct rational, empirically valid research (</w:t>
      </w:r>
      <w:r>
        <w:rPr>
          <w:rStyle w:val="Hyperlink"/>
          <w:lang w:val="en-US"/>
        </w:rPr>
        <w:t>Buckland, 1991</w:t>
      </w:r>
      <w:r>
        <w:rPr>
          <w:color w:val="auto"/>
          <w:lang w:val="en-US"/>
        </w:rPr>
        <w:t xml:space="preserve">; </w:t>
      </w:r>
      <w:r>
        <w:rPr>
          <w:rStyle w:val="Hyperlink"/>
          <w:lang w:val="en-US"/>
        </w:rPr>
        <w:t>Wilson, 2006</w:t>
      </w:r>
      <w:r>
        <w:rPr>
          <w:color w:val="auto"/>
          <w:lang w:val="en-US"/>
        </w:rPr>
        <w:t>). Case and Given</w:t>
      </w:r>
      <w:del w:id="115" w:author="Raja Pari" w:date="2025-10-24T15:54:00Z">
        <w:r>
          <w:rPr>
            <w:color w:val="auto"/>
            <w:lang w:val="en-US"/>
          </w:rPr>
          <w:delText>s</w:delText>
        </w:r>
      </w:del>
      <w:r>
        <w:rPr>
          <w:color w:val="auto"/>
          <w:lang w:val="en-US"/>
        </w:rPr>
        <w:t xml:space="preserve"> (2016) note that online information has alleviated concerns about information access for many scientists, but social networking, gatekeeping, and interpersonal knowledge sharing—the </w:t>
      </w:r>
      <w:del w:id="116" w:author="Raja Pari" w:date="2025-10-24T11:53:00Z">
        <w:r>
          <w:rPr>
            <w:color w:val="auto"/>
            <w:lang w:val="en-US"/>
          </w:rPr>
          <w:delText>“</w:delText>
        </w:r>
      </w:del>
      <w:ins w:id="117" w:author="Raja Pari" w:date="2025-10-24T11:53:00Z">
        <w:r>
          <w:rPr>
            <w:color w:val="auto"/>
            <w:lang w:val="en-US"/>
          </w:rPr>
          <w:t>‘</w:t>
        </w:r>
      </w:ins>
      <w:r>
        <w:rPr>
          <w:color w:val="auto"/>
          <w:lang w:val="en-US"/>
        </w:rPr>
        <w:t>invisible college</w:t>
      </w:r>
      <w:del w:id="118" w:author="Raja Pari" w:date="2025-10-24T11:53:00Z">
        <w:r>
          <w:rPr>
            <w:color w:val="auto"/>
            <w:lang w:val="en-US"/>
          </w:rPr>
          <w:delText>”</w:delText>
        </w:r>
      </w:del>
      <w:ins w:id="119" w:author="Raja Pari" w:date="2025-10-24T11:53:00Z">
        <w:r>
          <w:rPr>
            <w:color w:val="auto"/>
            <w:lang w:val="en-US"/>
          </w:rPr>
          <w:t>’</w:t>
        </w:r>
      </w:ins>
      <w:r>
        <w:rPr>
          <w:color w:val="auto"/>
          <w:lang w:val="en-US"/>
        </w:rPr>
        <w:t xml:space="preserve">—remain crucial. They found that social scientists frequently utilize administrative data. Healthcare providers need to be aware of research findings and their patients’ conditions (p. 253), so they consult textbooks, drug guides, and other resources in applied settings. Scholars who work </w:t>
      </w:r>
      <w:del w:id="120" w:author="Raja Pari" w:date="2025-10-24T11:53:00Z">
        <w:r>
          <w:rPr>
            <w:color w:val="auto"/>
            <w:lang w:val="en-US"/>
          </w:rPr>
          <w:delText>“</w:delText>
        </w:r>
      </w:del>
      <w:ins w:id="121" w:author="Raja Pari" w:date="2025-10-24T11:53:00Z">
        <w:r>
          <w:rPr>
            <w:color w:val="auto"/>
            <w:lang w:val="en-US"/>
          </w:rPr>
          <w:t>‘</w:t>
        </w:r>
      </w:ins>
      <w:r>
        <w:rPr>
          <w:color w:val="auto"/>
          <w:lang w:val="en-US"/>
        </w:rPr>
        <w:t>between disciplines,</w:t>
      </w:r>
      <w:del w:id="122" w:author="Raja Pari" w:date="2025-10-24T11:53:00Z">
        <w:r>
          <w:rPr>
            <w:color w:val="auto"/>
            <w:lang w:val="en-US"/>
          </w:rPr>
          <w:delText>”</w:delText>
        </w:r>
      </w:del>
      <w:ins w:id="123" w:author="Raja Pari" w:date="2025-10-24T11:53:00Z">
        <w:r>
          <w:rPr>
            <w:color w:val="auto"/>
            <w:lang w:val="en-US"/>
          </w:rPr>
          <w:t>’</w:t>
        </w:r>
      </w:ins>
      <w:r>
        <w:rPr>
          <w:color w:val="auto"/>
          <w:lang w:val="en-US"/>
        </w:rPr>
        <w:t xml:space="preserve"> like our interview participants, operate in a </w:t>
      </w:r>
      <w:del w:id="124" w:author="Raja Pari" w:date="2025-10-24T11:53:00Z">
        <w:r>
          <w:rPr>
            <w:color w:val="auto"/>
            <w:lang w:val="en-US"/>
          </w:rPr>
          <w:delText>“</w:delText>
        </w:r>
      </w:del>
      <w:ins w:id="125" w:author="Raja Pari" w:date="2025-10-24T11:53:00Z">
        <w:r>
          <w:rPr>
            <w:color w:val="auto"/>
            <w:lang w:val="en-US"/>
          </w:rPr>
          <w:t>‘</w:t>
        </w:r>
      </w:ins>
      <w:r>
        <w:rPr>
          <w:color w:val="auto"/>
          <w:lang w:val="en-US"/>
        </w:rPr>
        <w:t>scattered</w:t>
      </w:r>
      <w:del w:id="126" w:author="Raja Pari" w:date="2025-10-24T11:53:00Z">
        <w:r>
          <w:rPr>
            <w:color w:val="auto"/>
            <w:lang w:val="en-US"/>
          </w:rPr>
          <w:delText>”</w:delText>
        </w:r>
      </w:del>
      <w:ins w:id="127" w:author="Raja Pari" w:date="2025-10-24T11:53:00Z">
        <w:r>
          <w:rPr>
            <w:color w:val="auto"/>
            <w:lang w:val="en-US"/>
          </w:rPr>
          <w:t>’</w:t>
        </w:r>
      </w:ins>
      <w:r>
        <w:rPr>
          <w:color w:val="auto"/>
          <w:lang w:val="en-US"/>
        </w:rPr>
        <w:t xml:space="preserve"> information environment (p. 247).</w:t>
      </w:r>
    </w:p>
    <w:p>
      <w:pPr>
        <w:pStyle w:val="H2"/>
        <w:shd w:val="clear" w:color="000000" w:fill="auto"/>
        <w:rPr>
          <w:iCs/>
        </w:rPr>
      </w:pPr>
      <w:bookmarkStart w:id="5" w:name="_err2wni7p2q"/>
      <w:bookmarkEnd w:id="5"/>
      <w:r>
        <w:rPr>
          <w:iCs/>
          <w:rPrChange w:id="0" w:author="Raja Pari" w:date="2025-10-23T12:22:00Z">
            <w:rPr>
              <w:i/>
            </w:rPr>
          </w:rPrChange>
        </w:rPr>
        <w:t xml:space="preserve">Data </w:t>
      </w:r>
      <w:del w:id="129" w:author="Raja Pari" w:date="2025-10-24T12:05:00Z">
        <w:r>
          <w:rPr>
            <w:iCs/>
            <w:rPrChange w:id="0" w:author="Raja Pari" w:date="2025-10-23T12:22:00Z">
              <w:rPr>
                <w:i/>
              </w:rPr>
            </w:rPrChange>
          </w:rPr>
          <w:delText>I</w:delText>
        </w:r>
      </w:del>
      <w:ins w:id="131" w:author="Raja Pari" w:date="2025-10-24T12:05:00Z">
        <w:r>
          <w:rPr>
            <w:iCs/>
          </w:rPr>
          <w:t>i</w:t>
        </w:r>
      </w:ins>
      <w:r>
        <w:rPr>
          <w:iCs/>
          <w:rPrChange w:id="0" w:author="Raja Pari" w:date="2025-10-23T12:22:00Z">
            <w:rPr>
              <w:i/>
            </w:rPr>
          </w:rPrChange>
        </w:rPr>
        <w:t>nfrastructure</w:t>
      </w:r>
    </w:p>
    <w:p>
      <w:pPr>
        <w:pStyle w:val="TXF"/>
        <w:shd w:val="clear" w:color="000000" w:fill="auto"/>
        <w:rPr>
          <w:color w:val="auto"/>
          <w:lang w:val="en-US"/>
        </w:rPr>
      </w:pPr>
      <w:r>
        <w:rPr>
          <w:color w:val="auto"/>
          <w:lang w:val="en-US"/>
        </w:rPr>
        <w:t>Despite an increase in funding for FIP research, anecdotal reports from CFVP stakeholders suggest that data remains scattered, unavailable, or are only accessible in sites with limited access. Public health researchers aim to identify the underlying causes of population health issues to inform targeted behavioral and medical interventions. These researchers rely on accessible, accurate data.</w:t>
      </w:r>
    </w:p>
    <w:p>
      <w:pPr>
        <w:pStyle w:val="TX"/>
        <w:shd w:val="clear" w:color="000000" w:fill="auto"/>
        <w:rPr>
          <w:color w:val="auto"/>
          <w:lang w:val="en-US"/>
        </w:rPr>
      </w:pPr>
      <w:r>
        <w:rPr>
          <w:color w:val="auto"/>
          <w:lang w:val="en-US"/>
        </w:rPr>
        <w:t>FIP research has long been hindered by structural barriers, including a lack of funding and missing or low-quality data (</w:t>
      </w:r>
      <w:r>
        <w:rPr>
          <w:rStyle w:val="Hyperlink"/>
          <w:lang w:val="en-US"/>
        </w:rPr>
        <w:t>Jamieson, 2013</w:t>
      </w:r>
      <w:r>
        <w:rPr>
          <w:color w:val="auto"/>
          <w:lang w:val="en-US"/>
        </w:rPr>
        <w:t xml:space="preserve">). FIP researchers also need access to data describing communities, as well as information about the social, psychological, and behavioral levels of phenomena. </w:t>
      </w:r>
      <w:r>
        <w:rPr>
          <w:rStyle w:val="Hyperlink"/>
          <w:lang w:val="en-US"/>
        </w:rPr>
        <w:t>Magee (2023)</w:t>
      </w:r>
      <w:r>
        <w:rPr>
          <w:color w:val="auto"/>
          <w:lang w:val="en-US"/>
        </w:rPr>
        <w:t xml:space="preserve"> finds that firearm injury and fatality data are rarely accessible at the neighborhood level. A series of reports by the National Opinion Research Center (NORC) describe the fragmented state of America’s firearm data infrastructure (</w:t>
      </w:r>
      <w:r>
        <w:rPr>
          <w:rStyle w:val="Hyperlink"/>
          <w:lang w:val="en-US"/>
        </w:rPr>
        <w:t>Roman, 2020a</w:t>
      </w:r>
      <w:r>
        <w:rPr>
          <w:color w:val="auto"/>
          <w:lang w:val="en-US"/>
        </w:rPr>
        <w:t xml:space="preserve">, </w:t>
      </w:r>
      <w:r>
        <w:rPr>
          <w:rStyle w:val="Hyperlink"/>
          <w:lang w:val="en-US"/>
        </w:rPr>
        <w:t>2020</w:t>
      </w:r>
      <w:r>
        <w:rPr>
          <w:color w:val="auto"/>
          <w:lang w:val="en-US"/>
        </w:rPr>
        <w:t xml:space="preserve">b, </w:t>
      </w:r>
      <w:r>
        <w:rPr>
          <w:rStyle w:val="Hyperlink"/>
          <w:lang w:val="en-US"/>
        </w:rPr>
        <w:t>2020</w:t>
      </w:r>
      <w:r>
        <w:rPr>
          <w:color w:val="auto"/>
          <w:lang w:val="en-US"/>
        </w:rPr>
        <w:t>c</w:t>
      </w:r>
      <w:ins w:id="133" w:author="Raja Pari" w:date="2025-10-24T15:58:00Z">
        <w:r>
          <w:rPr>
            <w:color w:val="auto"/>
            <w:lang w:val="en-US"/>
          </w:rPr>
          <w:t>;</w:t>
        </w:r>
      </w:ins>
      <w:del w:id="134" w:author="Raja Pari" w:date="2025-10-24T15:58:00Z">
        <w:r>
          <w:rPr>
            <w:color w:val="auto"/>
            <w:lang w:val="en-US"/>
          </w:rPr>
          <w:delText>,</w:delText>
        </w:r>
      </w:del>
      <w:r>
        <w:rPr>
          <w:color w:val="auto"/>
          <w:lang w:val="en-US"/>
        </w:rPr>
        <w:t xml:space="preserve"> </w:t>
      </w:r>
      <w:ins w:id="135" w:author="Raja Pari" w:date="2025-10-24T15:58:00Z">
        <w:r>
          <w:rPr>
            <w:color w:val="auto"/>
            <w:lang w:val="en-US"/>
          </w:rPr>
          <w:t xml:space="preserve">Roman and Cook, </w:t>
        </w:r>
      </w:ins>
      <w:r>
        <w:rPr>
          <w:color w:val="auto"/>
          <w:lang w:val="en-US"/>
        </w:rPr>
        <w:t>2021). These reports find that data are scattered across sites that could function during the funding moratorium, including the Gun Violence Archive, the Centers for Disease Control and Prevention (CDC), the RAND Corporation, Boston University, the American College of Surgeons, and state administrative systems. Data about injuries, available from hospital trauma units, document psychological and social factors that drive firearm violence and injury (</w:t>
      </w:r>
      <w:r>
        <w:rPr>
          <w:rStyle w:val="Hyperlink"/>
          <w:lang w:val="en-US"/>
        </w:rPr>
        <w:t>Richardson, St Vil and Cooper, 2016</w:t>
      </w:r>
      <w:r>
        <w:rPr>
          <w:color w:val="auto"/>
          <w:lang w:val="en-US"/>
        </w:rPr>
        <w:t>). However, it is not hospital workers’ responsibility to clean and disseminate these data.</w:t>
      </w:r>
    </w:p>
    <w:p>
      <w:pPr>
        <w:pStyle w:val="TX"/>
        <w:shd w:val="clear" w:color="000000" w:fill="auto"/>
        <w:rPr>
          <w:color w:val="auto"/>
          <w:lang w:val="en-US"/>
        </w:rPr>
      </w:pPr>
      <w:r>
        <w:rPr>
          <w:color w:val="auto"/>
          <w:lang w:val="en-US"/>
        </w:rPr>
        <w:t xml:space="preserve">FIP researchers also need data generated using consistent definitions and reporting procedures, but neither is always supported by existing systems. </w:t>
      </w:r>
      <w:r>
        <w:rPr>
          <w:rStyle w:val="Hyperlink"/>
          <w:lang w:val="en-US"/>
        </w:rPr>
        <w:t xml:space="preserve">Gobaud </w:t>
      </w:r>
      <w:r>
        <w:rPr>
          <w:rStyle w:val="Hyperlink"/>
          <w:i/>
          <w:lang w:val="en-US"/>
        </w:rPr>
        <w:t>et al</w:t>
      </w:r>
      <w:r>
        <w:rPr>
          <w:rStyle w:val="Hyperlink"/>
          <w:lang w:val="en-US"/>
        </w:rPr>
        <w:t>. (2023)</w:t>
      </w:r>
      <w:r>
        <w:rPr>
          <w:color w:val="auto"/>
          <w:lang w:val="en-US"/>
        </w:rPr>
        <w:t xml:space="preserve"> assessed Gun Violence Archive (GVA) data from four U</w:t>
      </w:r>
      <w:del w:id="136" w:author="Raja Pari" w:date="2025-10-24T16:46:00Z">
        <w:r>
          <w:rPr>
            <w:color w:val="auto"/>
            <w:lang w:val="en-US"/>
          </w:rPr>
          <w:delText>.</w:delText>
        </w:r>
      </w:del>
      <w:r>
        <w:rPr>
          <w:color w:val="auto"/>
          <w:lang w:val="en-US"/>
        </w:rPr>
        <w:t>S</w:t>
      </w:r>
      <w:del w:id="137" w:author="Raja Pari" w:date="2025-10-24T16:46:00Z">
        <w:r>
          <w:rPr>
            <w:color w:val="auto"/>
            <w:lang w:val="en-US"/>
          </w:rPr>
          <w:delText>.</w:delText>
        </w:r>
      </w:del>
      <w:r>
        <w:rPr>
          <w:color w:val="auto"/>
          <w:lang w:val="en-US"/>
        </w:rPr>
        <w:t xml:space="preserve"> cities and found it was useful for studying urban areas. However, systematic biases and missing data, including data on nonfatal shootings, limit its research utility. To identify areas of overlap between the GVA and official records, </w:t>
      </w:r>
      <w:r>
        <w:rPr>
          <w:rStyle w:val="Hyperlink"/>
          <w:lang w:val="en-US"/>
        </w:rPr>
        <w:t>Magee (2023)</w:t>
      </w:r>
      <w:r>
        <w:rPr>
          <w:color w:val="auto"/>
          <w:lang w:val="en-US"/>
        </w:rPr>
        <w:t xml:space="preserve"> studied </w:t>
      </w:r>
      <w:del w:id="138" w:author="Raja Pari" w:date="2025-10-24T11:53:00Z">
        <w:r>
          <w:rPr>
            <w:color w:val="auto"/>
            <w:lang w:val="en-US"/>
          </w:rPr>
          <w:delText>“</w:delText>
        </w:r>
      </w:del>
      <w:ins w:id="139" w:author="Raja Pari" w:date="2025-10-24T11:53:00Z">
        <w:r>
          <w:rPr>
            <w:color w:val="auto"/>
            <w:lang w:val="en-US"/>
          </w:rPr>
          <w:t>‘</w:t>
        </w:r>
      </w:ins>
      <w:r>
        <w:rPr>
          <w:color w:val="auto"/>
          <w:lang w:val="en-US"/>
        </w:rPr>
        <w:t>the Nonfatal Shooting Review database, which is generated using information from both police incident reports and internal documents</w:t>
      </w:r>
      <w:del w:id="140" w:author="Raja Pari" w:date="2025-10-24T11:53:00Z">
        <w:r>
          <w:rPr>
            <w:color w:val="auto"/>
            <w:lang w:val="en-US"/>
          </w:rPr>
          <w:delText>”</w:delText>
        </w:r>
      </w:del>
      <w:ins w:id="141" w:author="Raja Pari" w:date="2025-10-24T11:53:00Z">
        <w:r>
          <w:rPr>
            <w:color w:val="auto"/>
            <w:lang w:val="en-US"/>
          </w:rPr>
          <w:t>’</w:t>
        </w:r>
      </w:ins>
      <w:r>
        <w:rPr>
          <w:color w:val="auto"/>
          <w:lang w:val="en-US"/>
        </w:rPr>
        <w:t xml:space="preserve"> (p. 303) in Indianapolis. The CDC’s National Violent Death Reporting System includes fatality data missing from Indianapolis, but it provides limited geographic information (</w:t>
      </w:r>
      <w:r>
        <w:rPr>
          <w:rStyle w:val="Hyperlink"/>
          <w:lang w:val="en-US"/>
        </w:rPr>
        <w:t>Barber, Cook and Parker, 2022</w:t>
      </w:r>
      <w:r>
        <w:rPr>
          <w:color w:val="auto"/>
          <w:lang w:val="en-US"/>
        </w:rPr>
        <w:t xml:space="preserve">). </w:t>
      </w:r>
      <w:r>
        <w:rPr>
          <w:rStyle w:val="Hyperlink"/>
          <w:lang w:val="en-US"/>
        </w:rPr>
        <w:t xml:space="preserve">Durkin </w:t>
      </w:r>
      <w:r>
        <w:rPr>
          <w:rStyle w:val="Hyperlink"/>
          <w:i/>
          <w:lang w:val="en-US"/>
        </w:rPr>
        <w:t>et al</w:t>
      </w:r>
      <w:r>
        <w:rPr>
          <w:rStyle w:val="Hyperlink"/>
          <w:lang w:val="en-US"/>
        </w:rPr>
        <w:t>. (2020)</w:t>
      </w:r>
      <w:r>
        <w:rPr>
          <w:color w:val="auto"/>
          <w:lang w:val="en-US"/>
        </w:rPr>
        <w:t xml:space="preserve"> note that states collect consistent data from </w:t>
      </w:r>
      <w:del w:id="142" w:author="Raja Pari" w:date="2025-10-24T11:53:00Z">
        <w:r>
          <w:rPr>
            <w:color w:val="auto"/>
            <w:lang w:val="en-US"/>
          </w:rPr>
          <w:delText>“</w:delText>
        </w:r>
      </w:del>
      <w:ins w:id="143" w:author="Raja Pari" w:date="2025-10-24T11:53:00Z">
        <w:r>
          <w:rPr>
            <w:color w:val="auto"/>
            <w:lang w:val="en-US"/>
          </w:rPr>
          <w:t>‘</w:t>
        </w:r>
      </w:ins>
      <w:r>
        <w:rPr>
          <w:color w:val="auto"/>
          <w:lang w:val="en-US"/>
        </w:rPr>
        <w:t>crime reports and public health systems</w:t>
      </w:r>
      <w:del w:id="144" w:author="Raja Pari" w:date="2025-10-24T11:53:00Z">
        <w:r>
          <w:rPr>
            <w:color w:val="auto"/>
            <w:lang w:val="en-US"/>
          </w:rPr>
          <w:delText>”</w:delText>
        </w:r>
      </w:del>
      <w:ins w:id="145" w:author="Raja Pari" w:date="2025-10-24T11:53:00Z">
        <w:r>
          <w:rPr>
            <w:color w:val="auto"/>
            <w:lang w:val="en-US"/>
          </w:rPr>
          <w:t>’</w:t>
        </w:r>
      </w:ins>
      <w:r>
        <w:rPr>
          <w:color w:val="auto"/>
          <w:lang w:val="en-US"/>
        </w:rPr>
        <w:t xml:space="preserve"> (p. 33). However, because each state has its own needs and priorities, the quality of data varies.</w:t>
      </w:r>
    </w:p>
    <w:p>
      <w:pPr>
        <w:pStyle w:val="H1"/>
        <w:shd w:val="clear" w:color="000000" w:fill="auto"/>
        <w:rPr/>
      </w:pPr>
      <w:r>
        <w:rPr/>
        <w:t>Methodology</w:t>
      </w:r>
    </w:p>
    <w:p>
      <w:pPr>
        <w:pStyle w:val="TXF"/>
        <w:shd w:val="clear" w:color="000000" w:fill="auto"/>
        <w:rPr>
          <w:color w:val="auto"/>
          <w:lang w:val="en-US"/>
        </w:rPr>
      </w:pPr>
      <w:r>
        <w:rPr>
          <w:color w:val="auto"/>
          <w:lang w:val="en-US"/>
        </w:rPr>
        <w:t xml:space="preserve">To support FIP researchers, the CFVP partnered with ICPSR to create an online collection of data. ICPSR is a well-established data archive that houses over 10,500 social science studies, comprising more than 255,000 data files across 17,750 data collections contributed by researchers, research centers, and governmental agencies. ICPSR maintains a web-based catalog that supports </w:t>
      </w:r>
      <w:del w:id="146" w:author="Raja Pari" w:date="2025-10-24T11:53:00Z">
        <w:r>
          <w:rPr>
            <w:color w:val="auto"/>
            <w:lang w:val="en-US"/>
          </w:rPr>
          <w:delText>“</w:delText>
        </w:r>
      </w:del>
      <w:ins w:id="147" w:author="Raja Pari" w:date="2025-10-24T11:53:00Z">
        <w:r>
          <w:rPr>
            <w:color w:val="auto"/>
            <w:lang w:val="en-US"/>
          </w:rPr>
          <w:t>‘</w:t>
        </w:r>
      </w:ins>
      <w:r>
        <w:rPr>
          <w:color w:val="auto"/>
          <w:lang w:val="en-US"/>
        </w:rPr>
        <w:t>faceted</w:t>
      </w:r>
      <w:del w:id="148" w:author="Raja Pari" w:date="2025-10-24T11:53:00Z">
        <w:r>
          <w:rPr>
            <w:color w:val="auto"/>
            <w:lang w:val="en-US"/>
          </w:rPr>
          <w:delText>”</w:delText>
        </w:r>
      </w:del>
      <w:ins w:id="149" w:author="Raja Pari" w:date="2025-10-24T11:53:00Z">
        <w:r>
          <w:rPr>
            <w:color w:val="auto"/>
            <w:lang w:val="en-US"/>
          </w:rPr>
          <w:t>’</w:t>
        </w:r>
      </w:ins>
      <w:r>
        <w:rPr>
          <w:color w:val="auto"/>
          <w:lang w:val="en-US"/>
        </w:rPr>
        <w:t xml:space="preserve"> data searches using metadata standards and controlled vocabularies. However, given the state of the art regarding FIP research, the information needs of researchers are not well understood. Thus, we asked three research three questions:</w:t>
      </w:r>
    </w:p>
    <w:p>
      <w:pPr>
        <w:pStyle w:val="TX"/>
        <w:shd w:val="clear" w:color="000000" w:fill="auto"/>
        <w:rPr>
          <w:color w:val="auto"/>
          <w:lang w:val="en-US"/>
        </w:rPr>
      </w:pPr>
      <w:r>
        <w:rPr>
          <w:b/>
          <w:color w:val="auto"/>
          <w:lang w:val="en-US"/>
        </w:rPr>
        <w:t>RQ1</w:t>
      </w:r>
      <w:r>
        <w:rPr>
          <w:color w:val="auto"/>
          <w:lang w:val="en-US"/>
        </w:rPr>
        <w:t>: What are the information needs of CFVP stakeholders?</w:t>
      </w:r>
    </w:p>
    <w:p>
      <w:pPr>
        <w:pStyle w:val="TX"/>
        <w:shd w:val="clear" w:color="000000" w:fill="auto"/>
        <w:rPr>
          <w:color w:val="auto"/>
          <w:lang w:val="en-US"/>
        </w:rPr>
      </w:pPr>
      <w:r>
        <w:rPr>
          <w:b/>
          <w:color w:val="auto"/>
          <w:lang w:val="en-US"/>
        </w:rPr>
        <w:t>RQ2</w:t>
      </w:r>
      <w:r>
        <w:rPr>
          <w:color w:val="auto"/>
          <w:lang w:val="en-US"/>
        </w:rPr>
        <w:t>: What data-related problems were expressed by the people we interviewed?</w:t>
      </w:r>
    </w:p>
    <w:p>
      <w:pPr>
        <w:pStyle w:val="TX"/>
        <w:shd w:val="clear" w:color="000000" w:fill="auto"/>
        <w:rPr>
          <w:color w:val="auto"/>
          <w:lang w:val="en-US"/>
        </w:rPr>
      </w:pPr>
      <w:r>
        <w:rPr>
          <w:b/>
          <w:color w:val="auto"/>
          <w:lang w:val="en-US"/>
        </w:rPr>
        <w:t>RQ3</w:t>
      </w:r>
      <w:r>
        <w:rPr>
          <w:color w:val="auto"/>
          <w:lang w:val="en-US"/>
        </w:rPr>
        <w:t>: What points of agreement exist about firearm violence and injury-prevention data among the people we interviewed?</w:t>
      </w:r>
    </w:p>
    <w:p>
      <w:pPr>
        <w:pStyle w:val="H2"/>
        <w:shd w:val="clear" w:color="000000" w:fill="auto"/>
        <w:rPr>
          <w:iCs/>
        </w:rPr>
      </w:pPr>
      <w:bookmarkStart w:id="6" w:name="_2z8i5yp30agl"/>
      <w:bookmarkEnd w:id="6"/>
      <w:r>
        <w:rPr>
          <w:iCs/>
          <w:rPrChange w:id="0" w:author="Raja Pari" w:date="2025-10-23T12:22:00Z">
            <w:rPr>
              <w:i/>
            </w:rPr>
          </w:rPrChange>
        </w:rPr>
        <w:t xml:space="preserve">Network </w:t>
      </w:r>
      <w:del w:id="151" w:author="Raja Pari" w:date="2025-10-24T12:05:00Z">
        <w:r>
          <w:rPr>
            <w:iCs/>
            <w:rPrChange w:id="0" w:author="Raja Pari" w:date="2025-10-23T12:22:00Z">
              <w:rPr>
                <w:i/>
              </w:rPr>
            </w:rPrChange>
          </w:rPr>
          <w:delText>S</w:delText>
        </w:r>
      </w:del>
      <w:ins w:id="153" w:author="Raja Pari" w:date="2025-10-24T12:05:00Z">
        <w:r>
          <w:rPr>
            <w:iCs/>
          </w:rPr>
          <w:t>s</w:t>
        </w:r>
      </w:ins>
      <w:r>
        <w:rPr>
          <w:iCs/>
          <w:rPrChange w:id="0" w:author="Raja Pari" w:date="2025-10-23T12:22:00Z">
            <w:rPr>
              <w:i/>
            </w:rPr>
          </w:rPrChange>
        </w:rPr>
        <w:t>takeholders</w:t>
      </w:r>
    </w:p>
    <w:p>
      <w:pPr>
        <w:pStyle w:val="TXF"/>
        <w:shd w:val="clear" w:color="000000" w:fill="auto"/>
        <w:rPr>
          <w:color w:val="auto"/>
          <w:lang w:val="en-US"/>
        </w:rPr>
      </w:pPr>
      <w:r>
        <w:rPr>
          <w:color w:val="auto"/>
          <w:lang w:val="en-US"/>
        </w:rPr>
        <w:t>To conduct this study, we interviewed CFVP stakeholders in three groups:</w:t>
      </w:r>
    </w:p>
    <w:p>
      <w:pPr>
        <w:pStyle w:val="BL"/>
        <w:shd w:val="clear" w:color="000000" w:fill="auto"/>
        <w:rPr>
          <w:color w:val="auto"/>
          <w:lang w:val="en-US"/>
        </w:rPr>
      </w:pPr>
      <w:r>
        <w:rPr>
          <w:color w:val="auto"/>
          <w:lang w:val="en-US"/>
        </w:rPr>
        <w:t xml:space="preserve">● </w:t>
      </w:r>
      <w:r>
        <w:rPr>
          <w:color w:val="auto"/>
          <w:lang w:val="en-US"/>
        </w:rPr>
        <w:t>Healthcare and public health researchers (e.g., sociologists and statisticians) affiliated with the CFVP,</w:t>
      </w:r>
    </w:p>
    <w:p>
      <w:pPr>
        <w:pStyle w:val="BL"/>
        <w:shd w:val="clear" w:color="000000" w:fill="auto"/>
        <w:rPr>
          <w:color w:val="auto"/>
          <w:lang w:val="en-US"/>
        </w:rPr>
      </w:pPr>
      <w:r>
        <w:rPr>
          <w:color w:val="auto"/>
          <w:lang w:val="en-US"/>
        </w:rPr>
        <w:t xml:space="preserve">● </w:t>
      </w:r>
      <w:r>
        <w:rPr>
          <w:color w:val="auto"/>
          <w:lang w:val="en-US"/>
        </w:rPr>
        <w:t>CFVP staff and administrators, and</w:t>
      </w:r>
    </w:p>
    <w:p>
      <w:pPr>
        <w:pStyle w:val="BL"/>
        <w:shd w:val="clear" w:color="000000" w:fill="auto"/>
        <w:rPr>
          <w:color w:val="auto"/>
          <w:lang w:val="en-US"/>
        </w:rPr>
      </w:pPr>
      <w:r>
        <w:rPr>
          <w:color w:val="auto"/>
          <w:lang w:val="en-US"/>
        </w:rPr>
        <w:t xml:space="preserve">● </w:t>
      </w:r>
      <w:r>
        <w:rPr>
          <w:color w:val="auto"/>
          <w:lang w:val="en-US"/>
        </w:rPr>
        <w:t>FIP criminologists who are not affiliated with the coordinating center, but whose research needs and experiences we sought to compare to those of public health researchers.</w:t>
      </w:r>
    </w:p>
    <w:p>
      <w:pPr>
        <w:pStyle w:val="TXF"/>
        <w:shd w:val="clear" w:color="000000" w:fill="auto"/>
        <w:rPr>
          <w:color w:val="auto"/>
          <w:lang w:val="en-US"/>
        </w:rPr>
      </w:pPr>
      <w:r>
        <w:rPr>
          <w:color w:val="auto"/>
          <w:lang w:val="en-US"/>
        </w:rPr>
        <w:t>These groups possessed diverse perspectives about the needs of, and issues faced by, FIP researchers. Public health and medical workers are the primary contributors to CFVP intervention evaluation studies and work closely with the center’s staff. CFVP staff were positioned to discuss the relationships among research studies and the broader FIP research landscape. Criminologists mostly relied on crime data and did not face the same problems as public health researchers during the funding moratorium.</w:t>
      </w:r>
    </w:p>
    <w:p>
      <w:pPr>
        <w:pStyle w:val="TX"/>
        <w:shd w:val="clear" w:color="000000" w:fill="auto"/>
        <w:rPr>
          <w:color w:val="auto"/>
          <w:lang w:val="en-US"/>
        </w:rPr>
      </w:pPr>
      <w:r>
        <w:rPr>
          <w:color w:val="auto"/>
          <w:lang w:val="en-US"/>
        </w:rPr>
        <w:t xml:space="preserve">We interviewed 15 people: five </w:t>
      </w:r>
      <w:r>
        <w:rPr>
          <w:i/>
          <w:color w:val="auto"/>
          <w:lang w:val="en-US"/>
        </w:rPr>
        <w:t>researchers working on CFVP-supported projects</w:t>
      </w:r>
      <w:r>
        <w:rPr>
          <w:color w:val="auto"/>
          <w:lang w:val="en-US"/>
        </w:rPr>
        <w:t xml:space="preserve">, four </w:t>
      </w:r>
      <w:r>
        <w:rPr>
          <w:i/>
          <w:color w:val="auto"/>
          <w:lang w:val="en-US"/>
        </w:rPr>
        <w:t>CFVP faculty and staff members</w:t>
      </w:r>
      <w:r>
        <w:rPr>
          <w:color w:val="auto"/>
          <w:lang w:val="en-US"/>
        </w:rPr>
        <w:t xml:space="preserve">, and six </w:t>
      </w:r>
      <w:r>
        <w:rPr>
          <w:i/>
          <w:color w:val="auto"/>
          <w:lang w:val="en-US"/>
        </w:rPr>
        <w:t>criminologists</w:t>
      </w:r>
      <w:r>
        <w:rPr>
          <w:color w:val="auto"/>
          <w:lang w:val="en-US"/>
        </w:rPr>
        <w:t xml:space="preserve"> identified through a review of FIP research projects in Google Scholar.</w:t>
      </w:r>
      <w:r>
        <w:rPr>
          <w:rStyle w:val="EndnoteReference"/>
          <w:color w:val="auto"/>
          <w:vertAlign w:val="superscript"/>
          <w:lang w:val="en-US"/>
        </w:rPr>
        <w:endnoteReference w:id="2"/>
      </w:r>
      <w:r>
        <w:rPr>
          <w:color w:val="auto"/>
          <w:lang w:val="en-US"/>
        </w:rPr>
        <w:t xml:space="preserve"> The researchers were multidisciplinary scholars who used diverse data types and research methodologies. Six participants worked in </w:t>
      </w:r>
      <w:r>
        <w:rPr>
          <w:i/>
          <w:color w:val="auto"/>
          <w:lang w:val="en-US"/>
        </w:rPr>
        <w:t>public health</w:t>
      </w:r>
      <w:r>
        <w:rPr>
          <w:color w:val="auto"/>
          <w:lang w:val="en-US"/>
        </w:rPr>
        <w:t xml:space="preserve">, four in </w:t>
      </w:r>
      <w:r>
        <w:rPr>
          <w:i/>
          <w:color w:val="auto"/>
          <w:lang w:val="en-US"/>
        </w:rPr>
        <w:t>crime and criminal justice</w:t>
      </w:r>
      <w:r>
        <w:rPr>
          <w:color w:val="auto"/>
          <w:lang w:val="en-US"/>
        </w:rPr>
        <w:t xml:space="preserve">, two in </w:t>
      </w:r>
      <w:r>
        <w:rPr>
          <w:i/>
          <w:color w:val="auto"/>
          <w:lang w:val="en-US"/>
        </w:rPr>
        <w:t>biostatistics</w:t>
      </w:r>
      <w:r>
        <w:rPr>
          <w:color w:val="auto"/>
          <w:lang w:val="en-US"/>
        </w:rPr>
        <w:t xml:space="preserve">, and two in </w:t>
      </w:r>
      <w:r>
        <w:rPr>
          <w:i/>
          <w:color w:val="auto"/>
          <w:lang w:val="en-US"/>
        </w:rPr>
        <w:t>public administration</w:t>
      </w:r>
      <w:r>
        <w:rPr>
          <w:color w:val="auto"/>
          <w:lang w:val="en-US"/>
        </w:rPr>
        <w:t xml:space="preserve">. </w:t>
      </w:r>
      <w:r>
        <w:rPr>
          <w:i/>
          <w:color w:val="auto"/>
          <w:lang w:val="en-US"/>
        </w:rPr>
        <w:t>Biopsychology</w:t>
      </w:r>
      <w:r>
        <w:rPr>
          <w:color w:val="auto"/>
          <w:lang w:val="en-US"/>
        </w:rPr>
        <w:t xml:space="preserve">, </w:t>
      </w:r>
      <w:r>
        <w:rPr>
          <w:i/>
          <w:color w:val="auto"/>
          <w:lang w:val="en-US"/>
        </w:rPr>
        <w:t>community psychology</w:t>
      </w:r>
      <w:r>
        <w:rPr>
          <w:color w:val="auto"/>
          <w:lang w:val="en-US"/>
        </w:rPr>
        <w:t xml:space="preserve">, </w:t>
      </w:r>
      <w:r>
        <w:rPr>
          <w:i/>
          <w:color w:val="auto"/>
          <w:lang w:val="en-US"/>
        </w:rPr>
        <w:t>economics</w:t>
      </w:r>
      <w:r>
        <w:rPr>
          <w:color w:val="auto"/>
          <w:lang w:val="en-US"/>
        </w:rPr>
        <w:t xml:space="preserve">, </w:t>
      </w:r>
      <w:r>
        <w:rPr>
          <w:i/>
          <w:color w:val="auto"/>
          <w:lang w:val="en-US"/>
        </w:rPr>
        <w:t>education</w:t>
      </w:r>
      <w:r>
        <w:rPr>
          <w:color w:val="auto"/>
          <w:lang w:val="en-US"/>
        </w:rPr>
        <w:t xml:space="preserve">, </w:t>
      </w:r>
      <w:r>
        <w:rPr>
          <w:i/>
          <w:color w:val="auto"/>
          <w:lang w:val="en-US"/>
        </w:rPr>
        <w:t>nursing</w:t>
      </w:r>
      <w:r>
        <w:rPr>
          <w:color w:val="auto"/>
          <w:lang w:val="en-US"/>
        </w:rPr>
        <w:t xml:space="preserve">, </w:t>
      </w:r>
      <w:r>
        <w:rPr>
          <w:i/>
          <w:color w:val="auto"/>
          <w:lang w:val="en-US"/>
        </w:rPr>
        <w:t>organizational psychology</w:t>
      </w:r>
      <w:r>
        <w:rPr>
          <w:color w:val="auto"/>
          <w:lang w:val="en-US"/>
        </w:rPr>
        <w:t xml:space="preserve">, </w:t>
      </w:r>
      <w:r>
        <w:rPr>
          <w:i/>
          <w:color w:val="auto"/>
          <w:lang w:val="en-US"/>
        </w:rPr>
        <w:t>pediatrics</w:t>
      </w:r>
      <w:r>
        <w:rPr>
          <w:color w:val="auto"/>
          <w:lang w:val="en-US"/>
        </w:rPr>
        <w:t xml:space="preserve">, </w:t>
      </w:r>
      <w:r>
        <w:rPr>
          <w:i/>
          <w:color w:val="auto"/>
          <w:lang w:val="en-US"/>
        </w:rPr>
        <w:t>psychology</w:t>
      </w:r>
      <w:r>
        <w:rPr>
          <w:color w:val="auto"/>
          <w:lang w:val="en-US"/>
        </w:rPr>
        <w:t xml:space="preserve">, </w:t>
      </w:r>
      <w:r>
        <w:rPr>
          <w:i/>
          <w:color w:val="auto"/>
          <w:lang w:val="en-US"/>
        </w:rPr>
        <w:t>quantitative psychology</w:t>
      </w:r>
      <w:r>
        <w:rPr>
          <w:color w:val="auto"/>
          <w:lang w:val="en-US"/>
        </w:rPr>
        <w:t xml:space="preserve">, </w:t>
      </w:r>
      <w:r>
        <w:rPr>
          <w:i/>
          <w:color w:val="auto"/>
          <w:lang w:val="en-US"/>
        </w:rPr>
        <w:t>social work</w:t>
      </w:r>
      <w:r>
        <w:rPr>
          <w:iCs/>
          <w:color w:val="auto"/>
          <w:lang w:val="en-US"/>
          <w:lang w:val="en-US"/>
          <w:rPrChange w:id="0" w:author="Raja Pari" w:date="2025-10-24T12:27:00Z">
            <w:rPr>
              <w:i/>
            </w:rPr>
          </w:rPrChange>
        </w:rPr>
        <w:t>,</w:t>
      </w:r>
      <w:r>
        <w:rPr>
          <w:i/>
          <w:color w:val="auto"/>
          <w:lang w:val="en-US"/>
        </w:rPr>
        <w:t xml:space="preserve"> sociology</w:t>
      </w:r>
      <w:r>
        <w:rPr>
          <w:color w:val="auto"/>
          <w:lang w:val="en-US"/>
        </w:rPr>
        <w:t xml:space="preserve">, and </w:t>
      </w:r>
      <w:r>
        <w:rPr>
          <w:i/>
          <w:color w:val="auto"/>
          <w:lang w:val="en-US"/>
        </w:rPr>
        <w:t>trauma surgery</w:t>
      </w:r>
      <w:r>
        <w:rPr>
          <w:color w:val="auto"/>
          <w:lang w:val="en-US"/>
        </w:rPr>
        <w:t xml:space="preserve"> were each represented by one researcher. Seven used </w:t>
      </w:r>
      <w:r>
        <w:rPr>
          <w:i/>
          <w:color w:val="auto"/>
          <w:lang w:val="en-US"/>
        </w:rPr>
        <w:t>mixed methods</w:t>
      </w:r>
      <w:r>
        <w:rPr>
          <w:iCs/>
          <w:color w:val="auto"/>
          <w:lang w:val="en-US"/>
          <w:lang w:val="en-US"/>
          <w:rPrChange w:id="0" w:author="Raja Pari" w:date="2025-10-24T12:27:00Z">
            <w:rPr>
              <w:i/>
            </w:rPr>
          </w:rPrChange>
        </w:rPr>
        <w:t>,</w:t>
      </w:r>
      <w:r>
        <w:rPr>
          <w:color w:val="auto"/>
          <w:lang w:val="en-US"/>
        </w:rPr>
        <w:t xml:space="preserve"> and five were </w:t>
      </w:r>
      <w:r>
        <w:rPr>
          <w:i/>
          <w:color w:val="auto"/>
          <w:lang w:val="en-US"/>
        </w:rPr>
        <w:t>quantitative researchers</w:t>
      </w:r>
      <w:r>
        <w:rPr>
          <w:color w:val="auto"/>
          <w:lang w:val="en-US"/>
        </w:rPr>
        <w:t xml:space="preserve">. Two reported that they used </w:t>
      </w:r>
      <w:r>
        <w:rPr>
          <w:i/>
          <w:color w:val="auto"/>
          <w:lang w:val="en-US"/>
        </w:rPr>
        <w:t>computational methods</w:t>
      </w:r>
      <w:r>
        <w:rPr>
          <w:color w:val="auto"/>
          <w:lang w:val="en-US"/>
        </w:rPr>
        <w:t xml:space="preserve">, and two were </w:t>
      </w:r>
      <w:r>
        <w:rPr>
          <w:i/>
          <w:color w:val="auto"/>
          <w:lang w:val="en-US"/>
        </w:rPr>
        <w:t>experimental researchers</w:t>
      </w:r>
      <w:r>
        <w:rPr>
          <w:color w:val="auto"/>
          <w:lang w:val="en-US"/>
        </w:rPr>
        <w:t xml:space="preserve">. Nine stated that they relied on </w:t>
      </w:r>
      <w:r>
        <w:rPr>
          <w:i/>
          <w:color w:val="auto"/>
          <w:lang w:val="en-US"/>
        </w:rPr>
        <w:t>secondary data</w:t>
      </w:r>
      <w:r>
        <w:rPr>
          <w:color w:val="auto"/>
          <w:lang w:val="en-US"/>
        </w:rPr>
        <w:t xml:space="preserve"> for their research, while six used </w:t>
      </w:r>
      <w:r>
        <w:rPr>
          <w:i/>
          <w:color w:val="auto"/>
          <w:lang w:val="en-US"/>
        </w:rPr>
        <w:t>original data</w:t>
      </w:r>
      <w:r>
        <w:rPr>
          <w:color w:val="auto"/>
          <w:lang w:val="en-US"/>
        </w:rPr>
        <w:t xml:space="preserve"> they collected.</w:t>
      </w:r>
    </w:p>
    <w:p>
      <w:pPr>
        <w:pStyle w:val="TX"/>
        <w:shd w:val="clear" w:color="000000" w:fill="auto"/>
        <w:rPr>
          <w:color w:val="auto"/>
          <w:lang w:val="en-US"/>
        </w:rPr>
      </w:pPr>
      <w:r>
        <w:rPr>
          <w:color w:val="auto"/>
          <w:lang w:val="en-US"/>
        </w:rPr>
        <w:t xml:space="preserve">We did not employ a formal sampling approach when selecting interview participants, because our study’s goal was not to produce generalizable scientific knowledge—it was a user study. We elaborate on this point in the paper section below. However, we did recruit what might be called a </w:t>
      </w:r>
      <w:r>
        <w:rPr>
          <w:i/>
          <w:iCs/>
          <w:color w:val="auto"/>
          <w:lang w:val="en-US"/>
        </w:rPr>
        <w:t>maximum variation sample</w:t>
      </w:r>
      <w:r>
        <w:rPr>
          <w:color w:val="auto"/>
          <w:lang w:val="en-US"/>
        </w:rPr>
        <w:t xml:space="preserve"> of individuals </w:t>
      </w:r>
      <w:del w:id="157" w:author="Raja Pari" w:date="2025-10-24T11:53:00Z">
        <w:r>
          <w:rPr>
            <w:color w:val="auto"/>
            <w:lang w:val="en-US"/>
          </w:rPr>
          <w:delText>“</w:delText>
        </w:r>
      </w:del>
      <w:ins w:id="158" w:author="Raja Pari" w:date="2025-10-24T11:53:00Z">
        <w:r>
          <w:rPr>
            <w:color w:val="auto"/>
            <w:lang w:val="en-US"/>
          </w:rPr>
          <w:t>‘</w:t>
        </w:r>
      </w:ins>
      <w:r>
        <w:rPr>
          <w:color w:val="auto"/>
          <w:lang w:val="en-US"/>
        </w:rPr>
        <w:t>to document unique or diverse variations</w:t>
      </w:r>
      <w:del w:id="159" w:author="Raja Pari" w:date="2025-10-24T11:53:00Z">
        <w:r>
          <w:rPr>
            <w:color w:val="auto"/>
            <w:lang w:val="en-US"/>
          </w:rPr>
          <w:delText>”</w:delText>
        </w:r>
      </w:del>
      <w:ins w:id="160" w:author="Raja Pari" w:date="2025-10-24T11:53:00Z">
        <w:r>
          <w:rPr>
            <w:color w:val="auto"/>
            <w:lang w:val="en-US"/>
          </w:rPr>
          <w:t>’</w:t>
        </w:r>
      </w:ins>
      <w:r>
        <w:rPr>
          <w:color w:val="auto"/>
          <w:lang w:val="en-US"/>
        </w:rPr>
        <w:t xml:space="preserve"> among FIP researchers (</w:t>
      </w:r>
      <w:r>
        <w:rPr>
          <w:rStyle w:val="Hyperlink"/>
          <w:lang w:val="en-US"/>
        </w:rPr>
        <w:t xml:space="preserve">Palinkas </w:t>
      </w:r>
      <w:r>
        <w:rPr>
          <w:rStyle w:val="Hyperlink"/>
          <w:i/>
          <w:lang w:val="en-US"/>
        </w:rPr>
        <w:t>et al</w:t>
      </w:r>
      <w:r>
        <w:rPr>
          <w:rStyle w:val="Hyperlink"/>
          <w:lang w:val="en-US"/>
        </w:rPr>
        <w:t>., 2015</w:t>
      </w:r>
      <w:r>
        <w:rPr>
          <w:color w:val="auto"/>
          <w:lang w:val="en-US"/>
        </w:rPr>
        <w:t xml:space="preserve">; </w:t>
      </w:r>
      <w:r>
        <w:rPr>
          <w:rStyle w:val="Hyperlink"/>
          <w:lang w:val="en-US"/>
        </w:rPr>
        <w:t>Patton, 2002</w:t>
      </w:r>
      <w:r>
        <w:rPr>
          <w:color w:val="auto"/>
          <w:lang w:val="en-US"/>
        </w:rPr>
        <w:t>). Central to our effort was the goal of developing a resource including archived and indexed FIP datasets. To develop this resource, we needed to better understand FIP researchers’ information needs.</w:t>
      </w:r>
    </w:p>
    <w:p>
      <w:pPr>
        <w:pStyle w:val="H2"/>
        <w:shd w:val="clear" w:color="000000" w:fill="auto"/>
        <w:rPr>
          <w:iCs/>
        </w:rPr>
      </w:pPr>
      <w:r>
        <w:rPr>
          <w:iCs/>
          <w:rPrChange w:id="0" w:author="Raja Pari" w:date="2025-10-23T12:23:00Z">
            <w:rPr>
              <w:i/>
            </w:rPr>
          </w:rPrChange>
        </w:rPr>
        <w:t xml:space="preserve">Semi-structured </w:t>
      </w:r>
      <w:del w:id="162" w:author="Raja Pari" w:date="2025-10-24T12:05:00Z">
        <w:r>
          <w:rPr>
            <w:iCs/>
            <w:rPrChange w:id="0" w:author="Raja Pari" w:date="2025-10-23T12:23:00Z">
              <w:rPr>
                <w:i/>
              </w:rPr>
            </w:rPrChange>
          </w:rPr>
          <w:delText>I</w:delText>
        </w:r>
      </w:del>
      <w:ins w:id="164" w:author="Raja Pari" w:date="2025-10-24T12:05:00Z">
        <w:r>
          <w:rPr>
            <w:iCs/>
          </w:rPr>
          <w:t>i</w:t>
        </w:r>
      </w:ins>
      <w:r>
        <w:rPr>
          <w:iCs/>
          <w:rPrChange w:id="0" w:author="Raja Pari" w:date="2025-10-23T12:23:00Z">
            <w:rPr>
              <w:i/>
            </w:rPr>
          </w:rPrChange>
        </w:rPr>
        <w:t>nterviews</w:t>
      </w:r>
    </w:p>
    <w:p>
      <w:pPr>
        <w:pStyle w:val="TXF"/>
        <w:shd w:val="clear" w:color="000000" w:fill="auto"/>
        <w:rPr>
          <w:color w:val="auto"/>
          <w:lang w:val="en-US"/>
        </w:rPr>
      </w:pPr>
      <w:r>
        <w:rPr>
          <w:color w:val="auto"/>
          <w:lang w:val="en-US"/>
        </w:rPr>
        <w:t xml:space="preserve">Because this was a quality improvement (QI) project, our goal was not to collect generalizable information but to support CFVP stakeholders. At least two interviewers conducted each interview, providing participants with opportunities to elaborate on their responses and address unanticipated topics that arose during interviews. Each interview began with an explanation of the study’s purpose and a clarification that the project did not constitute </w:t>
      </w:r>
      <w:del w:id="166" w:author="Raja Pari" w:date="2025-10-24T11:53:00Z">
        <w:r>
          <w:rPr>
            <w:color w:val="auto"/>
            <w:lang w:val="en-US"/>
          </w:rPr>
          <w:delText>“</w:delText>
        </w:r>
      </w:del>
      <w:ins w:id="167" w:author="Raja Pari" w:date="2025-10-24T11:53:00Z">
        <w:r>
          <w:rPr>
            <w:color w:val="auto"/>
            <w:lang w:val="en-US"/>
          </w:rPr>
          <w:t>‘</w:t>
        </w:r>
      </w:ins>
      <w:r>
        <w:rPr>
          <w:color w:val="auto"/>
          <w:lang w:val="en-US"/>
        </w:rPr>
        <w:t>human subjects research.</w:t>
      </w:r>
      <w:del w:id="168" w:author="Raja Pari" w:date="2025-10-24T11:53:00Z">
        <w:r>
          <w:rPr>
            <w:color w:val="auto"/>
            <w:lang w:val="en-US"/>
          </w:rPr>
          <w:delText>”</w:delText>
        </w:r>
      </w:del>
      <w:ins w:id="169" w:author="Raja Pari" w:date="2025-10-24T11:53:00Z">
        <w:r>
          <w:rPr>
            <w:color w:val="auto"/>
            <w:lang w:val="en-US"/>
          </w:rPr>
          <w:t>’</w:t>
        </w:r>
      </w:ins>
      <w:r>
        <w:rPr>
          <w:color w:val="auto"/>
          <w:lang w:val="en-US"/>
        </w:rPr>
        <w:t xml:space="preserve"> For good measure, and to align with good research practice, we asked for participants’ consent to participate in, record, and then transcribe our interviews. Next, we asked each researcher about their discipline, the type of research they conduct related to FIP, the research methods they have used in this work, the data that would enhance their research, and data-related problems they have faced in the past (e.g., availability, cost, </w:t>
      </w:r>
      <w:ins w:id="170" w:author="Raja Pari" w:date="2025-10-26T15:51:00Z">
        <w:r>
          <w:rPr>
            <w:color w:val="auto"/>
            <w:lang w:val="en-US"/>
          </w:rPr>
          <w:t xml:space="preserve">and </w:t>
        </w:r>
      </w:ins>
      <w:r>
        <w:rPr>
          <w:color w:val="auto"/>
          <w:lang w:val="en-US"/>
        </w:rPr>
        <w:t xml:space="preserve">documentation). Next, we asked participants to envision an ideal data resource for their work and the support they needed from CFVP to succeed (e.g., help accessing restricted or sensitive data). Our participants did not represent all FIP researchers, but given the small size of our research community, our findings were sufficient. See </w:t>
      </w:r>
      <w:r>
        <w:rPr>
          <w:color w:val="auto"/>
          <w:lang w:val="en-US"/>
          <w:lang w:val="en-US"/>
          <w:rPrChange w:id="0" w:author="Raja Pari" w:date="2025-10-24T12:27:00Z">
            <w:rPr>
              <w:i/>
              <w:iCs/>
            </w:rPr>
          </w:rPrChange>
        </w:rPr>
        <w:t>Appendix A</w:t>
      </w:r>
      <w:r>
        <w:rPr>
          <w:color w:val="auto"/>
          <w:lang w:val="en-US"/>
        </w:rPr>
        <w:t xml:space="preserve"> for the interview questions that we asked.</w:t>
      </w:r>
    </w:p>
    <w:p>
      <w:pPr>
        <w:pStyle w:val="TX"/>
        <w:shd w:val="clear" w:color="000000" w:fill="auto"/>
        <w:rPr>
          <w:color w:val="auto"/>
          <w:lang w:val="en-US"/>
        </w:rPr>
      </w:pPr>
      <w:r>
        <w:rPr>
          <w:color w:val="auto"/>
          <w:lang w:val="en-US"/>
        </w:rPr>
        <w:t xml:space="preserve">We used an </w:t>
      </w:r>
      <w:r>
        <w:rPr>
          <w:i/>
          <w:iCs/>
          <w:color w:val="auto"/>
          <w:lang w:val="en-US"/>
        </w:rPr>
        <w:t>investigator triangulation strategy</w:t>
      </w:r>
      <w:r>
        <w:rPr>
          <w:color w:val="auto"/>
          <w:lang w:val="en-US"/>
        </w:rPr>
        <w:t>, adapted from Guba and Lincoln (1985; as cited in Korstjens and Moser, 2017), to increase the trustworthiness of our analysis. This required all three authors to participate in the coding, analysis, and interpretation of the interviews. Two authors conducted the initial thematic analysis by reading through each interview multiple times and identifying common themes to address our research questions. When reading interview transcripts, we created memos that noted participants’ experiences and identified relevant quotations. Next, we reviewed the interviews as a group, assigning thematic labels to highlighted passages. We followed this iterative process until no new information emerged. Finally, the third author reviewed the codes, conducted spot checks, and synthesized themes in an Excel spreadsheet to confirm our analysis. The result was an organized set of textual passages from domain experts that we used to answer our research questions.</w:t>
      </w:r>
    </w:p>
    <w:p>
      <w:pPr>
        <w:pStyle w:val="H1"/>
        <w:shd w:val="clear" w:color="000000" w:fill="auto"/>
        <w:rPr/>
      </w:pPr>
      <w:r>
        <w:rPr/>
        <w:t>Findings</w:t>
      </w:r>
    </w:p>
    <w:p>
      <w:pPr>
        <w:pStyle w:val="TXF"/>
        <w:shd w:val="clear" w:color="000000" w:fill="auto"/>
        <w:rPr>
          <w:color w:val="auto"/>
          <w:lang w:val="en-US"/>
        </w:rPr>
      </w:pPr>
      <w:r>
        <w:rPr>
          <w:color w:val="auto"/>
          <w:lang w:val="en-US"/>
        </w:rPr>
        <w:t xml:space="preserve">There were eight themes in our interviews. </w:t>
      </w:r>
      <w:del w:id="172" w:author="Raja Pari" w:date="2025-10-26T15:52:00Z">
        <w:r>
          <w:rPr>
            <w:color w:val="auto"/>
            <w:lang w:val="en-US"/>
          </w:rPr>
          <w:delText>i</w:delText>
        </w:r>
      </w:del>
      <w:ins w:id="173" w:author="Raja Pari" w:date="2025-10-26T15:52:00Z">
        <w:r>
          <w:rPr>
            <w:color w:val="auto"/>
            <w:lang w:val="en-US"/>
          </w:rPr>
          <w:t>I</w:t>
        </w:r>
      </w:ins>
      <w:r>
        <w:rPr>
          <w:color w:val="auto"/>
          <w:lang w:val="en-US"/>
        </w:rPr>
        <w:t xml:space="preserve">n this section we discuss these themes. See </w:t>
      </w:r>
      <w:r>
        <w:rPr>
          <w:color w:val="auto"/>
          <w:lang w:val="en-US"/>
          <w:rPrChange w:id="0" w:author="Raja Pari" w:date="2025-10-23T12:23:00Z">
            <w:rPr>
              <w:i/>
              <w:iCs/>
            </w:rPr>
          </w:rPrChange>
        </w:rPr>
        <w:t>Table 1</w:t>
      </w:r>
      <w:r>
        <w:rPr>
          <w:color w:val="auto"/>
          <w:lang w:val="en-US"/>
        </w:rPr>
        <w:t xml:space="preserve"> for these themes and interview passages that we provide as examples of what the themes describe.</w:t>
      </w:r>
    </w:p>
    <w:p>
      <w:pPr>
        <w:pStyle w:val="H2"/>
        <w:shd w:val="clear" w:color="000000" w:fill="auto"/>
        <w:rPr>
          <w:iCs/>
        </w:rPr>
      </w:pPr>
      <w:r>
        <w:rPr>
          <w:iCs/>
          <w:rPrChange w:id="0" w:author="Raja Pari" w:date="2025-10-23T12:23:00Z">
            <w:rPr>
              <w:i/>
            </w:rPr>
          </w:rPrChange>
        </w:rPr>
        <w:t xml:space="preserve">Some FIP </w:t>
      </w:r>
      <w:del w:id="176" w:author="Raja Pari" w:date="2025-10-24T12:05:00Z">
        <w:r>
          <w:rPr>
            <w:iCs/>
            <w:rPrChange w:id="0" w:author="Raja Pari" w:date="2025-10-23T12:23:00Z">
              <w:rPr>
                <w:i/>
              </w:rPr>
            </w:rPrChange>
          </w:rPr>
          <w:delText>R</w:delText>
        </w:r>
      </w:del>
      <w:ins w:id="178" w:author="Raja Pari" w:date="2025-10-24T12:05:00Z">
        <w:r>
          <w:rPr>
            <w:iCs/>
          </w:rPr>
          <w:t>r</w:t>
        </w:r>
      </w:ins>
      <w:r>
        <w:rPr>
          <w:iCs/>
          <w:rPrChange w:id="0" w:author="Raja Pari" w:date="2025-10-23T12:23:00Z">
            <w:rPr>
              <w:i/>
            </w:rPr>
          </w:rPrChange>
        </w:rPr>
        <w:t xml:space="preserve">esearch </w:t>
      </w:r>
      <w:del w:id="180" w:author="Raja Pari" w:date="2025-10-24T12:05:00Z">
        <w:r>
          <w:rPr>
            <w:iCs/>
            <w:rPrChange w:id="0" w:author="Raja Pari" w:date="2025-10-23T12:23:00Z">
              <w:rPr>
                <w:i/>
              </w:rPr>
            </w:rPrChange>
          </w:rPr>
          <w:delText>P</w:delText>
        </w:r>
      </w:del>
      <w:ins w:id="182" w:author="Raja Pari" w:date="2025-10-24T12:05:00Z">
        <w:r>
          <w:rPr>
            <w:iCs/>
          </w:rPr>
          <w:t>p</w:t>
        </w:r>
      </w:ins>
      <w:r>
        <w:rPr>
          <w:iCs/>
          <w:rPrChange w:id="0" w:author="Raja Pari" w:date="2025-10-23T12:23:00Z">
            <w:rPr>
              <w:i/>
            </w:rPr>
          </w:rPrChange>
        </w:rPr>
        <w:t xml:space="preserve">roblems are not </w:t>
      </w:r>
      <w:del w:id="184" w:author="Raja Pari" w:date="2025-10-24T12:05:00Z">
        <w:r>
          <w:rPr>
            <w:iCs/>
            <w:rPrChange w:id="0" w:author="Raja Pari" w:date="2025-10-23T12:23:00Z">
              <w:rPr>
                <w:i/>
              </w:rPr>
            </w:rPrChange>
          </w:rPr>
          <w:delText>U</w:delText>
        </w:r>
      </w:del>
      <w:ins w:id="186" w:author="Raja Pari" w:date="2025-10-24T12:05:00Z">
        <w:r>
          <w:rPr>
            <w:iCs/>
          </w:rPr>
          <w:t>u</w:t>
        </w:r>
      </w:ins>
      <w:r>
        <w:rPr>
          <w:iCs/>
          <w:rPrChange w:id="0" w:author="Raja Pari" w:date="2025-10-23T12:23:00Z">
            <w:rPr>
              <w:i/>
            </w:rPr>
          </w:rPrChange>
        </w:rPr>
        <w:t>nique</w:t>
      </w:r>
    </w:p>
    <w:p>
      <w:pPr>
        <w:pStyle w:val="TXF"/>
        <w:shd w:val="clear" w:color="000000" w:fill="auto"/>
        <w:rPr>
          <w:color w:val="auto"/>
          <w:lang w:val="en-US"/>
        </w:rPr>
      </w:pPr>
      <w:r>
        <w:rPr>
          <w:color w:val="auto"/>
          <w:lang w:val="en-US"/>
        </w:rPr>
        <w:t xml:space="preserve">Many of the problems that our interview participants described are common. We found that </w:t>
      </w:r>
      <w:ins w:id="188" w:author="Raja Pari" w:date="2025-10-24T12:16:00Z">
        <w:r>
          <w:rPr>
            <w:color w:val="auto"/>
            <w:lang w:val="en-US"/>
          </w:rPr>
          <w:t>(</w:t>
        </w:r>
      </w:ins>
      <w:r>
        <w:rPr>
          <w:color w:val="auto"/>
          <w:lang w:val="en-US"/>
        </w:rPr>
        <w:t xml:space="preserve">1) controlling for confounding variables is challenging, much like in other research domains. Our 15 interview participants also said </w:t>
      </w:r>
      <w:ins w:id="189" w:author="Raja Pari" w:date="2025-10-24T12:16:00Z">
        <w:r>
          <w:rPr>
            <w:color w:val="auto"/>
            <w:lang w:val="en-US"/>
          </w:rPr>
          <w:t>(</w:t>
        </w:r>
      </w:ins>
      <w:r>
        <w:rPr>
          <w:color w:val="auto"/>
          <w:lang w:val="en-US"/>
        </w:rPr>
        <w:t xml:space="preserve">2) valuable data, including datasets with key measures (e.g., an individual’s history of mental health issues) are not always reported in official data; </w:t>
      </w:r>
      <w:ins w:id="190" w:author="Raja Pari" w:date="2025-10-24T12:16:00Z">
        <w:r>
          <w:rPr>
            <w:color w:val="auto"/>
            <w:lang w:val="en-US"/>
          </w:rPr>
          <w:t>(</w:t>
        </w:r>
      </w:ins>
      <w:r>
        <w:rPr>
          <w:color w:val="auto"/>
          <w:lang w:val="en-US"/>
        </w:rPr>
        <w:t xml:space="preserve">3) laws and regulations, such as the </w:t>
      </w:r>
      <w:r>
        <w:rPr>
          <w:iCs/>
          <w:color w:val="auto"/>
          <w:lang w:val="en-US"/>
          <w:rPrChange w:id="0" w:author="Raja Pari" w:date="2025-10-23T12:23:00Z">
            <w:rPr>
              <w:i/>
            </w:rPr>
          </w:rPrChange>
        </w:rPr>
        <w:t>Health Insurance Portability and Accountability Act</w:t>
      </w:r>
      <w:r>
        <w:rPr>
          <w:color w:val="auto"/>
          <w:lang w:val="en-US"/>
        </w:rPr>
        <w:t xml:space="preserve"> (HIPPA) impedes data collection for research (albeit for good reasons); and </w:t>
      </w:r>
      <w:ins w:id="192" w:author="Raja Pari" w:date="2025-10-24T12:16:00Z">
        <w:r>
          <w:rPr>
            <w:color w:val="auto"/>
            <w:lang w:val="en-US"/>
          </w:rPr>
          <w:t>(</w:t>
        </w:r>
      </w:ins>
      <w:r>
        <w:rPr>
          <w:color w:val="auto"/>
          <w:lang w:val="en-US"/>
        </w:rPr>
        <w:t xml:space="preserve">4) data collection is time consuming. For example, two criminologists discussed using U.S. Federal Bureau of Investigation (FBI) data. Closed cases are available through </w:t>
      </w:r>
      <w:r>
        <w:rPr>
          <w:iCs/>
          <w:color w:val="auto"/>
          <w:lang w:val="en-US"/>
          <w:rPrChange w:id="0" w:author="Raja Pari" w:date="2025-10-23T12:24:00Z">
            <w:rPr>
              <w:i/>
            </w:rPr>
          </w:rPrChange>
        </w:rPr>
        <w:t>Freedom of Information Act</w:t>
      </w:r>
      <w:r>
        <w:rPr>
          <w:color w:val="auto"/>
          <w:lang w:val="en-US"/>
        </w:rPr>
        <w:t xml:space="preserve"> (FOIA) requests; however, case records can be thousands of pages long. Obtaining the data can be time-consuming, and officials can only provide data as resources permit. Complicating matters, FOIA requests require researchers pay government agencies for coarsened datasets, so many researchers scale back their work, use low-quality data, or abandon projects altogether.</w:t>
      </w:r>
    </w:p>
    <w:p>
      <w:pPr>
        <w:pStyle w:val="H2"/>
        <w:shd w:val="clear" w:color="000000" w:fill="auto"/>
        <w:rPr>
          <w:iCs/>
        </w:rPr>
      </w:pPr>
      <w:r>
        <w:rPr>
          <w:iCs/>
          <w:rPrChange w:id="0" w:author="Raja Pari" w:date="2025-10-23T12:24:00Z">
            <w:rPr>
              <w:i/>
            </w:rPr>
          </w:rPrChange>
        </w:rPr>
        <w:t xml:space="preserve">Many </w:t>
      </w:r>
      <w:del w:id="195" w:author="Raja Pari" w:date="2025-10-24T12:05:00Z">
        <w:r>
          <w:rPr>
            <w:iCs/>
            <w:rPrChange w:id="0" w:author="Raja Pari" w:date="2025-10-23T12:24:00Z">
              <w:rPr>
                <w:i/>
              </w:rPr>
            </w:rPrChange>
          </w:rPr>
          <w:delText>T</w:delText>
        </w:r>
      </w:del>
      <w:ins w:id="197" w:author="Raja Pari" w:date="2025-10-24T12:05:00Z">
        <w:r>
          <w:rPr>
            <w:iCs/>
          </w:rPr>
          <w:t>t</w:t>
        </w:r>
      </w:ins>
      <w:r>
        <w:rPr>
          <w:iCs/>
          <w:rPrChange w:id="0" w:author="Raja Pari" w:date="2025-10-23T12:24:00Z">
            <w:rPr>
              <w:i/>
            </w:rPr>
          </w:rPrChange>
        </w:rPr>
        <w:t xml:space="preserve">ypes and </w:t>
      </w:r>
      <w:del w:id="199" w:author="Raja Pari" w:date="2025-10-24T12:05:00Z">
        <w:r>
          <w:rPr>
            <w:iCs/>
            <w:rPrChange w:id="0" w:author="Raja Pari" w:date="2025-10-23T12:24:00Z">
              <w:rPr>
                <w:i/>
              </w:rPr>
            </w:rPrChange>
          </w:rPr>
          <w:delText>S</w:delText>
        </w:r>
      </w:del>
      <w:ins w:id="201" w:author="Raja Pari" w:date="2025-10-24T12:05:00Z">
        <w:r>
          <w:rPr>
            <w:iCs/>
          </w:rPr>
          <w:t>s</w:t>
        </w:r>
      </w:ins>
      <w:r>
        <w:rPr>
          <w:iCs/>
          <w:rPrChange w:id="0" w:author="Raja Pari" w:date="2025-10-23T12:24:00Z">
            <w:rPr>
              <w:i/>
            </w:rPr>
          </w:rPrChange>
        </w:rPr>
        <w:t xml:space="preserve">ources of </w:t>
      </w:r>
      <w:del w:id="203" w:author="Raja Pari" w:date="2025-10-24T12:05:00Z">
        <w:r>
          <w:rPr>
            <w:iCs/>
            <w:rPrChange w:id="0" w:author="Raja Pari" w:date="2025-10-23T12:24:00Z">
              <w:rPr>
                <w:i/>
              </w:rPr>
            </w:rPrChange>
          </w:rPr>
          <w:delText>D</w:delText>
        </w:r>
      </w:del>
      <w:ins w:id="205" w:author="Raja Pari" w:date="2025-10-24T12:05:00Z">
        <w:r>
          <w:rPr>
            <w:iCs/>
          </w:rPr>
          <w:t>d</w:t>
        </w:r>
      </w:ins>
      <w:r>
        <w:rPr>
          <w:iCs/>
          <w:rPrChange w:id="0" w:author="Raja Pari" w:date="2025-10-23T12:24:00Z">
            <w:rPr>
              <w:i/>
            </w:rPr>
          </w:rPrChange>
        </w:rPr>
        <w:t xml:space="preserve">ata </w:t>
      </w:r>
      <w:del w:id="207" w:author="Raja Pari" w:date="2025-10-24T12:06:00Z">
        <w:r>
          <w:rPr>
            <w:iCs/>
            <w:rPrChange w:id="0" w:author="Raja Pari" w:date="2025-10-23T12:24:00Z">
              <w:rPr>
                <w:i/>
              </w:rPr>
            </w:rPrChange>
          </w:rPr>
          <w:delText>E</w:delText>
        </w:r>
      </w:del>
      <w:ins w:id="209" w:author="Raja Pari" w:date="2025-10-24T12:06:00Z">
        <w:r>
          <w:rPr>
            <w:iCs/>
          </w:rPr>
          <w:t>e</w:t>
        </w:r>
      </w:ins>
      <w:r>
        <w:rPr>
          <w:iCs/>
          <w:rPrChange w:id="0" w:author="Raja Pari" w:date="2025-10-23T12:24:00Z">
            <w:rPr>
              <w:i/>
            </w:rPr>
          </w:rPrChange>
        </w:rPr>
        <w:t>xist</w:t>
      </w:r>
    </w:p>
    <w:p>
      <w:pPr>
        <w:pStyle w:val="TXF"/>
        <w:shd w:val="clear" w:color="000000" w:fill="auto"/>
        <w:rPr>
          <w:color w:val="auto"/>
          <w:lang w:val="en-US"/>
        </w:rPr>
      </w:pPr>
      <w:r>
        <w:rPr>
          <w:color w:val="auto"/>
          <w:lang w:val="en-US"/>
        </w:rPr>
        <w:t>Another finding relates to differences in data types and their sources. We asked researchers where they found data and whether they collected it themselves. Some mentioned the complicated nature of FIP research, explaining that taking a national picture of firearm violence requires data from many organizations and perspectives, including from different disciplines. For instance, hospitals collect the medical history of victims. Social scientists (e.g., sociologists and criminologists) need data about social risk factors, such as individual socioeconomic status, education, sexual orientation, race, and age. Social workers have a broader perspective on victims’ trauma and adversity, so their insight is valuable, but it is typically stored in unstandardized case notes. Police and FBI data include extensive information about offenders, including crime details, perpetrator motivations, and victim information. The CVFP network exemplifies how interdisciplinary collaboration can bridge fragmented data sources—medical, social, and criminal justice—to generate a more comprehensive understanding of firearm violence. However, it is worth noting the expansive scope of researchers’ information needs.</w:t>
      </w:r>
    </w:p>
    <w:p>
      <w:pPr>
        <w:pStyle w:val="TX"/>
        <w:shd w:val="clear" w:color="000000" w:fill="auto"/>
        <w:rPr>
          <w:color w:val="auto"/>
          <w:lang w:val="en-US"/>
        </w:rPr>
      </w:pPr>
      <w:r>
        <w:rPr>
          <w:color w:val="auto"/>
          <w:lang w:val="en-US"/>
        </w:rPr>
        <w:t xml:space="preserve">Some researchers whom we interviewed discussed their need for specific information (e.g., </w:t>
      </w:r>
      <w:del w:id="211" w:author="Raja Pari" w:date="2025-10-24T11:53:00Z">
        <w:r>
          <w:rPr>
            <w:color w:val="auto"/>
            <w:lang w:val="en-US"/>
          </w:rPr>
          <w:delText>“</w:delText>
        </w:r>
      </w:del>
      <w:ins w:id="212" w:author="Raja Pari" w:date="2025-10-24T11:53:00Z">
        <w:r>
          <w:rPr>
            <w:color w:val="auto"/>
            <w:lang w:val="en-US"/>
          </w:rPr>
          <w:t>‘</w:t>
        </w:r>
      </w:ins>
      <w:del w:id="213" w:author="Raja Pari" w:date="2025-10-26T15:52:00Z">
        <w:r>
          <w:rPr>
            <w:color w:val="auto"/>
            <w:lang w:val="en-US"/>
          </w:rPr>
          <w:delText>W</w:delText>
        </w:r>
      </w:del>
      <w:ins w:id="214" w:author="Raja Pari" w:date="2025-10-26T15:53:00Z">
        <w:r>
          <w:rPr>
            <w:color w:val="auto"/>
            <w:lang w:val="en-US"/>
          </w:rPr>
          <w:t>w</w:t>
        </w:r>
      </w:ins>
      <w:r>
        <w:rPr>
          <w:color w:val="auto"/>
          <w:lang w:val="en-US"/>
        </w:rPr>
        <w:t>as an injury self-inflicted or related to domestic violence?</w:t>
      </w:r>
      <w:del w:id="215" w:author="Raja Pari" w:date="2025-10-24T11:53:00Z">
        <w:r>
          <w:rPr>
            <w:color w:val="auto"/>
            <w:lang w:val="en-US"/>
          </w:rPr>
          <w:delText>”</w:delText>
        </w:r>
      </w:del>
      <w:ins w:id="216" w:author="Raja Pari" w:date="2025-10-24T11:53:00Z">
        <w:r>
          <w:rPr>
            <w:color w:val="auto"/>
            <w:lang w:val="en-US"/>
          </w:rPr>
          <w:t>’</w:t>
        </w:r>
      </w:ins>
      <w:r>
        <w:rPr>
          <w:color w:val="auto"/>
          <w:lang w:val="en-US"/>
        </w:rPr>
        <w:t>). Authorities do not always collect these data, so they are not uniformly available. There is also missing information about nonfatal injuries because some victims do not seek medical care, or their wounds might not be recorded as gun related.</w:t>
      </w:r>
    </w:p>
    <w:p>
      <w:pPr>
        <w:pStyle w:val="TX"/>
        <w:shd w:val="clear" w:color="000000" w:fill="auto"/>
        <w:rPr>
          <w:ins w:id="235" w:author="Raja Pari" w:date="2025-10-24T12:17:00Z"/>
          <w:color w:val="auto"/>
          <w:lang w:val="en-US"/>
        </w:rPr>
      </w:pPr>
      <w:r>
        <w:rPr>
          <w:color w:val="auto"/>
          <w:lang w:val="en-US"/>
        </w:rPr>
        <w:t xml:space="preserve">Differences among geopolitical jurisdictions indicate a need for baseline, shared measurements to conduct national research. One participant said that they have been </w:t>
      </w:r>
      <w:del w:id="217" w:author="Raja Pari" w:date="2025-10-24T11:53:00Z">
        <w:r>
          <w:rPr>
            <w:color w:val="auto"/>
            <w:lang w:val="en-US"/>
          </w:rPr>
          <w:delText>“</w:delText>
        </w:r>
      </w:del>
      <w:ins w:id="218" w:author="Raja Pari" w:date="2025-10-24T11:53:00Z">
        <w:r>
          <w:rPr>
            <w:color w:val="auto"/>
            <w:lang w:val="en-US"/>
          </w:rPr>
          <w:t>‘</w:t>
        </w:r>
      </w:ins>
      <w:r>
        <w:rPr>
          <w:color w:val="auto"/>
          <w:lang w:val="en-US"/>
        </w:rPr>
        <w:t>trying for years</w:t>
      </w:r>
      <w:del w:id="219" w:author="Raja Pari" w:date="2025-10-24T11:53:00Z">
        <w:r>
          <w:rPr>
            <w:color w:val="auto"/>
            <w:lang w:val="en-US"/>
          </w:rPr>
          <w:delText>”</w:delText>
        </w:r>
      </w:del>
      <w:ins w:id="220" w:author="Raja Pari" w:date="2025-10-24T11:53:00Z">
        <w:r>
          <w:rPr>
            <w:color w:val="auto"/>
            <w:lang w:val="en-US"/>
          </w:rPr>
          <w:t>’</w:t>
        </w:r>
      </w:ins>
      <w:r>
        <w:rPr>
          <w:color w:val="auto"/>
          <w:lang w:val="en-US"/>
        </w:rPr>
        <w:t xml:space="preserve"> to obtain access to gun violence data in their state, but Colorado, </w:t>
      </w:r>
      <w:del w:id="221" w:author="Raja Pari" w:date="2025-10-24T11:53:00Z">
        <w:r>
          <w:rPr>
            <w:color w:val="auto"/>
            <w:lang w:val="en-US"/>
          </w:rPr>
          <w:delText>“</w:delText>
        </w:r>
      </w:del>
      <w:ins w:id="222" w:author="Raja Pari" w:date="2025-10-24T11:53:00Z">
        <w:r>
          <w:rPr>
            <w:color w:val="auto"/>
            <w:lang w:val="en-US"/>
          </w:rPr>
          <w:t>‘</w:t>
        </w:r>
      </w:ins>
      <w:r>
        <w:rPr>
          <w:color w:val="auto"/>
          <w:lang w:val="en-US"/>
        </w:rPr>
        <w:t>very much a gun rights state,</w:t>
      </w:r>
      <w:del w:id="223" w:author="Raja Pari" w:date="2025-10-24T11:53:00Z">
        <w:r>
          <w:rPr>
            <w:color w:val="auto"/>
            <w:lang w:val="en-US"/>
          </w:rPr>
          <w:delText>”</w:delText>
        </w:r>
      </w:del>
      <w:ins w:id="224" w:author="Raja Pari" w:date="2025-10-24T11:53:00Z">
        <w:r>
          <w:rPr>
            <w:color w:val="auto"/>
            <w:lang w:val="en-US"/>
          </w:rPr>
          <w:t>’</w:t>
        </w:r>
      </w:ins>
      <w:r>
        <w:rPr>
          <w:color w:val="auto"/>
          <w:lang w:val="en-US"/>
        </w:rPr>
        <w:t xml:space="preserve"> employs a data scientist. </w:t>
      </w:r>
      <w:del w:id="225" w:author="Raja Pari" w:date="2025-10-24T11:53:00Z">
        <w:r>
          <w:rPr>
            <w:color w:val="auto"/>
            <w:lang w:val="en-US"/>
          </w:rPr>
          <w:delText>“</w:delText>
        </w:r>
      </w:del>
      <w:ins w:id="226" w:author="Raja Pari" w:date="2025-10-24T11:53:00Z">
        <w:r>
          <w:rPr>
            <w:color w:val="auto"/>
            <w:lang w:val="en-US"/>
          </w:rPr>
          <w:t>‘</w:t>
        </w:r>
      </w:ins>
      <w:r>
        <w:rPr>
          <w:color w:val="auto"/>
          <w:lang w:val="en-US"/>
        </w:rPr>
        <w:t>They have all the linked data—everything,</w:t>
      </w:r>
      <w:del w:id="227" w:author="Raja Pari" w:date="2025-10-24T11:53:00Z">
        <w:r>
          <w:rPr>
            <w:color w:val="auto"/>
            <w:lang w:val="en-US"/>
          </w:rPr>
          <w:delText>”</w:delText>
        </w:r>
      </w:del>
      <w:ins w:id="228" w:author="Raja Pari" w:date="2025-10-24T11:53:00Z">
        <w:r>
          <w:rPr>
            <w:color w:val="auto"/>
            <w:lang w:val="en-US"/>
          </w:rPr>
          <w:t>’</w:t>
        </w:r>
      </w:ins>
      <w:r>
        <w:rPr>
          <w:color w:val="auto"/>
          <w:lang w:val="en-US"/>
        </w:rPr>
        <w:t xml:space="preserve"> including SNAP eligibility, type of injury, prior criminal histories, and other factors. However, all state governments need the funding, expertise, and motivation to make that happen. Another participant pointed out that </w:t>
      </w:r>
      <w:del w:id="229" w:author="Raja Pari" w:date="2025-10-24T11:53:00Z">
        <w:r>
          <w:rPr>
            <w:color w:val="auto"/>
            <w:lang w:val="en-US"/>
          </w:rPr>
          <w:delText>“</w:delText>
        </w:r>
      </w:del>
      <w:ins w:id="230" w:author="Raja Pari" w:date="2025-10-24T11:53:00Z">
        <w:r>
          <w:rPr>
            <w:color w:val="auto"/>
            <w:lang w:val="en-US"/>
          </w:rPr>
          <w:t>‘</w:t>
        </w:r>
      </w:ins>
      <w:r>
        <w:rPr>
          <w:color w:val="auto"/>
          <w:lang w:val="en-US"/>
        </w:rPr>
        <w:t>there is a strong difference in the policies that might have an uptake in red states versus blue states.</w:t>
      </w:r>
      <w:del w:id="231" w:author="Raja Pari" w:date="2025-10-24T11:53:00Z">
        <w:r>
          <w:rPr>
            <w:color w:val="auto"/>
            <w:lang w:val="en-US"/>
          </w:rPr>
          <w:delText>”</w:delText>
        </w:r>
      </w:del>
      <w:ins w:id="232" w:author="Raja Pari" w:date="2025-10-24T11:53:00Z">
        <w:r>
          <w:rPr>
            <w:color w:val="auto"/>
            <w:lang w:val="en-US"/>
          </w:rPr>
          <w:t>’</w:t>
        </w:r>
      </w:ins>
      <w:r>
        <w:rPr>
          <w:color w:val="auto"/>
          <w:lang w:val="en-US"/>
        </w:rPr>
        <w:t xml:space="preserve"> Clarifying this statement, they said:</w:t>
      </w:r>
      <w:del w:id="233" w:author="Raja Pari" w:date="2025-10-24T12:17:00Z">
        <w:r>
          <w:rPr>
            <w:color w:val="auto"/>
            <w:lang w:val="en-US"/>
          </w:rPr>
          <w:delText xml:space="preserve"> </w:delText>
        </w:r>
      </w:del>
      <w:del w:id="234" w:author="Raja Pari" w:date="2025-10-24T11:53:00Z">
        <w:r>
          <w:rPr>
            <w:color w:val="auto"/>
            <w:lang w:val="en-US"/>
          </w:rPr>
          <w:delText>“</w:delText>
        </w:r>
      </w:del>
    </w:p>
    <w:p>
      <w:pPr>
        <w:pStyle w:val="EXT"/>
        <w:shd w:val="clear" w:color="000000" w:fill="auto"/>
        <w:rPr>
          <w:ins w:id="238" w:author="Raja Pari" w:date="2025-10-24T12:17:00Z"/>
          <w:color w:val="auto"/>
          <w:lang w:val="en-US"/>
        </w:rPr>
        <w:pPrChange w:id="0" w:author="Raja Pari" w:date="2025-10-24T12:17:00Z">
          <w:pPr>
            <w:pStyle w:val="TX"/>
          </w:pPr>
        </w:pPrChange>
      </w:pPr>
      <w:r>
        <w:rPr>
          <w:color w:val="auto"/>
          <w:lang w:val="en-US"/>
        </w:rPr>
        <w:t>We don’t have a gun epidemic in the US, we have 51-gun epidemics in the US. And, they’re all different. Utah [has] more suicide, Mississippi [has] more homicide… [yet] when we have a discussion about gun injury and violence, it’s using very national descriptions and flavors.</w:t>
      </w:r>
      <w:del w:id="236" w:author="Raja Pari" w:date="2025-10-24T11:53:00Z">
        <w:r>
          <w:rPr>
            <w:color w:val="auto"/>
            <w:lang w:val="en-US"/>
          </w:rPr>
          <w:delText>”</w:delText>
        </w:r>
      </w:del>
      <w:del w:id="237" w:author="Raja Pari" w:date="2025-10-24T12:17:00Z">
        <w:r>
          <w:rPr>
            <w:color w:val="auto"/>
            <w:lang w:val="en-US"/>
          </w:rPr>
          <w:delText xml:space="preserve"> </w:delText>
        </w:r>
      </w:del>
    </w:p>
    <w:p>
      <w:pPr>
        <w:pStyle w:val="TXF"/>
        <w:shd w:val="clear" w:color="000000" w:fill="auto"/>
        <w:rPr>
          <w:color w:val="auto"/>
          <w:lang w:val="en-US"/>
        </w:rPr>
        <w:pPrChange w:id="0" w:author="Raja Pari" w:date="2025-10-24T12:17:00Z">
          <w:pPr>
            <w:pStyle w:val="TX"/>
          </w:pPr>
        </w:pPrChange>
      </w:pPr>
      <w:r>
        <w:rPr>
          <w:color w:val="auto"/>
          <w:lang w:val="en-US"/>
        </w:rPr>
        <w:t>These examples highlight the need for standardized yet adaptable data systems that account for the diverse policy environments and patterns of firearm violence across American political jurisdictions.</w:t>
      </w:r>
    </w:p>
    <w:p>
      <w:pPr>
        <w:pStyle w:val="TX"/>
        <w:shd w:val="clear" w:color="000000" w:fill="auto"/>
        <w:rPr>
          <w:color w:val="auto"/>
          <w:lang w:val="en-US"/>
        </w:rPr>
      </w:pPr>
      <w:r>
        <w:rPr>
          <w:color w:val="auto"/>
          <w:lang w:val="en-US"/>
        </w:rPr>
        <w:t xml:space="preserve">Participants discussed 43 sources of data. </w:t>
      </w:r>
      <w:r>
        <w:rPr>
          <w:iCs/>
          <w:color w:val="auto"/>
          <w:lang w:val="en-US"/>
          <w:rPrChange w:id="0" w:author="Raja Pari" w:date="2025-10-23T12:24:00Z">
            <w:rPr>
              <w:i/>
            </w:rPr>
          </w:rPrChange>
        </w:rPr>
        <w:t>Table 2</w:t>
      </w:r>
      <w:r>
        <w:rPr>
          <w:color w:val="auto"/>
          <w:lang w:val="en-US"/>
        </w:rPr>
        <w:t xml:space="preserve"> lists these sources, categorized by subject (e.g., crime and criminal justice), which reflect the fragmented nature of the U.S. national firearm data infrastructure. Several researchers collected or used qualitative data, and quantitative researchers agreed that qualitative data is essential for understanding the root causes of violence, such as individuals’ motivations and treatment outcomes for interventions. However, these data are often not suitable to draw generalizable claims, which makes them less suitable for secondary use.</w:t>
      </w:r>
    </w:p>
    <w:p>
      <w:pPr>
        <w:pStyle w:val="H2"/>
        <w:shd w:val="clear" w:color="000000" w:fill="auto"/>
        <w:rPr>
          <w:iCs/>
        </w:rPr>
      </w:pPr>
      <w:r>
        <w:rPr>
          <w:iCs/>
          <w:rPrChange w:id="0" w:author="Raja Pari" w:date="2025-10-23T12:24:00Z">
            <w:rPr>
              <w:i/>
            </w:rPr>
          </w:rPrChange>
        </w:rPr>
        <w:t xml:space="preserve">Creatively </w:t>
      </w:r>
      <w:del w:id="241" w:author="Raja Pari" w:date="2025-10-24T12:06:00Z">
        <w:r>
          <w:rPr>
            <w:iCs/>
            <w:rPrChange w:id="0" w:author="Raja Pari" w:date="2025-10-23T12:24:00Z">
              <w:rPr>
                <w:i/>
              </w:rPr>
            </w:rPrChange>
          </w:rPr>
          <w:delText>C</w:delText>
        </w:r>
      </w:del>
      <w:ins w:id="243" w:author="Raja Pari" w:date="2025-10-24T12:06:00Z">
        <w:r>
          <w:rPr>
            <w:iCs/>
          </w:rPr>
          <w:t>c</w:t>
        </w:r>
      </w:ins>
      <w:r>
        <w:rPr>
          <w:iCs/>
          <w:rPrChange w:id="0" w:author="Raja Pari" w:date="2025-10-23T12:24:00Z">
            <w:rPr>
              <w:i/>
            </w:rPr>
          </w:rPrChange>
        </w:rPr>
        <w:t xml:space="preserve">ombining </w:t>
      </w:r>
      <w:del w:id="245" w:author="Raja Pari" w:date="2025-10-24T12:06:00Z">
        <w:r>
          <w:rPr>
            <w:iCs/>
            <w:rPrChange w:id="0" w:author="Raja Pari" w:date="2025-10-23T12:24:00Z">
              <w:rPr>
                <w:i/>
              </w:rPr>
            </w:rPrChange>
          </w:rPr>
          <w:delText>D</w:delText>
        </w:r>
      </w:del>
      <w:ins w:id="247" w:author="Raja Pari" w:date="2025-10-24T12:06:00Z">
        <w:r>
          <w:rPr>
            <w:iCs/>
          </w:rPr>
          <w:t>d</w:t>
        </w:r>
      </w:ins>
      <w:r>
        <w:rPr>
          <w:iCs/>
          <w:rPrChange w:id="0" w:author="Raja Pari" w:date="2025-10-23T12:24:00Z">
            <w:rPr>
              <w:i/>
            </w:rPr>
          </w:rPrChange>
        </w:rPr>
        <w:t xml:space="preserve">ata </w:t>
      </w:r>
      <w:del w:id="249" w:author="Raja Pari" w:date="2025-10-24T12:06:00Z">
        <w:r>
          <w:rPr>
            <w:iCs/>
            <w:rPrChange w:id="0" w:author="Raja Pari" w:date="2025-10-23T12:24:00Z">
              <w:rPr>
                <w:i/>
              </w:rPr>
            </w:rPrChange>
          </w:rPr>
          <w:delText>C</w:delText>
        </w:r>
      </w:del>
      <w:ins w:id="251" w:author="Raja Pari" w:date="2025-10-24T12:06:00Z">
        <w:r>
          <w:rPr>
            <w:iCs/>
          </w:rPr>
          <w:t>c</w:t>
        </w:r>
      </w:ins>
      <w:r>
        <w:rPr>
          <w:iCs/>
          <w:rPrChange w:id="0" w:author="Raja Pari" w:date="2025-10-23T12:24:00Z">
            <w:rPr>
              <w:i/>
            </w:rPr>
          </w:rPrChange>
        </w:rPr>
        <w:t xml:space="preserve">an </w:t>
      </w:r>
      <w:del w:id="253" w:author="Raja Pari" w:date="2025-10-24T12:06:00Z">
        <w:r>
          <w:rPr>
            <w:iCs/>
            <w:rPrChange w:id="0" w:author="Raja Pari" w:date="2025-10-23T12:24:00Z">
              <w:rPr>
                <w:i/>
              </w:rPr>
            </w:rPrChange>
          </w:rPr>
          <w:delText>C</w:delText>
        </w:r>
      </w:del>
      <w:ins w:id="255" w:author="Raja Pari" w:date="2025-10-24T12:06:00Z">
        <w:r>
          <w:rPr>
            <w:iCs/>
          </w:rPr>
          <w:t>c</w:t>
        </w:r>
      </w:ins>
      <w:r>
        <w:rPr>
          <w:iCs/>
          <w:rPrChange w:id="0" w:author="Raja Pari" w:date="2025-10-23T12:24:00Z">
            <w:rPr>
              <w:i/>
            </w:rPr>
          </w:rPrChange>
        </w:rPr>
        <w:t xml:space="preserve">ause </w:t>
      </w:r>
      <w:del w:id="257" w:author="Raja Pari" w:date="2025-10-24T12:06:00Z">
        <w:r>
          <w:rPr>
            <w:iCs/>
            <w:rPrChange w:id="0" w:author="Raja Pari" w:date="2025-10-23T12:24:00Z">
              <w:rPr>
                <w:i/>
              </w:rPr>
            </w:rPrChange>
          </w:rPr>
          <w:delText>P</w:delText>
        </w:r>
      </w:del>
      <w:ins w:id="259" w:author="Raja Pari" w:date="2025-10-24T12:06:00Z">
        <w:r>
          <w:rPr>
            <w:iCs/>
          </w:rPr>
          <w:t>p</w:t>
        </w:r>
      </w:ins>
      <w:r>
        <w:rPr>
          <w:iCs/>
          <w:rPrChange w:id="0" w:author="Raja Pari" w:date="2025-10-23T12:24:00Z">
            <w:rPr>
              <w:i/>
            </w:rPr>
          </w:rPrChange>
        </w:rPr>
        <w:t>roblems</w:t>
      </w:r>
    </w:p>
    <w:p>
      <w:pPr>
        <w:pStyle w:val="TXF"/>
        <w:shd w:val="clear" w:color="000000" w:fill="auto"/>
        <w:rPr>
          <w:color w:val="auto"/>
          <w:lang w:val="en-US"/>
        </w:rPr>
      </w:pPr>
      <w:r>
        <w:rPr>
          <w:color w:val="auto"/>
          <w:lang w:val="en-US"/>
        </w:rPr>
        <w:t xml:space="preserve">Combining datasets can reveal new findings, and three of our interviewees described creatively </w:t>
      </w:r>
      <w:del w:id="261" w:author="Raja Pari" w:date="2025-10-24T11:53:00Z">
        <w:r>
          <w:rPr>
            <w:color w:val="auto"/>
            <w:lang w:val="en-US"/>
          </w:rPr>
          <w:delText>“</w:delText>
        </w:r>
      </w:del>
      <w:ins w:id="262" w:author="Raja Pari" w:date="2025-10-24T11:53:00Z">
        <w:r>
          <w:rPr>
            <w:color w:val="auto"/>
            <w:lang w:val="en-US"/>
          </w:rPr>
          <w:t>‘</w:t>
        </w:r>
      </w:ins>
      <w:r>
        <w:rPr>
          <w:color w:val="auto"/>
          <w:lang w:val="en-US"/>
        </w:rPr>
        <w:t>Frankensteining</w:t>
      </w:r>
      <w:del w:id="263" w:author="Raja Pari" w:date="2025-10-24T11:53:00Z">
        <w:r>
          <w:rPr>
            <w:color w:val="auto"/>
            <w:lang w:val="en-US"/>
          </w:rPr>
          <w:delText>”</w:delText>
        </w:r>
      </w:del>
      <w:ins w:id="264" w:author="Raja Pari" w:date="2025-10-24T11:53:00Z">
        <w:r>
          <w:rPr>
            <w:color w:val="auto"/>
            <w:lang w:val="en-US"/>
          </w:rPr>
          <w:t>’</w:t>
        </w:r>
      </w:ins>
      <w:r>
        <w:rPr>
          <w:color w:val="auto"/>
          <w:lang w:val="en-US"/>
        </w:rPr>
        <w:t xml:space="preserve"> data. However, they also recognized the problems that occur when using data from outside their academic disciplines. It is not enough for researchers to use data to generate factual knowledge; researchers must also understand the data, including its limitations and idiosyncrasies, as well as the methods used for data collection, imputation strategies, and the underlying phenomena being measured. Without understanding data, individuals or larger teams of researchers can easily misrepresent statistical findings or draw erroneous conclusions.</w:t>
      </w:r>
    </w:p>
    <w:p>
      <w:pPr>
        <w:pStyle w:val="TX"/>
        <w:shd w:val="clear" w:color="000000" w:fill="auto"/>
        <w:rPr>
          <w:ins w:id="267" w:author="Raja Pari" w:date="2025-10-24T12:17:00Z"/>
          <w:color w:val="auto"/>
          <w:lang w:val="en-US"/>
        </w:rPr>
      </w:pPr>
      <w:r>
        <w:rPr>
          <w:color w:val="auto"/>
          <w:lang w:val="en-US"/>
        </w:rPr>
        <w:t xml:space="preserve">One example of a researcher expressing concerns about the combination of data related to a multi-measure instrument, the Conflict Tactics Scale (CTS), which is provided by </w:t>
      </w:r>
      <w:r>
        <w:rPr>
          <w:rStyle w:val="Hyperlink"/>
          <w:lang w:val="en-US"/>
        </w:rPr>
        <w:t xml:space="preserve">Straus </w:t>
      </w:r>
      <w:r>
        <w:rPr>
          <w:rStyle w:val="Hyperlink"/>
          <w:i/>
          <w:lang w:val="en-US"/>
        </w:rPr>
        <w:t>et al</w:t>
      </w:r>
      <w:r>
        <w:rPr>
          <w:rStyle w:val="Hyperlink"/>
          <w:lang w:val="en-US"/>
        </w:rPr>
        <w:t>. (1996)</w:t>
      </w:r>
      <w:r>
        <w:rPr>
          <w:color w:val="auto"/>
          <w:lang w:val="en-US"/>
        </w:rPr>
        <w:t>. This instrument provides a way to describe violence involving intimate partners, and one interview participant adopted and expanded the CTS for their work. However, they also said</w:t>
      </w:r>
      <w:del w:id="265" w:author="Raja Pari" w:date="2025-10-24T12:17:00Z">
        <w:r>
          <w:rPr>
            <w:color w:val="auto"/>
            <w:lang w:val="en-US"/>
          </w:rPr>
          <w:delText xml:space="preserve">, </w:delText>
        </w:r>
      </w:del>
      <w:del w:id="266" w:author="Raja Pari" w:date="2025-10-24T11:53:00Z">
        <w:r>
          <w:rPr>
            <w:color w:val="auto"/>
            <w:lang w:val="en-US"/>
          </w:rPr>
          <w:delText>“</w:delText>
        </w:r>
      </w:del>
    </w:p>
    <w:p>
      <w:pPr>
        <w:pStyle w:val="EXT"/>
        <w:shd w:val="clear" w:color="000000" w:fill="auto"/>
        <w:rPr>
          <w:ins w:id="270" w:author="Raja Pari" w:date="2025-10-24T12:18:00Z"/>
          <w:color w:val="auto"/>
          <w:lang w:val="en-US"/>
        </w:rPr>
        <w:pPrChange w:id="0" w:author="Raja Pari" w:date="2025-10-24T12:18:00Z">
          <w:pPr>
            <w:pStyle w:val="TX"/>
          </w:pPr>
        </w:pPrChange>
      </w:pPr>
      <w:r>
        <w:rPr>
          <w:color w:val="auto"/>
          <w:lang w:val="en-US"/>
        </w:rPr>
        <w:t>I feel like the lack of [established] measures is the biggest problem for firearm research… we’re taking a lot of the measures… [but a] lot of it, I call it Frankensteined. It’s like taking pieces of things and sewing them together in a different way and adopting them.</w:t>
      </w:r>
      <w:del w:id="268" w:author="Raja Pari" w:date="2025-10-24T11:53:00Z">
        <w:r>
          <w:rPr>
            <w:color w:val="auto"/>
            <w:lang w:val="en-US"/>
          </w:rPr>
          <w:delText>”</w:delText>
        </w:r>
      </w:del>
      <w:del w:id="269" w:author="Raja Pari" w:date="2025-10-24T12:18:00Z">
        <w:r>
          <w:rPr>
            <w:color w:val="auto"/>
            <w:lang w:val="en-US"/>
          </w:rPr>
          <w:delText xml:space="preserve"> </w:delText>
        </w:r>
      </w:del>
    </w:p>
    <w:p>
      <w:pPr>
        <w:pStyle w:val="TXF"/>
        <w:shd w:val="clear" w:color="000000" w:fill="auto"/>
        <w:rPr>
          <w:color w:val="auto"/>
          <w:lang w:val="en-US"/>
        </w:rPr>
        <w:pPrChange w:id="0" w:author="Raja Pari" w:date="2025-10-24T12:18:00Z">
          <w:pPr>
            <w:pStyle w:val="TX"/>
          </w:pPr>
        </w:pPrChange>
      </w:pPr>
      <w:r>
        <w:rPr>
          <w:color w:val="auto"/>
          <w:lang w:val="en-US"/>
        </w:rPr>
        <w:t>A lack of established multi-variable measures relating to firearm injuries prompted this researcher to acknowledge the field had much more to learn. Unfortunately, a lack of knowledge about ideal measures also made it difficult for researchers to collect the data they might need in the future.</w:t>
      </w:r>
    </w:p>
    <w:p>
      <w:pPr>
        <w:pStyle w:val="TX"/>
        <w:shd w:val="clear" w:color="000000" w:fill="auto"/>
        <w:rPr>
          <w:color w:val="auto"/>
          <w:lang w:val="en-US"/>
        </w:rPr>
      </w:pPr>
      <w:r>
        <w:rPr>
          <w:color w:val="auto"/>
          <w:lang w:val="en-US"/>
        </w:rPr>
        <w:t xml:space="preserve">Existing databases change over time. Researchers sometimes add new questions to study questionnaires in healthcare settings, and lawmakers may mandate research on pressing issues. Regardless of how researchers measure data, one of our participants made an important point: incorporating new questions in large-scale data collection instruments </w:t>
      </w:r>
      <w:del w:id="271" w:author="Raja Pari" w:date="2025-10-24T11:53:00Z">
        <w:r>
          <w:rPr>
            <w:color w:val="auto"/>
            <w:lang w:val="en-US"/>
          </w:rPr>
          <w:delText>“</w:delText>
        </w:r>
      </w:del>
      <w:ins w:id="272" w:author="Raja Pari" w:date="2025-10-24T11:53:00Z">
        <w:r>
          <w:rPr>
            <w:color w:val="auto"/>
            <w:lang w:val="en-US"/>
          </w:rPr>
          <w:t>‘</w:t>
        </w:r>
      </w:ins>
      <w:r>
        <w:rPr>
          <w:color w:val="auto"/>
          <w:lang w:val="en-US"/>
        </w:rPr>
        <w:t>in a way that doesn’t completely fracture the structure that was already created</w:t>
      </w:r>
      <w:del w:id="273" w:author="Raja Pari" w:date="2025-10-24T11:53:00Z">
        <w:r>
          <w:rPr>
            <w:color w:val="auto"/>
            <w:lang w:val="en-US"/>
          </w:rPr>
          <w:delText>”</w:delText>
        </w:r>
      </w:del>
      <w:ins w:id="274" w:author="Raja Pari" w:date="2025-10-24T11:53:00Z">
        <w:r>
          <w:rPr>
            <w:color w:val="auto"/>
            <w:lang w:val="en-US"/>
          </w:rPr>
          <w:t>’</w:t>
        </w:r>
      </w:ins>
      <w:r>
        <w:rPr>
          <w:color w:val="auto"/>
          <w:lang w:val="en-US"/>
        </w:rPr>
        <w:t xml:space="preserve"> can be a challenge unto itself. One criminologist discussed the Bureau of Justice Statistics’ National Crime Victimization Survey and the National Incident-based Reporting System, noting that both have changed over time. The NCVS includes multiple questions pertaining to cargo theft and cybercrime because Congress wanted to gather information about these crimes. However, by adding these questions, the government also confused people used to prior versions of the survey data.</w:t>
      </w:r>
    </w:p>
    <w:p>
      <w:pPr>
        <w:pStyle w:val="H2"/>
        <w:shd w:val="clear" w:color="000000" w:fill="auto"/>
        <w:rPr>
          <w:iCs/>
        </w:rPr>
      </w:pPr>
      <w:bookmarkStart w:id="7" w:name="_adf813fwxwlw"/>
      <w:bookmarkEnd w:id="7"/>
      <w:r>
        <w:rPr>
          <w:iCs/>
          <w:rPrChange w:id="0" w:author="Raja Pari" w:date="2025-10-23T12:24:00Z">
            <w:rPr>
              <w:i/>
            </w:rPr>
          </w:rPrChange>
        </w:rPr>
        <w:t xml:space="preserve">Political </w:t>
      </w:r>
      <w:del w:id="276" w:author="Raja Pari" w:date="2025-10-24T12:06:00Z">
        <w:r>
          <w:rPr>
            <w:iCs/>
            <w:rPrChange w:id="0" w:author="Raja Pari" w:date="2025-10-23T12:24:00Z">
              <w:rPr>
                <w:i/>
              </w:rPr>
            </w:rPrChange>
          </w:rPr>
          <w:delText>C</w:delText>
        </w:r>
      </w:del>
      <w:ins w:id="278" w:author="Raja Pari" w:date="2025-10-24T12:06:00Z">
        <w:r>
          <w:rPr>
            <w:iCs/>
          </w:rPr>
          <w:t>c</w:t>
        </w:r>
      </w:ins>
      <w:r>
        <w:rPr>
          <w:iCs/>
          <w:rPrChange w:id="0" w:author="Raja Pari" w:date="2025-10-23T12:24:00Z">
            <w:rPr>
              <w:i/>
            </w:rPr>
          </w:rPrChange>
        </w:rPr>
        <w:t xml:space="preserve">onstraints </w:t>
      </w:r>
      <w:del w:id="280" w:author="Raja Pari" w:date="2025-10-24T12:06:00Z">
        <w:r>
          <w:rPr>
            <w:iCs/>
            <w:rPrChange w:id="0" w:author="Raja Pari" w:date="2025-10-23T12:24:00Z">
              <w:rPr>
                <w:i/>
              </w:rPr>
            </w:rPrChange>
          </w:rPr>
          <w:delText>A</w:delText>
        </w:r>
      </w:del>
      <w:ins w:id="282" w:author="Raja Pari" w:date="2025-10-24T12:06:00Z">
        <w:r>
          <w:rPr>
            <w:iCs/>
          </w:rPr>
          <w:t>a</w:t>
        </w:r>
      </w:ins>
      <w:r>
        <w:rPr>
          <w:iCs/>
          <w:rPrChange w:id="0" w:author="Raja Pari" w:date="2025-10-23T12:24:00Z">
            <w:rPr>
              <w:i/>
            </w:rPr>
          </w:rPrChange>
        </w:rPr>
        <w:t xml:space="preserve">re </w:t>
      </w:r>
      <w:del w:id="284" w:author="Raja Pari" w:date="2025-10-24T12:06:00Z">
        <w:r>
          <w:rPr>
            <w:iCs/>
            <w:rPrChange w:id="0" w:author="Raja Pari" w:date="2025-10-23T12:24:00Z">
              <w:rPr>
                <w:i/>
              </w:rPr>
            </w:rPrChange>
          </w:rPr>
          <w:delText>O</w:delText>
        </w:r>
      </w:del>
      <w:ins w:id="286" w:author="Raja Pari" w:date="2025-10-24T12:06:00Z">
        <w:r>
          <w:rPr>
            <w:iCs/>
          </w:rPr>
          <w:t>o</w:t>
        </w:r>
      </w:ins>
      <w:r>
        <w:rPr>
          <w:iCs/>
          <w:rPrChange w:id="0" w:author="Raja Pari" w:date="2025-10-23T12:24:00Z">
            <w:rPr>
              <w:i/>
            </w:rPr>
          </w:rPrChange>
        </w:rPr>
        <w:t xml:space="preserve">ften </w:t>
      </w:r>
      <w:del w:id="288" w:author="Raja Pari" w:date="2025-10-24T12:06:00Z">
        <w:r>
          <w:rPr>
            <w:iCs/>
            <w:rPrChange w:id="0" w:author="Raja Pari" w:date="2025-10-23T12:24:00Z">
              <w:rPr>
                <w:i/>
              </w:rPr>
            </w:rPrChange>
          </w:rPr>
          <w:delText>M</w:delText>
        </w:r>
      </w:del>
      <w:ins w:id="290" w:author="Raja Pari" w:date="2025-10-24T12:06:00Z">
        <w:r>
          <w:rPr>
            <w:iCs/>
          </w:rPr>
          <w:t>m</w:t>
        </w:r>
      </w:ins>
      <w:r>
        <w:rPr>
          <w:iCs/>
          <w:rPrChange w:id="0" w:author="Raja Pari" w:date="2025-10-23T12:24:00Z">
            <w:rPr>
              <w:i/>
            </w:rPr>
          </w:rPrChange>
        </w:rPr>
        <w:t>anageable</w:t>
      </w:r>
      <w:del w:id="292" w:author="Raja Pari" w:date="2025-10-24T12:06:00Z">
        <w:r>
          <w:rPr>
            <w:iCs/>
            <w:rPrChange w:id="0" w:author="Raja Pari" w:date="2025-10-23T12:24:00Z">
              <w:rPr>
                <w:i/>
              </w:rPr>
            </w:rPrChange>
          </w:rPr>
          <w:delText>.</w:delText>
        </w:r>
      </w:del>
    </w:p>
    <w:p>
      <w:pPr>
        <w:pStyle w:val="TXF"/>
        <w:shd w:val="clear" w:color="000000" w:fill="auto"/>
        <w:rPr>
          <w:color w:val="auto"/>
          <w:lang w:val="en-US"/>
        </w:rPr>
      </w:pPr>
      <w:r>
        <w:rPr>
          <w:color w:val="auto"/>
          <w:lang w:val="en-US"/>
        </w:rPr>
        <w:t xml:space="preserve">Several of our interviewees indicated that state and national politics can pose barriers to conducting research about the causes and correlates of firearm violence, but typically, these barriers were manageable. Elected officials interpret the purpose of the 2nd Amendment of the U.S. Constitution differently, and some researchers said that </w:t>
      </w:r>
      <w:r>
        <w:rPr>
          <w:i/>
          <w:iCs/>
          <w:color w:val="auto"/>
          <w:lang w:val="en-US"/>
        </w:rPr>
        <w:t>any</w:t>
      </w:r>
      <w:r>
        <w:rPr>
          <w:color w:val="auto"/>
          <w:lang w:val="en-US"/>
        </w:rPr>
        <w:t xml:space="preserve"> research examining firearm violence has the potential to become political. However, others said their work was supported by everyone because they only studied violence prevention. A more significant political issue related to data from police departments and local governments. Five study participants emphasized the importance of establishing relationships with government agencies. Building trust to obtain data successfully was a political process because it required demonstrating an ongoing commitment to protect departments against unfair criticism, ensuring that data was used for agreed-upon purposes to promote the common good.</w:t>
      </w:r>
    </w:p>
    <w:p>
      <w:pPr>
        <w:pStyle w:val="H2"/>
        <w:shd w:val="clear" w:color="000000" w:fill="auto"/>
        <w:rPr>
          <w:iCs/>
        </w:rPr>
      </w:pPr>
      <w:r>
        <w:rPr>
          <w:iCs/>
          <w:rPrChange w:id="0" w:author="Raja Pari" w:date="2025-10-23T12:24:00Z">
            <w:rPr>
              <w:i/>
            </w:rPr>
          </w:rPrChange>
        </w:rPr>
        <w:t xml:space="preserve">Not </w:t>
      </w:r>
      <w:del w:id="295" w:author="Raja Pari" w:date="2025-10-24T12:06:00Z">
        <w:r>
          <w:rPr>
            <w:iCs/>
            <w:rPrChange w:id="0" w:author="Raja Pari" w:date="2025-10-23T12:24:00Z">
              <w:rPr>
                <w:i/>
              </w:rPr>
            </w:rPrChange>
          </w:rPr>
          <w:delText>A</w:delText>
        </w:r>
      </w:del>
      <w:ins w:id="297" w:author="Raja Pari" w:date="2025-10-24T12:06:00Z">
        <w:r>
          <w:rPr>
            <w:iCs/>
          </w:rPr>
          <w:t>a</w:t>
        </w:r>
      </w:ins>
      <w:r>
        <w:rPr>
          <w:iCs/>
          <w:rPrChange w:id="0" w:author="Raja Pari" w:date="2025-10-23T12:24:00Z">
            <w:rPr>
              <w:i/>
            </w:rPr>
          </w:rPrChange>
        </w:rPr>
        <w:t xml:space="preserve">ll </w:t>
      </w:r>
      <w:del w:id="299" w:author="Raja Pari" w:date="2025-10-24T12:06:00Z">
        <w:r>
          <w:rPr>
            <w:iCs/>
            <w:rPrChange w:id="0" w:author="Raja Pari" w:date="2025-10-23T12:24:00Z">
              <w:rPr>
                <w:i/>
              </w:rPr>
            </w:rPrChange>
          </w:rPr>
          <w:delText>R</w:delText>
        </w:r>
      </w:del>
      <w:ins w:id="301" w:author="Raja Pari" w:date="2025-10-24T12:06:00Z">
        <w:r>
          <w:rPr>
            <w:iCs/>
          </w:rPr>
          <w:t>r</w:t>
        </w:r>
      </w:ins>
      <w:r>
        <w:rPr>
          <w:iCs/>
          <w:rPrChange w:id="0" w:author="Raja Pari" w:date="2025-10-23T12:24:00Z">
            <w:rPr>
              <w:i/>
            </w:rPr>
          </w:rPrChange>
        </w:rPr>
        <w:t xml:space="preserve">esearchers </w:t>
      </w:r>
      <w:del w:id="303" w:author="Raja Pari" w:date="2025-10-24T12:06:00Z">
        <w:r>
          <w:rPr>
            <w:iCs/>
            <w:rPrChange w:id="0" w:author="Raja Pari" w:date="2025-10-23T12:24:00Z">
              <w:rPr>
                <w:i/>
              </w:rPr>
            </w:rPrChange>
          </w:rPr>
          <w:delText>W</w:delText>
        </w:r>
      </w:del>
      <w:ins w:id="305" w:author="Raja Pari" w:date="2025-10-24T12:06:00Z">
        <w:r>
          <w:rPr>
            <w:iCs/>
          </w:rPr>
          <w:t>w</w:t>
        </w:r>
      </w:ins>
      <w:r>
        <w:rPr>
          <w:iCs/>
          <w:rPrChange w:id="0" w:author="Raja Pari" w:date="2025-10-23T12:24:00Z">
            <w:rPr>
              <w:i/>
            </w:rPr>
          </w:rPrChange>
        </w:rPr>
        <w:t xml:space="preserve">ant to </w:t>
      </w:r>
      <w:del w:id="307" w:author="Raja Pari" w:date="2025-10-24T12:06:00Z">
        <w:r>
          <w:rPr>
            <w:iCs/>
            <w:rPrChange w:id="0" w:author="Raja Pari" w:date="2025-10-23T12:24:00Z">
              <w:rPr>
                <w:i/>
              </w:rPr>
            </w:rPrChange>
          </w:rPr>
          <w:delText>S</w:delText>
        </w:r>
      </w:del>
      <w:ins w:id="309" w:author="Raja Pari" w:date="2025-10-24T12:06:00Z">
        <w:r>
          <w:rPr>
            <w:iCs/>
          </w:rPr>
          <w:t>s</w:t>
        </w:r>
      </w:ins>
      <w:r>
        <w:rPr>
          <w:iCs/>
          <w:rPrChange w:id="0" w:author="Raja Pari" w:date="2025-10-23T12:24:00Z">
            <w:rPr>
              <w:i/>
            </w:rPr>
          </w:rPrChange>
        </w:rPr>
        <w:t xml:space="preserve">hare </w:t>
      </w:r>
      <w:del w:id="311" w:author="Raja Pari" w:date="2025-10-24T12:06:00Z">
        <w:r>
          <w:rPr>
            <w:iCs/>
            <w:rPrChange w:id="0" w:author="Raja Pari" w:date="2025-10-23T12:24:00Z">
              <w:rPr>
                <w:i/>
              </w:rPr>
            </w:rPrChange>
          </w:rPr>
          <w:delText>T</w:delText>
        </w:r>
      </w:del>
      <w:ins w:id="313" w:author="Raja Pari" w:date="2025-10-24T12:06:00Z">
        <w:r>
          <w:rPr>
            <w:iCs/>
          </w:rPr>
          <w:t>t</w:t>
        </w:r>
      </w:ins>
      <w:r>
        <w:rPr>
          <w:iCs/>
          <w:rPrChange w:id="0" w:author="Raja Pari" w:date="2025-10-23T12:24:00Z">
            <w:rPr>
              <w:i/>
            </w:rPr>
          </w:rPrChange>
        </w:rPr>
        <w:t xml:space="preserve">heir </w:t>
      </w:r>
      <w:del w:id="315" w:author="Raja Pari" w:date="2025-10-24T12:06:00Z">
        <w:r>
          <w:rPr>
            <w:iCs/>
            <w:rPrChange w:id="0" w:author="Raja Pari" w:date="2025-10-23T12:24:00Z">
              <w:rPr>
                <w:i/>
              </w:rPr>
            </w:rPrChange>
          </w:rPr>
          <w:delText>D</w:delText>
        </w:r>
      </w:del>
      <w:ins w:id="317" w:author="Raja Pari" w:date="2025-10-24T12:06:00Z">
        <w:r>
          <w:rPr>
            <w:iCs/>
          </w:rPr>
          <w:t>d</w:t>
        </w:r>
      </w:ins>
      <w:r>
        <w:rPr>
          <w:iCs/>
          <w:rPrChange w:id="0" w:author="Raja Pari" w:date="2025-10-23T12:24:00Z">
            <w:rPr>
              <w:i/>
            </w:rPr>
          </w:rPrChange>
        </w:rPr>
        <w:t>ata</w:t>
      </w:r>
    </w:p>
    <w:p>
      <w:pPr>
        <w:pStyle w:val="TXF"/>
        <w:shd w:val="clear" w:color="000000" w:fill="auto"/>
        <w:rPr>
          <w:color w:val="auto"/>
          <w:lang w:val="en-US"/>
        </w:rPr>
      </w:pPr>
      <w:r>
        <w:rPr>
          <w:color w:val="auto"/>
          <w:lang w:val="en-US"/>
        </w:rPr>
        <w:t xml:space="preserve">While the Open Science movement has widespread support in academia and government, many researchers we interviewed expressed concerns about sharing the data they collect. Successful data reuse depends on both the quality of the data collected and the quality of accompanying data documentation. While there was broad recognition that some data cannot be freely shared because of confidentiality and privacy issues, some of our participants discussed problems with sharing data because they wanted more time to analyze it. Interviewees were sometimes concerned about being </w:t>
      </w:r>
      <w:del w:id="319" w:author="Raja Pari" w:date="2025-10-24T11:53:00Z">
        <w:r>
          <w:rPr>
            <w:color w:val="auto"/>
            <w:lang w:val="en-US"/>
          </w:rPr>
          <w:delText>“</w:delText>
        </w:r>
      </w:del>
      <w:ins w:id="320" w:author="Raja Pari" w:date="2025-10-24T11:53:00Z">
        <w:r>
          <w:rPr>
            <w:color w:val="auto"/>
            <w:lang w:val="en-US"/>
          </w:rPr>
          <w:t>‘</w:t>
        </w:r>
      </w:ins>
      <w:r>
        <w:rPr>
          <w:color w:val="auto"/>
          <w:lang w:val="en-US"/>
        </w:rPr>
        <w:t>scooped</w:t>
      </w:r>
      <w:del w:id="321" w:author="Raja Pari" w:date="2025-10-24T11:53:00Z">
        <w:r>
          <w:rPr>
            <w:color w:val="auto"/>
            <w:lang w:val="en-US"/>
          </w:rPr>
          <w:delText>”</w:delText>
        </w:r>
      </w:del>
      <w:ins w:id="322" w:author="Raja Pari" w:date="2025-10-24T11:53:00Z">
        <w:r>
          <w:rPr>
            <w:color w:val="auto"/>
            <w:lang w:val="en-US"/>
          </w:rPr>
          <w:t>’</w:t>
        </w:r>
      </w:ins>
      <w:r>
        <w:rPr>
          <w:color w:val="auto"/>
          <w:lang w:val="en-US"/>
        </w:rPr>
        <w:t xml:space="preserve"> by other researchers or having their findings misinterpreted or manipulated. Other participants mentioned being unsure of the best places to store sensitive data. As they pointed out, some (but not all) grants specify archiving study data in a repository. They felt it was essential to manage how data would be accessed, by whom, and to protect it from loss.</w:t>
      </w:r>
    </w:p>
    <w:p>
      <w:pPr>
        <w:pStyle w:val="H2"/>
        <w:shd w:val="clear" w:color="000000" w:fill="auto"/>
        <w:rPr>
          <w:iCs/>
        </w:rPr>
      </w:pPr>
      <w:bookmarkStart w:id="8" w:name="_k2tl1f1zkrwb"/>
      <w:bookmarkEnd w:id="8"/>
      <w:r>
        <w:rPr>
          <w:iCs/>
          <w:rPrChange w:id="0" w:author="Raja Pari" w:date="2025-10-23T12:24:00Z">
            <w:rPr>
              <w:i/>
            </w:rPr>
          </w:rPrChange>
        </w:rPr>
        <w:t xml:space="preserve">Data </w:t>
      </w:r>
      <w:del w:id="324" w:author="Raja Pari" w:date="2025-10-24T12:06:00Z">
        <w:r>
          <w:rPr>
            <w:iCs/>
            <w:rPrChange w:id="0" w:author="Raja Pari" w:date="2025-10-23T12:24:00Z">
              <w:rPr>
                <w:i/>
              </w:rPr>
            </w:rPrChange>
          </w:rPr>
          <w:delText>H</w:delText>
        </w:r>
      </w:del>
      <w:ins w:id="326" w:author="Raja Pari" w:date="2025-10-24T12:06:00Z">
        <w:r>
          <w:rPr>
            <w:iCs/>
          </w:rPr>
          <w:t>h</w:t>
        </w:r>
      </w:ins>
      <w:r>
        <w:rPr>
          <w:iCs/>
          <w:rPrChange w:id="0" w:author="Raja Pari" w:date="2025-10-23T12:24:00Z">
            <w:rPr>
              <w:i/>
            </w:rPr>
          </w:rPrChange>
        </w:rPr>
        <w:t xml:space="preserve">armonization is </w:t>
      </w:r>
      <w:del w:id="328" w:author="Raja Pari" w:date="2025-10-24T12:06:00Z">
        <w:r>
          <w:rPr>
            <w:iCs/>
            <w:rPrChange w:id="0" w:author="Raja Pari" w:date="2025-10-23T12:24:00Z">
              <w:rPr>
                <w:i/>
              </w:rPr>
            </w:rPrChange>
          </w:rPr>
          <w:delText>C</w:delText>
        </w:r>
      </w:del>
      <w:ins w:id="330" w:author="Raja Pari" w:date="2025-10-24T12:06:00Z">
        <w:r>
          <w:rPr>
            <w:iCs/>
          </w:rPr>
          <w:t>c</w:t>
        </w:r>
      </w:ins>
      <w:r>
        <w:rPr>
          <w:iCs/>
          <w:rPrChange w:id="0" w:author="Raja Pari" w:date="2025-10-23T12:24:00Z">
            <w:rPr>
              <w:i/>
            </w:rPr>
          </w:rPrChange>
        </w:rPr>
        <w:t>ontentious</w:t>
      </w:r>
    </w:p>
    <w:p>
      <w:pPr>
        <w:pStyle w:val="TXF"/>
        <w:shd w:val="clear" w:color="000000" w:fill="auto"/>
        <w:rPr>
          <w:color w:val="auto"/>
          <w:lang w:val="en-US"/>
        </w:rPr>
      </w:pPr>
      <w:r>
        <w:rPr>
          <w:color w:val="auto"/>
          <w:lang w:val="en-US"/>
        </w:rPr>
        <w:t xml:space="preserve">Another challenge noted by some participants was the need for data harmonization across CFVP study sites. Fields such as psychology have freely available, standardized measurement scales, but those are generally lacking in FIP research. A CFVP staff member underscored the importance of standard measures and the need for </w:t>
      </w:r>
      <w:del w:id="332" w:author="Raja Pari" w:date="2025-10-24T11:53:00Z">
        <w:r>
          <w:rPr>
            <w:color w:val="auto"/>
            <w:lang w:val="en-US"/>
          </w:rPr>
          <w:delText>“</w:delText>
        </w:r>
      </w:del>
      <w:ins w:id="333" w:author="Raja Pari" w:date="2025-10-24T11:53:00Z">
        <w:r>
          <w:rPr>
            <w:color w:val="auto"/>
            <w:lang w:val="en-US"/>
          </w:rPr>
          <w:t>‘</w:t>
        </w:r>
      </w:ins>
      <w:r>
        <w:rPr>
          <w:color w:val="auto"/>
          <w:lang w:val="en-US"/>
        </w:rPr>
        <w:t>a compendium of measurement tools in a website […] that people could pull quickly.</w:t>
      </w:r>
      <w:del w:id="334" w:author="Raja Pari" w:date="2025-10-24T11:53:00Z">
        <w:r>
          <w:rPr>
            <w:color w:val="auto"/>
            <w:lang w:val="en-US"/>
          </w:rPr>
          <w:delText>”</w:delText>
        </w:r>
      </w:del>
      <w:ins w:id="335" w:author="Raja Pari" w:date="2025-10-24T11:53:00Z">
        <w:r>
          <w:rPr>
            <w:color w:val="auto"/>
            <w:lang w:val="en-US"/>
          </w:rPr>
          <w:t>’</w:t>
        </w:r>
      </w:ins>
      <w:r>
        <w:rPr>
          <w:color w:val="auto"/>
          <w:lang w:val="en-US"/>
        </w:rPr>
        <w:t xml:space="preserve"> They said it is easy to do this with many mental health measures, but firearms data is more complicated, because the field is only now emerging.</w:t>
      </w:r>
    </w:p>
    <w:p>
      <w:pPr>
        <w:pStyle w:val="TX"/>
        <w:shd w:val="clear" w:color="000000" w:fill="auto"/>
        <w:rPr>
          <w:color w:val="auto"/>
          <w:lang w:val="en-US"/>
        </w:rPr>
      </w:pPr>
      <w:r>
        <w:rPr>
          <w:color w:val="auto"/>
          <w:lang w:val="en-US"/>
        </w:rPr>
        <w:t>Validating measures takes time and can be complicated by socioeconomic and other confounding factors. Furthermore, some research constructs are difficult to define in binary terms. For instance, one person raised concerns about survey questions regarding firearm storage. A gun owner might keep theirs in a locked case at home, but if it is carried, its status might change throughout the day:</w:t>
      </w:r>
    </w:p>
    <w:p>
      <w:pPr>
        <w:pStyle w:val="EXT"/>
        <w:shd w:val="clear" w:color="000000" w:fill="auto"/>
        <w:rPr>
          <w:color w:val="auto"/>
          <w:lang w:val="en-US"/>
        </w:rPr>
      </w:pPr>
      <w:r>
        <w:rPr>
          <w:color w:val="auto"/>
          <w:lang w:val="en-US"/>
        </w:rPr>
        <w:t>What does safe storage mean? Does that mean 100% storage, it never comes out of the safe, or it only comes out of the safe when it’s unloaded [...] and then it’s in the trunk of my car? So, thinking through some of the measurement-related issues with firearms, I think is really important. How do you combine those factors? And then there’s handguns and long guns… that adds another component of complexity.</w:t>
      </w:r>
    </w:p>
    <w:p>
      <w:pPr>
        <w:pStyle w:val="TXF"/>
        <w:shd w:val="clear" w:color="000000" w:fill="auto"/>
        <w:rPr>
          <w:color w:val="auto"/>
          <w:lang w:val="en-US"/>
        </w:rPr>
      </w:pPr>
      <w:r>
        <w:rPr>
          <w:color w:val="auto"/>
          <w:lang w:val="en-US"/>
        </w:rPr>
        <w:t>The codebook for the CFVP network was created during a preliminary phase of research at individual study sites, well before data collection commenced. Some sites aspire to conduct research based on new topics that emerge during their research, that is, after the codebook was created. The result was problems with requirements issued by the coordinating center when balancing standardization and project autonomy.</w:t>
      </w:r>
    </w:p>
    <w:p>
      <w:pPr>
        <w:pStyle w:val="TX"/>
        <w:shd w:val="clear" w:color="000000" w:fill="auto"/>
        <w:rPr>
          <w:color w:val="auto"/>
          <w:lang w:val="en-US"/>
        </w:rPr>
      </w:pPr>
      <w:r>
        <w:rPr>
          <w:color w:val="auto"/>
          <w:lang w:val="en-US"/>
        </w:rPr>
        <w:t>Similarly, a data manager at the coordinating center described the data they are collecting, which includes demographics, social determinants of health, mental health, and substance use. Their data falls under multiple domains, including firearm violence, physical health, and protective factors. Within these domains are multiple constructs. Anxiety, depression, loneliness, and PTSD are measured using standardized tests. Standardized measures helped CFVP staff harmonize data, but not all researchers wanted to use those measures.</w:t>
      </w:r>
    </w:p>
    <w:p>
      <w:pPr>
        <w:pStyle w:val="TX"/>
        <w:shd w:val="clear" w:color="000000" w:fill="auto"/>
        <w:rPr>
          <w:color w:val="auto"/>
          <w:lang w:val="en-US"/>
        </w:rPr>
      </w:pPr>
      <w:r>
        <w:rPr>
          <w:color w:val="auto"/>
          <w:lang w:val="en-US"/>
        </w:rPr>
        <w:t xml:space="preserve">CFVP staff emphasized that project Principal Investigators (PIs) also need to understand how their data might be used in the future and how they want it curated for reuse. The PIs wanted clean data that was compatible with statistical analysis software. Collecting data on the same platform (e.g., in a uniform database) would streamline the data collection process, ensuring some degree of fidelity to a data codebook. However, researchers wanted to be able to shape their projects as desired. One individual said, </w:t>
      </w:r>
      <w:del w:id="336" w:author="Raja Pari" w:date="2025-10-24T11:53:00Z">
        <w:r>
          <w:rPr>
            <w:color w:val="auto"/>
            <w:lang w:val="en-US"/>
          </w:rPr>
          <w:delText>“</w:delText>
        </w:r>
      </w:del>
      <w:ins w:id="337" w:author="Raja Pari" w:date="2025-10-24T11:53:00Z">
        <w:r>
          <w:rPr>
            <w:color w:val="auto"/>
            <w:lang w:val="en-US"/>
          </w:rPr>
          <w:t>‘</w:t>
        </w:r>
      </w:ins>
      <w:r>
        <w:rPr>
          <w:color w:val="auto"/>
          <w:lang w:val="en-US"/>
        </w:rPr>
        <w:t>People underestimate the amount of work it takes to make a dataset publicly available and useful to other researchers</w:t>
      </w:r>
      <w:del w:id="338" w:author="Raja Pari" w:date="2025-10-24T11:53:00Z">
        <w:r>
          <w:rPr>
            <w:color w:val="auto"/>
            <w:lang w:val="en-US"/>
          </w:rPr>
          <w:delText>”</w:delText>
        </w:r>
      </w:del>
      <w:ins w:id="339" w:author="Raja Pari" w:date="2025-10-24T11:53:00Z">
        <w:r>
          <w:rPr>
            <w:color w:val="auto"/>
            <w:lang w:val="en-US"/>
          </w:rPr>
          <w:t>’</w:t>
        </w:r>
      </w:ins>
      <w:r>
        <w:rPr>
          <w:color w:val="auto"/>
          <w:lang w:val="en-US"/>
        </w:rPr>
        <w:t xml:space="preserve"> because of the hidden, invisible labor associated with processing.</w:t>
      </w:r>
    </w:p>
    <w:p>
      <w:pPr>
        <w:pStyle w:val="H2"/>
        <w:shd w:val="clear" w:color="000000" w:fill="auto"/>
        <w:rPr>
          <w:iCs/>
        </w:rPr>
      </w:pPr>
      <w:r>
        <w:rPr>
          <w:iCs/>
          <w:rPrChange w:id="0" w:author="Raja Pari" w:date="2025-10-23T12:24:00Z">
            <w:rPr>
              <w:i/>
            </w:rPr>
          </w:rPrChange>
        </w:rPr>
        <w:t xml:space="preserve">The </w:t>
      </w:r>
      <w:del w:id="341" w:author="Raja Pari" w:date="2025-10-24T12:06:00Z">
        <w:r>
          <w:rPr>
            <w:iCs/>
            <w:rPrChange w:id="0" w:author="Raja Pari" w:date="2025-10-23T12:24:00Z">
              <w:rPr>
                <w:i/>
              </w:rPr>
            </w:rPrChange>
          </w:rPr>
          <w:delText>N</w:delText>
        </w:r>
      </w:del>
      <w:ins w:id="343" w:author="Raja Pari" w:date="2025-10-24T12:06:00Z">
        <w:r>
          <w:rPr>
            <w:iCs/>
          </w:rPr>
          <w:t>n</w:t>
        </w:r>
      </w:ins>
      <w:r>
        <w:rPr>
          <w:iCs/>
          <w:rPrChange w:id="0" w:author="Raja Pari" w:date="2025-10-23T12:24:00Z">
            <w:rPr>
              <w:i/>
            </w:rPr>
          </w:rPrChange>
        </w:rPr>
        <w:t xml:space="preserve">ecessity of </w:t>
      </w:r>
      <w:del w:id="345" w:author="Raja Pari" w:date="2025-10-24T12:06:00Z">
        <w:r>
          <w:rPr>
            <w:iCs/>
            <w:rPrChange w:id="0" w:author="Raja Pari" w:date="2025-10-23T12:24:00Z">
              <w:rPr>
                <w:i/>
              </w:rPr>
            </w:rPrChange>
          </w:rPr>
          <w:delText>G</w:delText>
        </w:r>
      </w:del>
      <w:ins w:id="347" w:author="Raja Pari" w:date="2025-10-24T12:06:00Z">
        <w:r>
          <w:rPr>
            <w:iCs/>
          </w:rPr>
          <w:t>g</w:t>
        </w:r>
      </w:ins>
      <w:r>
        <w:rPr>
          <w:iCs/>
          <w:rPrChange w:id="0" w:author="Raja Pari" w:date="2025-10-23T12:24:00Z">
            <w:rPr>
              <w:i/>
            </w:rPr>
          </w:rPrChange>
        </w:rPr>
        <w:t>rants</w:t>
      </w:r>
    </w:p>
    <w:p>
      <w:pPr>
        <w:pStyle w:val="TXF"/>
        <w:shd w:val="clear" w:color="000000" w:fill="auto"/>
        <w:rPr>
          <w:color w:val="auto"/>
          <w:lang w:val="en-US"/>
        </w:rPr>
      </w:pPr>
      <w:bookmarkStart w:id="9" w:name="_ufc7l1z24lb2"/>
      <w:bookmarkEnd w:id="9"/>
      <w:r>
        <w:rPr>
          <w:color w:val="auto"/>
          <w:lang w:val="en-US"/>
        </w:rPr>
        <w:t>Another prominent theme in our interviews, mentioned by eight participants, was the need for grant funding to support research, particularly in relation to the tenure and promotion process. Our participants were at various stages of their careers, and securing grant writing and external funding was critical for untenured researchers. During the period when funding for firearms violence research was scarce, researchers turned to other subjects (e.g., substance abuse</w:t>
      </w:r>
      <w:del w:id="349" w:author="Raja Pari" w:date="2025-10-26T15:55:00Z">
        <w:r>
          <w:rPr>
            <w:color w:val="auto"/>
            <w:lang w:val="en-US"/>
          </w:rPr>
          <w:delText>,</w:delText>
        </w:r>
      </w:del>
      <w:r>
        <w:rPr>
          <w:color w:val="auto"/>
          <w:lang w:val="en-US"/>
        </w:rPr>
        <w:t xml:space="preserve"> </w:t>
      </w:r>
      <w:ins w:id="350" w:author="Raja Pari" w:date="2025-10-26T15:55:00Z">
        <w:r>
          <w:rPr>
            <w:color w:val="auto"/>
            <w:lang w:val="en-US"/>
          </w:rPr>
          <w:t xml:space="preserve">and </w:t>
        </w:r>
      </w:ins>
      <w:r>
        <w:rPr>
          <w:color w:val="auto"/>
          <w:lang w:val="en-US"/>
        </w:rPr>
        <w:t xml:space="preserve">youth violence prevention). One participant was advised by a mentor to avoid FIP research because focusing on it before 2019 had been a </w:t>
      </w:r>
      <w:del w:id="351" w:author="Raja Pari" w:date="2025-10-24T11:53:00Z">
        <w:r>
          <w:rPr>
            <w:color w:val="auto"/>
            <w:lang w:val="en-US"/>
          </w:rPr>
          <w:delText>“</w:delText>
        </w:r>
      </w:del>
      <w:ins w:id="352" w:author="Raja Pari" w:date="2025-10-24T11:53:00Z">
        <w:r>
          <w:rPr>
            <w:color w:val="auto"/>
            <w:lang w:val="en-US"/>
          </w:rPr>
          <w:t>‘</w:t>
        </w:r>
      </w:ins>
      <w:r>
        <w:rPr>
          <w:color w:val="auto"/>
          <w:lang w:val="en-US"/>
        </w:rPr>
        <w:t>career killer.</w:t>
      </w:r>
      <w:del w:id="353" w:author="Raja Pari" w:date="2025-10-24T11:53:00Z">
        <w:r>
          <w:rPr>
            <w:color w:val="auto"/>
            <w:lang w:val="en-US"/>
          </w:rPr>
          <w:delText>”</w:delText>
        </w:r>
      </w:del>
      <w:ins w:id="354" w:author="Raja Pari" w:date="2025-10-24T11:53:00Z">
        <w:r>
          <w:rPr>
            <w:color w:val="auto"/>
            <w:lang w:val="en-US"/>
          </w:rPr>
          <w:t>’</w:t>
        </w:r>
      </w:ins>
      <w:r>
        <w:rPr>
          <w:color w:val="auto"/>
          <w:lang w:val="en-US"/>
        </w:rPr>
        <w:t xml:space="preserve"> A younger researcher, beginning their career just as federal funding was restored, interpreted congressional guidance for firearm-injury research as an opportunity and chose to study the topic. Our study participants agreed that federal grants were central to FIP research because they are the only widespread funding source for researchers.</w:t>
      </w:r>
    </w:p>
    <w:p>
      <w:pPr>
        <w:pStyle w:val="H2"/>
        <w:shd w:val="clear" w:color="000000" w:fill="auto"/>
        <w:rPr>
          <w:iCs/>
        </w:rPr>
      </w:pPr>
      <w:bookmarkStart w:id="10" w:name="_ynxifu2dthld"/>
      <w:bookmarkEnd w:id="10"/>
      <w:r>
        <w:rPr>
          <w:iCs/>
          <w:rPrChange w:id="0" w:author="Raja Pari" w:date="2025-10-23T12:25:00Z">
            <w:rPr>
              <w:i/>
            </w:rPr>
          </w:rPrChange>
        </w:rPr>
        <w:t xml:space="preserve">Commonalities: Needs </w:t>
      </w:r>
      <w:del w:id="356" w:author="Raja Pari" w:date="2025-10-24T12:06:00Z">
        <w:r>
          <w:rPr>
            <w:iCs/>
            <w:rPrChange w:id="0" w:author="Raja Pari" w:date="2025-10-23T12:25:00Z">
              <w:rPr>
                <w:i/>
              </w:rPr>
            </w:rPrChange>
          </w:rPr>
          <w:delText>S</w:delText>
        </w:r>
      </w:del>
      <w:ins w:id="358" w:author="Raja Pari" w:date="2025-10-24T12:06:00Z">
        <w:r>
          <w:rPr>
            <w:iCs/>
          </w:rPr>
          <w:t>s</w:t>
        </w:r>
      </w:ins>
      <w:r>
        <w:rPr>
          <w:iCs/>
          <w:rPrChange w:id="0" w:author="Raja Pari" w:date="2025-10-23T12:25:00Z">
            <w:rPr>
              <w:i/>
            </w:rPr>
          </w:rPrChange>
        </w:rPr>
        <w:t xml:space="preserve">hared </w:t>
      </w:r>
      <w:del w:id="360" w:author="Raja Pari" w:date="2025-10-24T12:06:00Z">
        <w:r>
          <w:rPr>
            <w:iCs/>
            <w:rPrChange w:id="0" w:author="Raja Pari" w:date="2025-10-23T12:25:00Z">
              <w:rPr>
                <w:i/>
              </w:rPr>
            </w:rPrChange>
          </w:rPr>
          <w:delText>A</w:delText>
        </w:r>
      </w:del>
      <w:ins w:id="362" w:author="Raja Pari" w:date="2025-10-24T12:06:00Z">
        <w:r>
          <w:rPr>
            <w:iCs/>
          </w:rPr>
          <w:t>a</w:t>
        </w:r>
      </w:ins>
      <w:r>
        <w:rPr>
          <w:iCs/>
          <w:rPrChange w:id="0" w:author="Raja Pari" w:date="2025-10-23T12:25:00Z">
            <w:rPr>
              <w:i/>
            </w:rPr>
          </w:rPrChange>
        </w:rPr>
        <w:t xml:space="preserve">mong </w:t>
      </w:r>
      <w:del w:id="364" w:author="Raja Pari" w:date="2025-10-24T12:07:00Z">
        <w:r>
          <w:rPr>
            <w:iCs/>
            <w:rPrChange w:id="0" w:author="Raja Pari" w:date="2025-10-23T12:25:00Z">
              <w:rPr>
                <w:i/>
              </w:rPr>
            </w:rPrChange>
          </w:rPr>
          <w:delText>R</w:delText>
        </w:r>
      </w:del>
      <w:ins w:id="366" w:author="Raja Pari" w:date="2025-10-24T12:07:00Z">
        <w:r>
          <w:rPr>
            <w:iCs/>
          </w:rPr>
          <w:t>r</w:t>
        </w:r>
      </w:ins>
      <w:r>
        <w:rPr>
          <w:iCs/>
          <w:rPrChange w:id="0" w:author="Raja Pari" w:date="2025-10-23T12:25:00Z">
            <w:rPr>
              <w:i/>
            </w:rPr>
          </w:rPrChange>
        </w:rPr>
        <w:t xml:space="preserve">esearch </w:t>
      </w:r>
      <w:del w:id="368" w:author="Raja Pari" w:date="2025-10-24T12:07:00Z">
        <w:r>
          <w:rPr>
            <w:iCs/>
            <w:rPrChange w:id="0" w:author="Raja Pari" w:date="2025-10-23T12:25:00Z">
              <w:rPr>
                <w:i/>
              </w:rPr>
            </w:rPrChange>
          </w:rPr>
          <w:delText>E</w:delText>
        </w:r>
      </w:del>
      <w:ins w:id="370" w:author="Raja Pari" w:date="2025-10-24T12:07:00Z">
        <w:r>
          <w:rPr>
            <w:iCs/>
          </w:rPr>
          <w:t>e</w:t>
        </w:r>
      </w:ins>
      <w:r>
        <w:rPr>
          <w:iCs/>
          <w:rPrChange w:id="0" w:author="Raja Pari" w:date="2025-10-23T12:25:00Z">
            <w:rPr>
              <w:i/>
            </w:rPr>
          </w:rPrChange>
        </w:rPr>
        <w:t>nvironments</w:t>
      </w:r>
    </w:p>
    <w:p>
      <w:pPr>
        <w:pStyle w:val="TXF"/>
        <w:shd w:val="clear" w:color="000000" w:fill="auto"/>
        <w:rPr>
          <w:color w:val="auto"/>
          <w:lang w:val="en-US"/>
        </w:rPr>
      </w:pPr>
      <w:r>
        <w:rPr>
          <w:color w:val="auto"/>
          <w:lang w:val="en-US"/>
        </w:rPr>
        <w:t xml:space="preserve">Our final finding was a set of agreed-upon points that interviewees believed were necessary to support firearm injury-prevention research. Researchers indicated that they needed rich, clean, and comprehensive data with correct and uniform variables. Data collected and shared by hospitals, police, social workers, and other parties must be </w:t>
      </w:r>
      <w:del w:id="372" w:author="Raja Pari" w:date="2025-10-24T11:53:00Z">
        <w:r>
          <w:rPr>
            <w:color w:val="auto"/>
            <w:lang w:val="en-US"/>
          </w:rPr>
          <w:delText>“</w:delText>
        </w:r>
      </w:del>
      <w:ins w:id="373" w:author="Raja Pari" w:date="2025-10-24T11:53:00Z">
        <w:r>
          <w:rPr>
            <w:color w:val="auto"/>
            <w:lang w:val="en-US"/>
          </w:rPr>
          <w:t>‘</w:t>
        </w:r>
      </w:ins>
      <w:r>
        <w:rPr>
          <w:color w:val="auto"/>
          <w:lang w:val="en-US"/>
        </w:rPr>
        <w:t>open</w:t>
      </w:r>
      <w:del w:id="374" w:author="Raja Pari" w:date="2025-10-24T11:53:00Z">
        <w:r>
          <w:rPr>
            <w:color w:val="auto"/>
            <w:lang w:val="en-US"/>
          </w:rPr>
          <w:delText>”</w:delText>
        </w:r>
      </w:del>
      <w:ins w:id="375" w:author="Raja Pari" w:date="2025-10-24T11:53:00Z">
        <w:r>
          <w:rPr>
            <w:color w:val="auto"/>
            <w:lang w:val="en-US"/>
          </w:rPr>
          <w:t>’</w:t>
        </w:r>
      </w:ins>
      <w:r>
        <w:rPr>
          <w:color w:val="auto"/>
          <w:lang w:val="en-US"/>
        </w:rPr>
        <w:t xml:space="preserve"> and provided by, or at least indexed within, easily accessible look-up resources. Databases, datasets, and other information resources must include social risk factors (e.g., prior convictions related to gun violence and socio</w:t>
      </w:r>
      <w:del w:id="376" w:author="Raja Pari" w:date="2025-10-26T16:07:00Z">
        <w:r>
          <w:rPr>
            <w:color w:val="auto"/>
            <w:lang w:val="en-US"/>
          </w:rPr>
          <w:delText>-</w:delText>
        </w:r>
      </w:del>
      <w:r>
        <w:rPr>
          <w:color w:val="auto"/>
          <w:lang w:val="en-US"/>
        </w:rPr>
        <w:t>cultural factors). Participants noted the need for different variables, depending on their academic discipline and research requirements. Some participants proposed a comprehensive state data hub or dashboard of public data that was well-maintained and monitored by a public agency (e.g., the CDC), which could be used across various jurisdictions to demonstrate relationships between variables and outcomes. That type of dashboard would have established baselines, allowing longitudinal studies to demonstrate the effects of medical and behavioral interventions.</w:t>
      </w:r>
    </w:p>
    <w:p>
      <w:pPr>
        <w:pStyle w:val="TX"/>
        <w:shd w:val="clear" w:color="000000" w:fill="auto"/>
        <w:rPr>
          <w:ins w:id="379" w:author="Raja Pari" w:date="2025-10-24T12:20:00Z"/>
          <w:color w:val="auto"/>
          <w:lang w:val="en-US"/>
        </w:rPr>
      </w:pPr>
      <w:r>
        <w:rPr>
          <w:color w:val="auto"/>
          <w:lang w:val="en-US"/>
        </w:rPr>
        <w:t>Over half of our participants talked about the need to harmonize and standardize measures across different CFVP projects. Social risk factors (e.g., food insecurity, housing, and underemployment) were important constructs for researchers to measure. One interviewee said</w:t>
      </w:r>
      <w:del w:id="377" w:author="Raja Pari" w:date="2025-10-24T12:20:00Z">
        <w:r>
          <w:rPr>
            <w:color w:val="auto"/>
            <w:lang w:val="en-US"/>
          </w:rPr>
          <w:delText xml:space="preserve"> </w:delText>
        </w:r>
      </w:del>
      <w:del w:id="378" w:author="Raja Pari" w:date="2025-10-24T11:53:00Z">
        <w:r>
          <w:rPr>
            <w:color w:val="auto"/>
            <w:lang w:val="en-US"/>
          </w:rPr>
          <w:delText>“</w:delText>
        </w:r>
      </w:del>
    </w:p>
    <w:p>
      <w:pPr>
        <w:pStyle w:val="EXT"/>
        <w:shd w:val="clear" w:color="000000" w:fill="auto"/>
        <w:rPr>
          <w:ins w:id="381" w:author="Raja Pari" w:date="2025-10-24T12:20:00Z"/>
          <w:color w:val="auto"/>
          <w:lang w:val="en-US"/>
        </w:rPr>
        <w:pPrChange w:id="0" w:author="Raja Pari" w:date="2025-10-24T12:20:00Z">
          <w:pPr>
            <w:pStyle w:val="TX"/>
          </w:pPr>
        </w:pPrChange>
      </w:pPr>
      <w:r>
        <w:rPr>
          <w:color w:val="auto"/>
          <w:lang w:val="en-US"/>
        </w:rPr>
        <w:t>the reason we really want to have some unified measures that are standardized or harmonized across the network projects is because there are so many questions that we as a field need to answer. And many of those questions we are not [statistically] powered to answer within the context of the single study. But if we have the same question asked among three times or six studies, maybe we would have the power to ask and answer some of the questions we have.</w:t>
      </w:r>
      <w:del w:id="380" w:author="Raja Pari" w:date="2025-10-24T11:53:00Z">
        <w:r>
          <w:rPr>
            <w:color w:val="auto"/>
            <w:lang w:val="en-US"/>
          </w:rPr>
          <w:delText>”</w:delText>
        </w:r>
      </w:del>
    </w:p>
    <w:p>
      <w:pPr>
        <w:pStyle w:val="TXF"/>
        <w:shd w:val="clear" w:color="000000" w:fill="auto"/>
        <w:rPr>
          <w:color w:val="auto"/>
          <w:lang w:val="en-US"/>
        </w:rPr>
        <w:pPrChange w:id="0" w:author="Raja Pari" w:date="2025-10-24T12:20:00Z">
          <w:pPr>
            <w:pStyle w:val="TX"/>
          </w:pPr>
        </w:pPrChange>
      </w:pPr>
      <w:del w:id="382" w:author="Raja Pari" w:date="2025-10-24T12:20:00Z">
        <w:r>
          <w:rPr>
            <w:color w:val="auto"/>
            <w:lang w:val="en-US"/>
          </w:rPr>
          <w:delText xml:space="preserve"> </w:delText>
        </w:r>
      </w:del>
      <w:r>
        <w:rPr>
          <w:color w:val="auto"/>
          <w:lang w:val="en-US"/>
        </w:rPr>
        <w:t>This quote highlights the importance of using standardized measures across CFVP projects to facilitate cross-study comparisons.</w:t>
      </w:r>
    </w:p>
    <w:p>
      <w:pPr>
        <w:pStyle w:val="TX"/>
        <w:shd w:val="clear" w:color="000000" w:fill="auto"/>
        <w:rPr>
          <w:color w:val="auto"/>
          <w:lang w:val="en-US"/>
        </w:rPr>
      </w:pPr>
      <w:r>
        <w:rPr>
          <w:color w:val="auto"/>
          <w:lang w:val="en-US"/>
        </w:rPr>
        <w:t xml:space="preserve">Geographic granularity was also a necessary data attribute for many of our interviewees. While some individuals said that they simply wanted to have data available at the national level (e.g., the number of firearms in each county), their ideal research environment and </w:t>
      </w:r>
      <w:del w:id="383" w:author="Raja Pari" w:date="2025-10-24T11:53:00Z">
        <w:r>
          <w:rPr>
            <w:color w:val="auto"/>
            <w:lang w:val="en-US"/>
          </w:rPr>
          <w:delText>“</w:delText>
        </w:r>
      </w:del>
      <w:ins w:id="384" w:author="Raja Pari" w:date="2025-10-24T11:53:00Z">
        <w:r>
          <w:rPr>
            <w:color w:val="auto"/>
            <w:lang w:val="en-US"/>
          </w:rPr>
          <w:t>‘</w:t>
        </w:r>
      </w:ins>
      <w:r>
        <w:rPr>
          <w:color w:val="auto"/>
          <w:lang w:val="en-US"/>
        </w:rPr>
        <w:t>stack</w:t>
      </w:r>
      <w:del w:id="385" w:author="Raja Pari" w:date="2025-10-24T11:53:00Z">
        <w:r>
          <w:rPr>
            <w:color w:val="auto"/>
            <w:lang w:val="en-US"/>
          </w:rPr>
          <w:delText>”</w:delText>
        </w:r>
      </w:del>
      <w:ins w:id="386" w:author="Raja Pari" w:date="2025-10-24T11:53:00Z">
        <w:r>
          <w:rPr>
            <w:color w:val="auto"/>
            <w:lang w:val="en-US"/>
          </w:rPr>
          <w:t>’</w:t>
        </w:r>
      </w:ins>
      <w:r>
        <w:rPr>
          <w:color w:val="auto"/>
          <w:lang w:val="en-US"/>
        </w:rPr>
        <w:t xml:space="preserve"> of supplemental resources included information that described states, localities, and even ZIP codes. Regarding geography, interview participants discussed the need for uniform reporting across political jurisdictions. A lack of uniformity across the country made it difficult to draw comparisons or reach conclusions about the effectiveness of interventions. Combining temporal, geographic, and socioeconomic data and isolating relevant variables could also enable individuals to develop targeted interventions in high-risk areas.</w:t>
      </w:r>
    </w:p>
    <w:p>
      <w:pPr>
        <w:pStyle w:val="TX"/>
        <w:shd w:val="clear" w:color="000000" w:fill="auto"/>
        <w:rPr>
          <w:color w:val="auto"/>
          <w:lang w:val="en-US"/>
        </w:rPr>
      </w:pPr>
      <w:r>
        <w:rPr>
          <w:color w:val="auto"/>
          <w:lang w:val="en-US"/>
        </w:rPr>
        <w:t xml:space="preserve">Our findings about geographic data also extended to questions about the timeliness and currency of data. Some research projects that our participants spoke about (e.g., behavioral interventions) were only possible when researchers recently collected data. Several interviewees expressed frustration that publicly available data was released </w:t>
      </w:r>
      <w:del w:id="387" w:author="Raja Pari" w:date="2025-10-26T15:55:00Z">
        <w:r>
          <w:rPr>
            <w:color w:val="auto"/>
            <w:lang w:val="en-US"/>
          </w:rPr>
          <w:delText xml:space="preserve">two </w:delText>
        </w:r>
      </w:del>
      <w:ins w:id="388" w:author="Raja Pari" w:date="2025-10-26T15:55:00Z">
        <w:r>
          <w:rPr>
            <w:color w:val="auto"/>
            <w:lang w:val="en-US"/>
          </w:rPr>
          <w:t xml:space="preserve">2 </w:t>
        </w:r>
      </w:ins>
      <w:r>
        <w:rPr>
          <w:color w:val="auto"/>
          <w:lang w:val="en-US"/>
        </w:rPr>
        <w:t>years after a given period ended. While older data can be used to answer theoretical questions, write background sections for grants and papers, and take a long view when describing social and behavioral phenomena, timely datasets are often needed to address contemporary issues.</w:t>
      </w:r>
    </w:p>
    <w:p>
      <w:pPr>
        <w:pStyle w:val="H1"/>
        <w:shd w:val="clear" w:color="000000" w:fill="auto"/>
        <w:rPr/>
      </w:pPr>
      <w:r>
        <w:rPr/>
        <w:t>Discussion</w:t>
      </w:r>
    </w:p>
    <w:p>
      <w:pPr>
        <w:pStyle w:val="TXF"/>
        <w:shd w:val="clear" w:color="000000" w:fill="auto"/>
        <w:rPr>
          <w:color w:val="auto"/>
          <w:lang w:val="en-US"/>
        </w:rPr>
      </w:pPr>
      <w:r>
        <w:rPr>
          <w:color w:val="auto"/>
          <w:lang w:val="en-US"/>
        </w:rPr>
        <w:t>Throughout this project, we sought to answer three questions that would inform CFVP operations and help us to design data resources that facilitate FIP research. That said, a more significant finding was that researchers’ information needs and data harmonization are two sides of the same coin. We also determined that FIP researchers can make discoveries by methodically organizing and collecting new data. There were impediments to their work, to be sure, but during our interviews, we were surprised by how simple impediments to research often appeared—we began this project assuming FIP was a completely unique research space, and we concluded the opposite. Rather, now we believe that most FIP data issues stem from long-term neglect by researchers and federal underfunding.</w:t>
      </w:r>
    </w:p>
    <w:p>
      <w:pPr>
        <w:pStyle w:val="H2"/>
        <w:shd w:val="clear" w:color="000000" w:fill="auto"/>
        <w:rPr>
          <w:iCs/>
        </w:rPr>
      </w:pPr>
      <w:r>
        <w:rPr>
          <w:iCs/>
          <w:rPrChange w:id="0" w:author="Raja Pari" w:date="2025-10-23T12:25:00Z">
            <w:rPr>
              <w:i/>
            </w:rPr>
          </w:rPrChange>
        </w:rPr>
        <w:t xml:space="preserve">What are the </w:t>
      </w:r>
      <w:del w:id="390" w:author="Raja Pari" w:date="2025-10-24T12:07:00Z">
        <w:r>
          <w:rPr>
            <w:iCs/>
            <w:rPrChange w:id="0" w:author="Raja Pari" w:date="2025-10-23T12:25:00Z">
              <w:rPr>
                <w:i/>
              </w:rPr>
            </w:rPrChange>
          </w:rPr>
          <w:delText>I</w:delText>
        </w:r>
      </w:del>
      <w:ins w:id="392" w:author="Raja Pari" w:date="2025-10-24T12:07:00Z">
        <w:r>
          <w:rPr>
            <w:iCs/>
          </w:rPr>
          <w:t>i</w:t>
        </w:r>
      </w:ins>
      <w:r>
        <w:rPr>
          <w:iCs/>
          <w:rPrChange w:id="0" w:author="Raja Pari" w:date="2025-10-23T12:25:00Z">
            <w:rPr>
              <w:i/>
            </w:rPr>
          </w:rPrChange>
        </w:rPr>
        <w:t xml:space="preserve">nformation </w:t>
      </w:r>
      <w:del w:id="394" w:author="Raja Pari" w:date="2025-10-24T12:07:00Z">
        <w:r>
          <w:rPr>
            <w:iCs/>
            <w:rPrChange w:id="0" w:author="Raja Pari" w:date="2025-10-23T12:25:00Z">
              <w:rPr>
                <w:i/>
              </w:rPr>
            </w:rPrChange>
          </w:rPr>
          <w:delText>N</w:delText>
        </w:r>
      </w:del>
      <w:ins w:id="396" w:author="Raja Pari" w:date="2025-10-24T12:07:00Z">
        <w:r>
          <w:rPr>
            <w:iCs/>
          </w:rPr>
          <w:t>n</w:t>
        </w:r>
      </w:ins>
      <w:r>
        <w:rPr>
          <w:iCs/>
          <w:rPrChange w:id="0" w:author="Raja Pari" w:date="2025-10-23T12:25:00Z">
            <w:rPr>
              <w:i/>
            </w:rPr>
          </w:rPrChange>
        </w:rPr>
        <w:t xml:space="preserve">eeds of CFVP </w:t>
      </w:r>
      <w:del w:id="398" w:author="Raja Pari" w:date="2025-10-24T12:07:00Z">
        <w:r>
          <w:rPr>
            <w:iCs/>
            <w:rPrChange w:id="0" w:author="Raja Pari" w:date="2025-10-23T12:25:00Z">
              <w:rPr>
                <w:i/>
              </w:rPr>
            </w:rPrChange>
          </w:rPr>
          <w:delText>S</w:delText>
        </w:r>
      </w:del>
      <w:ins w:id="400" w:author="Raja Pari" w:date="2025-10-24T12:07:00Z">
        <w:r>
          <w:rPr>
            <w:iCs/>
          </w:rPr>
          <w:t>s</w:t>
        </w:r>
      </w:ins>
      <w:r>
        <w:rPr>
          <w:iCs/>
          <w:rPrChange w:id="0" w:author="Raja Pari" w:date="2025-10-23T12:25:00Z">
            <w:rPr>
              <w:i/>
            </w:rPr>
          </w:rPrChange>
        </w:rPr>
        <w:t>takeholders?</w:t>
      </w:r>
    </w:p>
    <w:p>
      <w:pPr>
        <w:pStyle w:val="TXF"/>
        <w:shd w:val="clear" w:color="000000" w:fill="auto"/>
        <w:rPr>
          <w:color w:val="auto"/>
          <w:lang w:val="en-US"/>
        </w:rPr>
      </w:pPr>
      <w:r>
        <w:rPr>
          <w:color w:val="auto"/>
          <w:lang w:val="en-US"/>
        </w:rPr>
        <w:t>Contrary to our expectations, although some CFVP stakeholder information needs were unique to firearm violence prevention, most were not. Because the information needs of CFVP stakeholders were transferable to most other domains, we interpret our results to mean the answer to RQ1 is that researcher information needs are comparable to those of others, particularly in the social sciences.</w:t>
      </w:r>
    </w:p>
    <w:p>
      <w:pPr>
        <w:pStyle w:val="TX"/>
        <w:shd w:val="clear" w:color="000000" w:fill="auto"/>
        <w:rPr>
          <w:color w:val="auto"/>
          <w:lang w:val="en-US"/>
        </w:rPr>
      </w:pPr>
      <w:r>
        <w:rPr>
          <w:color w:val="auto"/>
          <w:lang w:val="en-US"/>
        </w:rPr>
        <w:t>The data needed by firearms violence researchers is complex, varied, and interdisciplinary. As framed by Case and Given</w:t>
      </w:r>
      <w:del w:id="402" w:author="Raja Pari" w:date="2025-10-24T15:54:00Z">
        <w:r>
          <w:rPr>
            <w:color w:val="auto"/>
            <w:lang w:val="en-US"/>
          </w:rPr>
          <w:delText>s</w:delText>
        </w:r>
      </w:del>
      <w:r>
        <w:rPr>
          <w:color w:val="auto"/>
          <w:lang w:val="en-US"/>
        </w:rPr>
        <w:t xml:space="preserve"> (2016), FIP research is between disciplines. Furthermore, firearm violence, like many other public health issues, is not contained within political borders, yet local jurisdictions have very different policies, motivations, and abilities to collect, process, and store both hospital and police administrative data. To perform their work effectively, FIP researchers require data that pertains to social services, law enforcement, and health factors. It also should be curated (or at least indexed) in public repositories.</w:t>
      </w:r>
    </w:p>
    <w:p>
      <w:pPr>
        <w:pStyle w:val="TX"/>
        <w:shd w:val="clear" w:color="000000" w:fill="auto"/>
        <w:rPr>
          <w:ins w:id="405" w:author="Raja Pari" w:date="2025-10-24T12:21:00Z"/>
          <w:color w:val="auto"/>
          <w:lang w:val="en-US"/>
        </w:rPr>
      </w:pPr>
      <w:r>
        <w:rPr>
          <w:color w:val="auto"/>
          <w:lang w:val="en-US"/>
        </w:rPr>
        <w:t xml:space="preserve">Although the data-related issues we identified were not unique, we did identify unique contextual challenges that are worth mentioning. For example, our findings corroborate </w:t>
      </w:r>
      <w:r>
        <w:rPr>
          <w:rStyle w:val="Hyperlink"/>
          <w:lang w:val="en-US"/>
        </w:rPr>
        <w:t xml:space="preserve">Roche </w:t>
      </w:r>
      <w:r>
        <w:rPr>
          <w:rStyle w:val="Hyperlink"/>
          <w:i/>
          <w:lang w:val="en-US"/>
        </w:rPr>
        <w:t>et al</w:t>
      </w:r>
      <w:r>
        <w:rPr>
          <w:rStyle w:val="Hyperlink"/>
          <w:lang w:val="en-US"/>
        </w:rPr>
        <w:t>. (2023)</w:t>
      </w:r>
      <w:r>
        <w:rPr>
          <w:color w:val="auto"/>
          <w:lang w:val="en-US"/>
        </w:rPr>
        <w:t>, who present five issues in studying gun violence:</w:t>
      </w:r>
      <w:del w:id="403" w:author="Raja Pari" w:date="2025-10-24T12:21:00Z">
        <w:r>
          <w:rPr>
            <w:color w:val="auto"/>
            <w:lang w:val="en-US"/>
          </w:rPr>
          <w:delText xml:space="preserve"> </w:delText>
        </w:r>
      </w:del>
      <w:del w:id="404" w:author="Raja Pari" w:date="2025-10-24T11:53:00Z">
        <w:r>
          <w:rPr>
            <w:color w:val="auto"/>
            <w:lang w:val="en-US"/>
          </w:rPr>
          <w:delText>“</w:delText>
        </w:r>
      </w:del>
    </w:p>
    <w:p>
      <w:pPr>
        <w:pStyle w:val="EXT"/>
        <w:shd w:val="clear" w:color="000000" w:fill="auto"/>
        <w:rPr>
          <w:ins w:id="410" w:author="Raja Pari" w:date="2025-10-24T12:21:00Z"/>
          <w:color w:val="auto"/>
          <w:lang w:val="en-US"/>
        </w:rPr>
        <w:pPrChange w:id="0" w:author="Raja Pari" w:date="2025-10-24T12:21:00Z">
          <w:pPr>
            <w:pStyle w:val="TX"/>
          </w:pPr>
        </w:pPrChange>
      </w:pPr>
      <w:ins w:id="406" w:author="Raja Pari" w:date="2025-10-26T15:56:00Z">
        <w:r>
          <w:rPr>
            <w:color w:val="auto"/>
            <w:lang w:val="en-US"/>
          </w:rPr>
          <w:t xml:space="preserve">… </w:t>
        </w:r>
      </w:ins>
      <w:r>
        <w:rPr>
          <w:color w:val="auto"/>
          <w:lang w:val="en-US"/>
        </w:rPr>
        <w:t>inadequate funding; a lack of comprehensive data availability and access; limited evidence-based programming; limited diverse and scientifically trained researchers and practitioners; and the stigma, polarization, and politicization of this field of study</w:t>
      </w:r>
      <w:del w:id="407" w:author="Raja Pari" w:date="2025-10-24T11:53:00Z">
        <w:r>
          <w:rPr>
            <w:color w:val="auto"/>
            <w:lang w:val="en-US"/>
          </w:rPr>
          <w:delText>”</w:delText>
        </w:r>
      </w:del>
      <w:r>
        <w:rPr>
          <w:color w:val="auto"/>
          <w:lang w:val="en-US"/>
        </w:rPr>
        <w:t xml:space="preserve"> (p. 583</w:t>
      </w:r>
      <w:del w:id="408" w:author="Raja Pari" w:date="2025-10-24T12:21:00Z">
        <w:r>
          <w:rPr>
            <w:color w:val="auto"/>
            <w:lang w:val="en-US"/>
          </w:rPr>
          <w:delText xml:space="preserve">). </w:delText>
        </w:r>
      </w:del>
      <w:ins w:id="409" w:author="Raja Pari" w:date="2025-10-24T12:21:00Z">
        <w:r>
          <w:rPr>
            <w:color w:val="auto"/>
            <w:lang w:val="en-US"/>
          </w:rPr>
          <w:t>).</w:t>
        </w:r>
      </w:ins>
    </w:p>
    <w:p>
      <w:pPr>
        <w:pStyle w:val="TXF"/>
        <w:shd w:val="clear" w:color="000000" w:fill="auto"/>
        <w:rPr>
          <w:color w:val="auto"/>
          <w:lang w:val="en-US"/>
        </w:rPr>
        <w:pPrChange w:id="0" w:author="Raja Pari" w:date="2025-10-24T12:22:00Z">
          <w:pPr>
            <w:pStyle w:val="TX"/>
          </w:pPr>
        </w:pPrChange>
      </w:pPr>
      <w:r>
        <w:rPr>
          <w:color w:val="auto"/>
          <w:lang w:val="en-US"/>
        </w:rPr>
        <w:t>Relatedly, some of the data problems our interviewees discussed included a lack of research funding to support scholarship and political constraints. Both contributed to a dearth of data and a lack of influence on data-sharing practices. A historic and lingering lack of political will to collect data (by hospitals and police) and fear of political retribution or withdrawal of funding made data both expensive and difficult for researchers to obtain. They also discussed the lack of coordination between states, which suggests that a consortium or network led by data managers, encompassing multiple states or regions, would be a significant improvement. However, to promote cross-organizational efforts, hospitals, coroners, urgent care centers, and law enforcement agencies all require training, political will, and funding to collect and report data for this common cause.</w:t>
      </w:r>
    </w:p>
    <w:p>
      <w:pPr>
        <w:pStyle w:val="H2"/>
        <w:shd w:val="clear" w:color="000000" w:fill="auto"/>
        <w:rPr>
          <w:iCs/>
        </w:rPr>
      </w:pPr>
      <w:r>
        <w:rPr>
          <w:iCs/>
          <w:rPrChange w:id="0" w:author="Raja Pari" w:date="2025-10-23T12:25:00Z">
            <w:rPr>
              <w:i/>
            </w:rPr>
          </w:rPrChange>
        </w:rPr>
        <w:t xml:space="preserve">What </w:t>
      </w:r>
      <w:del w:id="412" w:author="Raja Pari" w:date="2025-10-24T12:07:00Z">
        <w:r>
          <w:rPr>
            <w:iCs/>
            <w:rPrChange w:id="0" w:author="Raja Pari" w:date="2025-10-23T12:25:00Z">
              <w:rPr>
                <w:i/>
              </w:rPr>
            </w:rPrChange>
          </w:rPr>
          <w:delText>D</w:delText>
        </w:r>
      </w:del>
      <w:ins w:id="414" w:author="Raja Pari" w:date="2025-10-24T12:07:00Z">
        <w:r>
          <w:rPr>
            <w:iCs/>
          </w:rPr>
          <w:t>d</w:t>
        </w:r>
      </w:ins>
      <w:r>
        <w:rPr>
          <w:iCs/>
          <w:rPrChange w:id="0" w:author="Raja Pari" w:date="2025-10-23T12:25:00Z">
            <w:rPr>
              <w:i/>
            </w:rPr>
          </w:rPrChange>
        </w:rPr>
        <w:t>ata-</w:t>
      </w:r>
      <w:del w:id="416" w:author="Raja Pari" w:date="2025-10-24T12:07:00Z">
        <w:r>
          <w:rPr>
            <w:iCs/>
            <w:rPrChange w:id="0" w:author="Raja Pari" w:date="2025-10-23T12:25:00Z">
              <w:rPr>
                <w:i/>
              </w:rPr>
            </w:rPrChange>
          </w:rPr>
          <w:delText>R</w:delText>
        </w:r>
      </w:del>
      <w:ins w:id="418" w:author="Raja Pari" w:date="2025-10-24T12:07:00Z">
        <w:r>
          <w:rPr>
            <w:iCs/>
          </w:rPr>
          <w:t>r</w:t>
        </w:r>
      </w:ins>
      <w:r>
        <w:rPr>
          <w:iCs/>
          <w:rPrChange w:id="0" w:author="Raja Pari" w:date="2025-10-23T12:25:00Z">
            <w:rPr>
              <w:i/>
            </w:rPr>
          </w:rPrChange>
        </w:rPr>
        <w:t xml:space="preserve">elated </w:t>
      </w:r>
      <w:del w:id="420" w:author="Raja Pari" w:date="2025-10-24T12:07:00Z">
        <w:r>
          <w:rPr>
            <w:iCs/>
            <w:rPrChange w:id="0" w:author="Raja Pari" w:date="2025-10-23T12:25:00Z">
              <w:rPr>
                <w:i/>
              </w:rPr>
            </w:rPrChange>
          </w:rPr>
          <w:delText>P</w:delText>
        </w:r>
      </w:del>
      <w:ins w:id="422" w:author="Raja Pari" w:date="2025-10-24T12:07:00Z">
        <w:r>
          <w:rPr>
            <w:iCs/>
          </w:rPr>
          <w:t>p</w:t>
        </w:r>
      </w:ins>
      <w:r>
        <w:rPr>
          <w:iCs/>
          <w:rPrChange w:id="0" w:author="Raja Pari" w:date="2025-10-23T12:25:00Z">
            <w:rPr>
              <w:i/>
            </w:rPr>
          </w:rPrChange>
        </w:rPr>
        <w:t xml:space="preserve">roblems </w:t>
      </w:r>
      <w:del w:id="424" w:author="Raja Pari" w:date="2025-10-24T12:07:00Z">
        <w:r>
          <w:rPr>
            <w:iCs/>
            <w:rPrChange w:id="0" w:author="Raja Pari" w:date="2025-10-23T12:25:00Z">
              <w:rPr>
                <w:i/>
              </w:rPr>
            </w:rPrChange>
          </w:rPr>
          <w:delText>W</w:delText>
        </w:r>
      </w:del>
      <w:ins w:id="426" w:author="Raja Pari" w:date="2025-10-24T12:07:00Z">
        <w:r>
          <w:rPr>
            <w:iCs/>
          </w:rPr>
          <w:t>w</w:t>
        </w:r>
      </w:ins>
      <w:r>
        <w:rPr>
          <w:iCs/>
          <w:rPrChange w:id="0" w:author="Raja Pari" w:date="2025-10-23T12:25:00Z">
            <w:rPr>
              <w:i/>
            </w:rPr>
          </w:rPrChange>
        </w:rPr>
        <w:t xml:space="preserve">ere </w:t>
      </w:r>
      <w:del w:id="428" w:author="Raja Pari" w:date="2025-10-24T12:07:00Z">
        <w:r>
          <w:rPr>
            <w:iCs/>
            <w:rPrChange w:id="0" w:author="Raja Pari" w:date="2025-10-23T12:25:00Z">
              <w:rPr>
                <w:i/>
              </w:rPr>
            </w:rPrChange>
          </w:rPr>
          <w:delText>E</w:delText>
        </w:r>
      </w:del>
      <w:ins w:id="430" w:author="Raja Pari" w:date="2025-10-24T12:07:00Z">
        <w:r>
          <w:rPr>
            <w:iCs/>
          </w:rPr>
          <w:t>e</w:t>
        </w:r>
      </w:ins>
      <w:r>
        <w:rPr>
          <w:iCs/>
          <w:rPrChange w:id="0" w:author="Raja Pari" w:date="2025-10-23T12:25:00Z">
            <w:rPr>
              <w:i/>
            </w:rPr>
          </w:rPrChange>
        </w:rPr>
        <w:t xml:space="preserve">xpressed by the </w:t>
      </w:r>
      <w:del w:id="432" w:author="Raja Pari" w:date="2025-10-24T12:07:00Z">
        <w:r>
          <w:rPr>
            <w:iCs/>
            <w:rPrChange w:id="0" w:author="Raja Pari" w:date="2025-10-23T12:25:00Z">
              <w:rPr>
                <w:i/>
              </w:rPr>
            </w:rPrChange>
          </w:rPr>
          <w:delText>P</w:delText>
        </w:r>
      </w:del>
      <w:ins w:id="434" w:author="Raja Pari" w:date="2025-10-24T12:07:00Z">
        <w:r>
          <w:rPr>
            <w:iCs/>
          </w:rPr>
          <w:t>p</w:t>
        </w:r>
      </w:ins>
      <w:r>
        <w:rPr>
          <w:iCs/>
          <w:rPrChange w:id="0" w:author="Raja Pari" w:date="2025-10-23T12:25:00Z">
            <w:rPr>
              <w:i/>
            </w:rPr>
          </w:rPrChange>
        </w:rPr>
        <w:t xml:space="preserve">eople </w:t>
      </w:r>
      <w:del w:id="436" w:author="Raja Pari" w:date="2025-10-24T12:07:00Z">
        <w:r>
          <w:rPr>
            <w:iCs/>
            <w:rPrChange w:id="0" w:author="Raja Pari" w:date="2025-10-23T12:25:00Z">
              <w:rPr>
                <w:i/>
              </w:rPr>
            </w:rPrChange>
          </w:rPr>
          <w:delText>W</w:delText>
        </w:r>
      </w:del>
      <w:ins w:id="438" w:author="Raja Pari" w:date="2025-10-24T12:07:00Z">
        <w:r>
          <w:rPr>
            <w:iCs/>
          </w:rPr>
          <w:t>w</w:t>
        </w:r>
      </w:ins>
      <w:r>
        <w:rPr>
          <w:iCs/>
          <w:rPrChange w:id="0" w:author="Raja Pari" w:date="2025-10-23T12:25:00Z">
            <w:rPr>
              <w:i/>
            </w:rPr>
          </w:rPrChange>
        </w:rPr>
        <w:t xml:space="preserve">e </w:t>
      </w:r>
      <w:del w:id="440" w:author="Raja Pari" w:date="2025-10-24T12:07:00Z">
        <w:r>
          <w:rPr>
            <w:iCs/>
            <w:rPrChange w:id="0" w:author="Raja Pari" w:date="2025-10-23T12:25:00Z">
              <w:rPr>
                <w:i/>
              </w:rPr>
            </w:rPrChange>
          </w:rPr>
          <w:delText>I</w:delText>
        </w:r>
      </w:del>
      <w:ins w:id="442" w:author="Raja Pari" w:date="2025-10-24T12:07:00Z">
        <w:r>
          <w:rPr>
            <w:iCs/>
          </w:rPr>
          <w:t>i</w:t>
        </w:r>
      </w:ins>
      <w:r>
        <w:rPr>
          <w:iCs/>
          <w:rPrChange w:id="0" w:author="Raja Pari" w:date="2025-10-23T12:25:00Z">
            <w:rPr>
              <w:i/>
            </w:rPr>
          </w:rPrChange>
        </w:rPr>
        <w:t>nterviewed?</w:t>
      </w:r>
    </w:p>
    <w:p>
      <w:pPr>
        <w:pStyle w:val="TXF"/>
        <w:shd w:val="clear" w:color="000000" w:fill="auto"/>
        <w:rPr>
          <w:color w:val="auto"/>
          <w:lang w:val="en-US"/>
        </w:rPr>
      </w:pPr>
      <w:r>
        <w:rPr>
          <w:color w:val="auto"/>
          <w:lang w:val="en-US"/>
        </w:rPr>
        <w:t xml:space="preserve">Although most firearm-injury prevention research problems are not unique, our answer to RQ2 is somewhat more nuanced. As shown in </w:t>
      </w:r>
      <w:r>
        <w:rPr>
          <w:color w:val="auto"/>
          <w:lang w:val="en-US"/>
          <w:rPrChange w:id="0" w:author="Raja Pari" w:date="2025-10-23T12:25:00Z">
            <w:rPr>
              <w:i/>
              <w:iCs/>
            </w:rPr>
          </w:rPrChange>
        </w:rPr>
        <w:t>Table 2</w:t>
      </w:r>
      <w:r>
        <w:rPr>
          <w:color w:val="auto"/>
          <w:lang w:val="en-US"/>
        </w:rPr>
        <w:t>, a variety of types and sources of relevant data are already available to researchers. Fragmentation in these resources presents a significant challenge that is unique to FIP research. The state and composition of these resources (given the political reality associated with decades of limited funding and research prioritization) limit their utility, and we believe this stems from the necessity of grant-funded research, even though, beyond this point, the problems expressed by CFVP stakeholders were still like those in other fields.</w:t>
      </w:r>
    </w:p>
    <w:p>
      <w:pPr>
        <w:pStyle w:val="TX"/>
        <w:shd w:val="clear" w:color="000000" w:fill="auto"/>
        <w:rPr>
          <w:color w:val="auto"/>
          <w:lang w:val="en-US"/>
        </w:rPr>
      </w:pPr>
      <w:r>
        <w:rPr>
          <w:color w:val="auto"/>
          <w:lang w:val="en-US"/>
        </w:rPr>
        <w:t>Perhaps the most concise description of the data-related problems we identified can be addressed by the FAIR Principles. The FAIR (</w:t>
      </w:r>
      <w:r>
        <w:rPr>
          <w:i/>
          <w:iCs/>
          <w:color w:val="auto"/>
          <w:lang w:val="en-US"/>
        </w:rPr>
        <w:t>Findable</w:t>
      </w:r>
      <w:r>
        <w:rPr>
          <w:color w:val="auto"/>
          <w:lang w:val="en-US"/>
        </w:rPr>
        <w:t xml:space="preserve">, </w:t>
      </w:r>
      <w:r>
        <w:rPr>
          <w:i/>
          <w:iCs/>
          <w:color w:val="auto"/>
          <w:lang w:val="en-US"/>
        </w:rPr>
        <w:t>Accessible</w:t>
      </w:r>
      <w:r>
        <w:rPr>
          <w:color w:val="auto"/>
          <w:lang w:val="en-US"/>
        </w:rPr>
        <w:t xml:space="preserve">, </w:t>
      </w:r>
      <w:r>
        <w:rPr>
          <w:i/>
          <w:iCs/>
          <w:color w:val="auto"/>
          <w:lang w:val="en-US"/>
        </w:rPr>
        <w:t>Interoperable</w:t>
      </w:r>
      <w:r>
        <w:rPr>
          <w:color w:val="auto"/>
          <w:lang w:val="en-US"/>
        </w:rPr>
        <w:t xml:space="preserve">, and </w:t>
      </w:r>
      <w:r>
        <w:rPr>
          <w:i/>
          <w:iCs/>
          <w:color w:val="auto"/>
          <w:lang w:val="en-US"/>
        </w:rPr>
        <w:t>Reusable</w:t>
      </w:r>
      <w:r>
        <w:rPr>
          <w:color w:val="auto"/>
          <w:lang w:val="en-US"/>
        </w:rPr>
        <w:t>) Principles offer a set of guidelines and have been widely adopted, including by biomedical researchers (</w:t>
      </w:r>
      <w:r>
        <w:rPr>
          <w:rStyle w:val="Hyperlink"/>
          <w:lang w:val="en-US"/>
        </w:rPr>
        <w:t xml:space="preserve">Wilkinson </w:t>
      </w:r>
      <w:r>
        <w:rPr>
          <w:rStyle w:val="Hyperlink"/>
          <w:i/>
          <w:lang w:val="en-US"/>
        </w:rPr>
        <w:t>et al</w:t>
      </w:r>
      <w:r>
        <w:rPr>
          <w:rStyle w:val="Hyperlink"/>
          <w:lang w:val="en-US"/>
        </w:rPr>
        <w:t>., 2016</w:t>
      </w:r>
      <w:r>
        <w:rPr>
          <w:color w:val="auto"/>
          <w:lang w:val="en-US"/>
        </w:rPr>
        <w:t xml:space="preserve">). Biomedical research is expensive and often funded by federal agencies and organizations that increasingly require researchers to develop data management plans. Some researchers have criticized the FAIR Principles because certain data should not be shared, particularly when governance, confidentiality, and ownership issues are involved. Our interviewees believed that making their data completely </w:t>
      </w:r>
      <w:del w:id="445" w:author="Raja Pari" w:date="2025-10-24T11:53:00Z">
        <w:r>
          <w:rPr>
            <w:color w:val="auto"/>
            <w:lang w:val="en-US"/>
          </w:rPr>
          <w:delText>“</w:delText>
        </w:r>
      </w:del>
      <w:ins w:id="446" w:author="Raja Pari" w:date="2025-10-24T11:53:00Z">
        <w:r>
          <w:rPr>
            <w:color w:val="auto"/>
            <w:lang w:val="en-US"/>
          </w:rPr>
          <w:t>‘</w:t>
        </w:r>
      </w:ins>
      <w:r>
        <w:rPr>
          <w:color w:val="auto"/>
          <w:lang w:val="en-US"/>
        </w:rPr>
        <w:t>open</w:t>
      </w:r>
      <w:del w:id="447" w:author="Raja Pari" w:date="2025-10-24T11:53:00Z">
        <w:r>
          <w:rPr>
            <w:color w:val="auto"/>
            <w:lang w:val="en-US"/>
          </w:rPr>
          <w:delText>”</w:delText>
        </w:r>
      </w:del>
      <w:ins w:id="448" w:author="Raja Pari" w:date="2025-10-24T11:53:00Z">
        <w:r>
          <w:rPr>
            <w:color w:val="auto"/>
            <w:lang w:val="en-US"/>
          </w:rPr>
          <w:t>’</w:t>
        </w:r>
      </w:ins>
      <w:r>
        <w:rPr>
          <w:color w:val="auto"/>
          <w:lang w:val="en-US"/>
        </w:rPr>
        <w:t xml:space="preserve"> would violate the trust they had built with individuals who provided it. However, this view reflects a misconception of the FAIR Principles, which do not suggest that all data be public. Rather, what matters is that datasets are discoverable and described with rich metadata, including clear indications of local access restrictions (</w:t>
      </w:r>
      <w:hyperlink r:id="rId2" w:tooltip="Landi, A., Thompson, M., Giannuzzi, V., Bonifazi, F., Labastida, I., da Silva Santos, L. O. B., &amp; Roos, M. (2020). The &quot; l &quot;Landi_et_al__2020">
        <w:r>
          <w:rPr>
            <w:rStyle w:val="Hyperlink"/>
            <w:lang w:val="en-US"/>
          </w:rPr>
          <w:t xml:space="preserve">Landi </w:t>
        </w:r>
        <w:r>
          <w:rPr>
            <w:rStyle w:val="Hyperlink"/>
            <w:i/>
            <w:lang w:val="en-US"/>
          </w:rPr>
          <w:t>et al</w:t>
        </w:r>
        <w:r>
          <w:rPr>
            <w:rStyle w:val="Hyperlink"/>
            <w:lang w:val="en-US"/>
          </w:rPr>
          <w:t>., 2020</w:t>
        </w:r>
      </w:hyperlink>
      <w:r>
        <w:rPr>
          <w:color w:val="auto"/>
          <w:lang w:val="en-US"/>
        </w:rPr>
        <w:t>).</w:t>
      </w:r>
    </w:p>
    <w:p>
      <w:pPr>
        <w:pStyle w:val="TX"/>
        <w:shd w:val="clear" w:color="000000" w:fill="auto"/>
        <w:rPr>
          <w:color w:val="auto"/>
          <w:lang w:val="en-US"/>
        </w:rPr>
      </w:pPr>
      <w:r>
        <w:rPr>
          <w:color w:val="auto"/>
          <w:lang w:val="en-US"/>
        </w:rPr>
        <w:t xml:space="preserve">There are many different reasons why individual researchers and organizations do not share data according to the FAIR Principles. For instance, </w:t>
      </w:r>
      <w:ins w:id="449" w:author="Raja Pari" w:date="2025-10-24T12:22:00Z">
        <w:r>
          <w:rPr>
            <w:color w:val="auto"/>
            <w:lang w:val="en-US"/>
          </w:rPr>
          <w:t>(</w:t>
        </w:r>
      </w:ins>
      <w:r>
        <w:rPr>
          <w:color w:val="auto"/>
          <w:lang w:val="en-US"/>
        </w:rPr>
        <w:t xml:space="preserve">1) criminologists sometimes pay large sums to obtain data from police departments or the FBI using FOIA requests, so they do not want to share it with others for free. Furthermore, </w:t>
      </w:r>
      <w:ins w:id="450" w:author="Raja Pari" w:date="2025-10-24T12:22:00Z">
        <w:r>
          <w:rPr>
            <w:color w:val="auto"/>
            <w:lang w:val="en-US"/>
          </w:rPr>
          <w:t>(</w:t>
        </w:r>
      </w:ins>
      <w:r>
        <w:rPr>
          <w:color w:val="auto"/>
          <w:lang w:val="en-US"/>
        </w:rPr>
        <w:t xml:space="preserve">2) health researchers cannot viably remove identifiable data from patient records, and organizations have a legal responsibility to protect subject confidentiality and privacy. Third, </w:t>
      </w:r>
      <w:ins w:id="451" w:author="Raja Pari" w:date="2025-10-24T12:22:00Z">
        <w:r>
          <w:rPr>
            <w:color w:val="auto"/>
            <w:lang w:val="en-US"/>
          </w:rPr>
          <w:t>(</w:t>
        </w:r>
      </w:ins>
      <w:r>
        <w:rPr>
          <w:color w:val="auto"/>
          <w:lang w:val="en-US"/>
        </w:rPr>
        <w:t xml:space="preserve">3) many researchers do not want to be </w:t>
      </w:r>
      <w:del w:id="452" w:author="Raja Pari" w:date="2025-10-24T11:53:00Z">
        <w:r>
          <w:rPr>
            <w:color w:val="auto"/>
            <w:lang w:val="en-US"/>
          </w:rPr>
          <w:delText>“</w:delText>
        </w:r>
      </w:del>
      <w:ins w:id="453" w:author="Raja Pari" w:date="2025-10-24T11:53:00Z">
        <w:r>
          <w:rPr>
            <w:color w:val="auto"/>
            <w:lang w:val="en-US"/>
          </w:rPr>
          <w:t>‘</w:t>
        </w:r>
      </w:ins>
      <w:r>
        <w:rPr>
          <w:color w:val="auto"/>
          <w:lang w:val="en-US"/>
        </w:rPr>
        <w:t>scooped.</w:t>
      </w:r>
      <w:del w:id="454" w:author="Raja Pari" w:date="2025-10-24T11:53:00Z">
        <w:r>
          <w:rPr>
            <w:color w:val="auto"/>
            <w:lang w:val="en-US"/>
          </w:rPr>
          <w:delText>”</w:delText>
        </w:r>
      </w:del>
      <w:ins w:id="455" w:author="Raja Pari" w:date="2025-10-24T11:53:00Z">
        <w:r>
          <w:rPr>
            <w:color w:val="auto"/>
            <w:lang w:val="en-US"/>
          </w:rPr>
          <w:t>’</w:t>
        </w:r>
      </w:ins>
      <w:r>
        <w:rPr>
          <w:color w:val="auto"/>
          <w:lang w:val="en-US"/>
        </w:rPr>
        <w:t xml:space="preserve"> They might prevent this by imposing an embargo on releasing data. Collectively addressing many of these issues cannot be done by individuals.</w:t>
      </w:r>
    </w:p>
    <w:p>
      <w:pPr>
        <w:pStyle w:val="H2"/>
        <w:shd w:val="clear" w:color="000000" w:fill="auto"/>
        <w:rPr/>
      </w:pPr>
      <w:r>
        <w:rPr/>
        <w:t xml:space="preserve">Where were the </w:t>
      </w:r>
      <w:del w:id="456" w:author="Raja Pari" w:date="2025-10-24T12:07:00Z">
        <w:r>
          <w:rPr/>
          <w:delText>P</w:delText>
        </w:r>
      </w:del>
      <w:ins w:id="457" w:author="Raja Pari" w:date="2025-10-24T12:07:00Z">
        <w:r>
          <w:rPr/>
          <w:t>p</w:t>
        </w:r>
      </w:ins>
      <w:r>
        <w:rPr/>
        <w:t xml:space="preserve">oints of </w:t>
      </w:r>
      <w:del w:id="458" w:author="Raja Pari" w:date="2025-10-24T12:07:00Z">
        <w:r>
          <w:rPr/>
          <w:delText>A</w:delText>
        </w:r>
      </w:del>
      <w:ins w:id="459" w:author="Raja Pari" w:date="2025-10-24T12:07:00Z">
        <w:r>
          <w:rPr/>
          <w:t>a</w:t>
        </w:r>
      </w:ins>
      <w:r>
        <w:rPr/>
        <w:t xml:space="preserve">greement about </w:t>
      </w:r>
      <w:del w:id="460" w:author="Raja Pari" w:date="2025-10-24T12:07:00Z">
        <w:r>
          <w:rPr/>
          <w:delText>F</w:delText>
        </w:r>
      </w:del>
      <w:ins w:id="461" w:author="Raja Pari" w:date="2025-10-24T12:07:00Z">
        <w:r>
          <w:rPr/>
          <w:t>f</w:t>
        </w:r>
      </w:ins>
      <w:r>
        <w:rPr/>
        <w:t xml:space="preserve">irearm </w:t>
      </w:r>
      <w:del w:id="462" w:author="Raja Pari" w:date="2025-10-24T12:07:00Z">
        <w:r>
          <w:rPr/>
          <w:delText>V</w:delText>
        </w:r>
      </w:del>
      <w:ins w:id="463" w:author="Raja Pari" w:date="2025-10-24T12:07:00Z">
        <w:r>
          <w:rPr/>
          <w:t>v</w:t>
        </w:r>
      </w:ins>
      <w:r>
        <w:rPr/>
        <w:t xml:space="preserve">iolence and </w:t>
      </w:r>
      <w:del w:id="464" w:author="Raja Pari" w:date="2025-10-24T12:07:00Z">
        <w:r>
          <w:rPr/>
          <w:delText>I</w:delText>
        </w:r>
      </w:del>
      <w:ins w:id="465" w:author="Raja Pari" w:date="2025-10-24T12:07:00Z">
        <w:r>
          <w:rPr/>
          <w:t>i</w:t>
        </w:r>
      </w:ins>
      <w:r>
        <w:rPr/>
        <w:t xml:space="preserve">njury-prevention </w:t>
      </w:r>
      <w:del w:id="466" w:author="Raja Pari" w:date="2025-10-24T12:07:00Z">
        <w:r>
          <w:rPr/>
          <w:delText>D</w:delText>
        </w:r>
      </w:del>
      <w:ins w:id="467" w:author="Raja Pari" w:date="2025-10-24T12:07:00Z">
        <w:r>
          <w:rPr/>
          <w:t>d</w:t>
        </w:r>
      </w:ins>
      <w:r>
        <w:rPr/>
        <w:t xml:space="preserve">ata </w:t>
      </w:r>
      <w:del w:id="468" w:author="Raja Pari" w:date="2025-10-24T12:07:00Z">
        <w:r>
          <w:rPr/>
          <w:delText>A</w:delText>
        </w:r>
      </w:del>
      <w:ins w:id="469" w:author="Raja Pari" w:date="2025-10-24T12:07:00Z">
        <w:r>
          <w:rPr/>
          <w:t>a</w:t>
        </w:r>
      </w:ins>
      <w:r>
        <w:rPr/>
        <w:t xml:space="preserve">mong the </w:t>
      </w:r>
      <w:del w:id="470" w:author="Raja Pari" w:date="2025-10-24T12:07:00Z">
        <w:r>
          <w:rPr/>
          <w:delText>P</w:delText>
        </w:r>
      </w:del>
      <w:ins w:id="471" w:author="Raja Pari" w:date="2025-10-24T12:07:00Z">
        <w:r>
          <w:rPr/>
          <w:t>p</w:t>
        </w:r>
      </w:ins>
      <w:r>
        <w:rPr/>
        <w:t xml:space="preserve">eople </w:t>
      </w:r>
      <w:del w:id="472" w:author="Raja Pari" w:date="2025-10-24T12:07:00Z">
        <w:r>
          <w:rPr/>
          <w:delText>W</w:delText>
        </w:r>
      </w:del>
      <w:ins w:id="473" w:author="Raja Pari" w:date="2025-10-24T12:07:00Z">
        <w:r>
          <w:rPr/>
          <w:t>w</w:t>
        </w:r>
      </w:ins>
      <w:r>
        <w:rPr/>
        <w:t xml:space="preserve">e </w:t>
      </w:r>
      <w:del w:id="474" w:author="Raja Pari" w:date="2025-10-24T12:07:00Z">
        <w:r>
          <w:rPr/>
          <w:delText>I</w:delText>
        </w:r>
      </w:del>
      <w:ins w:id="475" w:author="Raja Pari" w:date="2025-10-24T12:07:00Z">
        <w:r>
          <w:rPr/>
          <w:t>i</w:t>
        </w:r>
      </w:ins>
      <w:r>
        <w:rPr/>
        <w:t>nterviewed?</w:t>
      </w:r>
    </w:p>
    <w:p>
      <w:pPr>
        <w:pStyle w:val="TXF"/>
        <w:shd w:val="clear" w:color="000000" w:fill="auto"/>
        <w:rPr>
          <w:color w:val="auto"/>
          <w:lang w:val="en-US"/>
        </w:rPr>
      </w:pPr>
      <w:r>
        <w:rPr>
          <w:color w:val="auto"/>
          <w:lang w:val="en-US"/>
        </w:rPr>
        <w:t>The points of agreement we identified among interview participants (RQ3) primarily stemmed from efforts to harmonize data collected with support from the CFVP, and these may provide lessons for larger attempts to redevelop and streamline America’s firearm data infrastructure. The CVFP project aims to harmonize data from six studies and has identified considerable overlaps between projects by establishing a shared codebook and a set of measures for researchers to use. However, these teams still depend on supplemental resources to succeed. In our work, we found that the shared resources FIP researchers need are complex.</w:t>
      </w:r>
    </w:p>
    <w:p>
      <w:pPr>
        <w:pStyle w:val="TX"/>
        <w:shd w:val="clear" w:color="000000" w:fill="auto"/>
        <w:rPr>
          <w:color w:val="auto"/>
          <w:lang w:val="en-US"/>
        </w:rPr>
      </w:pPr>
      <w:r>
        <w:rPr>
          <w:color w:val="auto"/>
          <w:lang w:val="en-US"/>
        </w:rPr>
        <w:t xml:space="preserve">Beyond the practical problem of finding data, some participants described issues with others’ interpretation of data from outside their field; they had found studies that inaccurately reported data, having been creatively (but improperly) combined from multiple sources due to researchers’ misunderstandings. These authors may also not have read the </w:t>
      </w:r>
      <w:del w:id="476" w:author="Raja Pari" w:date="2025-10-24T11:53:00Z">
        <w:r>
          <w:rPr>
            <w:color w:val="auto"/>
            <w:lang w:val="en-US"/>
          </w:rPr>
          <w:delText>“</w:delText>
        </w:r>
      </w:del>
      <w:ins w:id="477" w:author="Raja Pari" w:date="2025-10-24T11:53:00Z">
        <w:r>
          <w:rPr>
            <w:color w:val="auto"/>
            <w:lang w:val="en-US"/>
          </w:rPr>
          <w:t>‘</w:t>
        </w:r>
      </w:ins>
      <w:r>
        <w:rPr>
          <w:color w:val="auto"/>
          <w:lang w:val="en-US"/>
        </w:rPr>
        <w:t>fine print</w:t>
      </w:r>
      <w:del w:id="478" w:author="Raja Pari" w:date="2025-10-24T11:53:00Z">
        <w:r>
          <w:rPr>
            <w:color w:val="auto"/>
            <w:lang w:val="en-US"/>
          </w:rPr>
          <w:delText>”</w:delText>
        </w:r>
      </w:del>
      <w:ins w:id="479" w:author="Raja Pari" w:date="2025-10-24T11:53:00Z">
        <w:r>
          <w:rPr>
            <w:color w:val="auto"/>
            <w:lang w:val="en-US"/>
          </w:rPr>
          <w:t>’</w:t>
        </w:r>
      </w:ins>
      <w:r>
        <w:rPr>
          <w:color w:val="auto"/>
          <w:lang w:val="en-US"/>
        </w:rPr>
        <w:t xml:space="preserve"> about how secondary data was processed. A shared set of resources, including a harmonized dataset in an archive, such as ICPSR, resolves this problem. However, researchers still needed access to data from sources that will never be collected, curated, and stored by the same entity or organization. Data harmonization and leveraging information from multiple sources are not mutually exclusive activities but doing both at the same time is sometimes impractical for cost-related reasons.</w:t>
      </w:r>
    </w:p>
    <w:p>
      <w:pPr>
        <w:pStyle w:val="TX"/>
        <w:shd w:val="clear" w:color="000000" w:fill="auto"/>
        <w:rPr>
          <w:color w:val="auto"/>
          <w:lang w:val="en-US"/>
        </w:rPr>
      </w:pPr>
      <w:r>
        <w:rPr>
          <w:color w:val="auto"/>
          <w:lang w:val="en-US"/>
        </w:rPr>
        <w:t>Project-specific data harmonization efforts, such as the Helping to End Addiction Long-term (HEAL) Prevention Cooperative (HPC) and the data module for the Public Library Association’s Project Outcome initiative (</w:t>
      </w:r>
      <w:r>
        <w:rPr>
          <w:rStyle w:val="Hyperlink"/>
          <w:lang w:val="en-US"/>
        </w:rPr>
        <w:t xml:space="preserve">Adkins </w:t>
      </w:r>
      <w:r>
        <w:rPr>
          <w:rStyle w:val="Hyperlink"/>
          <w:i/>
          <w:lang w:val="en-US"/>
        </w:rPr>
        <w:t>et al.</w:t>
      </w:r>
      <w:r>
        <w:rPr>
          <w:rStyle w:val="Hyperlink"/>
          <w:lang w:val="en-US"/>
        </w:rPr>
        <w:t>, 2023</w:t>
      </w:r>
      <w:r>
        <w:rPr>
          <w:color w:val="auto"/>
          <w:lang w:val="en-US"/>
        </w:rPr>
        <w:t>), provide roadmaps to combine datasets when FIP researchers choose to harmonize datasets. The advantage of including multiple data types and resources is obvious: researchers can cross-reference and identify phenomena more easily and accurately. However, there are obstacles that all researchers face. Data are not uniformly collected across jurisdictions, and different methods of imputation and statistical maneuvering affect how data can and should be used.</w:t>
      </w:r>
    </w:p>
    <w:p>
      <w:pPr>
        <w:pStyle w:val="TX"/>
        <w:shd w:val="clear" w:color="000000" w:fill="auto"/>
        <w:rPr>
          <w:color w:val="auto"/>
          <w:lang w:val="en-US"/>
        </w:rPr>
      </w:pPr>
      <w:r>
        <w:rPr>
          <w:color w:val="auto"/>
          <w:lang w:val="en-US"/>
        </w:rPr>
        <w:t>Data harmonization was the primary strategy used by the CFVP network to help researchers work together, and it featured prominently in our interviews. However, even the small group of researchers affiliated with CVFP described challenges (i.e., establishing points of agreement regarding the creation of objective data sources) when trying to meet everyone’s needs. There was no guarantee that our interviewees could or would always reach consensus when trying to agree on shared data structures, syntax, and semantics (</w:t>
      </w:r>
      <w:r>
        <w:rPr>
          <w:rStyle w:val="Hyperlink"/>
          <w:lang w:val="en-US"/>
        </w:rPr>
        <w:t xml:space="preserve">Cheng </w:t>
      </w:r>
      <w:r>
        <w:rPr>
          <w:rStyle w:val="Hyperlink"/>
          <w:i/>
          <w:lang w:val="en-US"/>
        </w:rPr>
        <w:t>et al</w:t>
      </w:r>
      <w:r>
        <w:rPr>
          <w:rStyle w:val="Hyperlink"/>
          <w:lang w:val="en-US"/>
        </w:rPr>
        <w:t>., 2024</w:t>
      </w:r>
      <w:r>
        <w:rPr>
          <w:color w:val="auto"/>
          <w:lang w:val="en-US"/>
        </w:rPr>
        <w:t xml:space="preserve">). Fortunately, harmonization is just one of many strategies that can be used to help FIP researchers meet their needs. This is particularly important because we also found there is no agreement about what data needed to be harmonized in the first place. Our interviewees discussed when harmonization does not work: </w:t>
      </w:r>
      <w:ins w:id="480" w:author="Raja Pari" w:date="2025-10-24T12:23:00Z">
        <w:r>
          <w:rPr>
            <w:color w:val="auto"/>
            <w:lang w:val="en-US"/>
          </w:rPr>
          <w:t>(</w:t>
        </w:r>
      </w:ins>
      <w:r>
        <w:rPr>
          <w:color w:val="auto"/>
          <w:lang w:val="en-US"/>
        </w:rPr>
        <w:t xml:space="preserve">1) when political, organizational, or institutional systems prevent harmonization from taking place, </w:t>
      </w:r>
      <w:ins w:id="481" w:author="Raja Pari" w:date="2025-10-24T12:23:00Z">
        <w:r>
          <w:rPr>
            <w:color w:val="auto"/>
            <w:lang w:val="en-US"/>
          </w:rPr>
          <w:t>(</w:t>
        </w:r>
      </w:ins>
      <w:r>
        <w:rPr>
          <w:color w:val="auto"/>
          <w:lang w:val="en-US"/>
        </w:rPr>
        <w:t xml:space="preserve">2) when economic issues prevent data harmonization, </w:t>
      </w:r>
      <w:ins w:id="482" w:author="Raja Pari" w:date="2025-10-24T12:23:00Z">
        <w:r>
          <w:rPr>
            <w:color w:val="auto"/>
            <w:lang w:val="en-US"/>
          </w:rPr>
          <w:t>(</w:t>
        </w:r>
      </w:ins>
      <w:r>
        <w:rPr>
          <w:color w:val="auto"/>
          <w:lang w:val="en-US"/>
        </w:rPr>
        <w:t xml:space="preserve">3) when the syntax or type of datasets is incompatible, </w:t>
      </w:r>
      <w:ins w:id="483" w:author="Raja Pari" w:date="2025-10-24T12:23:00Z">
        <w:r>
          <w:rPr>
            <w:color w:val="auto"/>
            <w:lang w:val="en-US"/>
          </w:rPr>
          <w:t>(</w:t>
        </w:r>
      </w:ins>
      <w:r>
        <w:rPr>
          <w:color w:val="auto"/>
          <w:lang w:val="en-US"/>
        </w:rPr>
        <w:t xml:space="preserve">4) when the structure of data are difficult to identify and transform to allow interoperability, and </w:t>
      </w:r>
      <w:ins w:id="484" w:author="Raja Pari" w:date="2025-10-24T12:23:00Z">
        <w:r>
          <w:rPr>
            <w:color w:val="auto"/>
            <w:lang w:val="en-US"/>
          </w:rPr>
          <w:t>(</w:t>
        </w:r>
      </w:ins>
      <w:r>
        <w:rPr>
          <w:color w:val="auto"/>
          <w:lang w:val="en-US"/>
        </w:rPr>
        <w:t>5) when the semantics of data are sufficiently different that they render comparisons meaningless or of limited value.</w:t>
      </w:r>
    </w:p>
    <w:p>
      <w:pPr>
        <w:pStyle w:val="H1"/>
        <w:shd w:val="clear" w:color="000000" w:fill="auto"/>
        <w:rPr/>
      </w:pPr>
      <w:r>
        <w:rPr/>
        <w:t>Conclusions</w:t>
      </w:r>
    </w:p>
    <w:p>
      <w:pPr>
        <w:pStyle w:val="TXF"/>
        <w:shd w:val="clear" w:color="000000" w:fill="auto"/>
        <w:rPr>
          <w:color w:val="auto"/>
          <w:lang w:val="en-US"/>
        </w:rPr>
      </w:pPr>
      <w:r>
        <w:rPr>
          <w:color w:val="auto"/>
          <w:lang w:val="en-US"/>
        </w:rPr>
        <w:t>This QI project evaluated the information needs of researchers from a diverse set of disciplines who rely on often sensitive, disparate, and difficult-to-obtain data. An influx of federal funding has provided researchers across the social sciences and health professions with an opportunity to collect new data and conduct needed research. However, data archivists and others supporting FIP researchers also must understand their needs. This paper provides insight into those needs.</w:t>
      </w:r>
    </w:p>
    <w:p>
      <w:pPr>
        <w:pStyle w:val="TX"/>
        <w:shd w:val="clear" w:color="000000" w:fill="auto"/>
        <w:rPr>
          <w:color w:val="auto"/>
          <w:lang w:val="en-US"/>
        </w:rPr>
      </w:pPr>
      <w:r>
        <w:rPr>
          <w:color w:val="auto"/>
          <w:lang w:val="en-US"/>
        </w:rPr>
        <w:t>The CVFP has created an opportunity to produce a harmonized dataset focused on public health interventions that prevent gun violence. The project, as it stands, only meets the needs of a narrow swath of users who study public health. We also spoke with criminologists who specialize in FIP. The two groups shared some experiences (e.g., frustration with the lack of reliable</w:t>
      </w:r>
      <w:del w:id="485" w:author="Raja Pari" w:date="2025-10-26T16:12:00Z">
        <w:r>
          <w:rPr>
            <w:color w:val="auto"/>
            <w:lang w:val="en-US"/>
          </w:rPr>
          <w:delText>,</w:delText>
        </w:r>
      </w:del>
      <w:r>
        <w:rPr>
          <w:color w:val="auto"/>
          <w:lang w:val="en-US"/>
        </w:rPr>
        <w:t xml:space="preserve"> </w:t>
      </w:r>
      <w:ins w:id="486" w:author="Raja Pari" w:date="2025-10-26T16:12:00Z">
        <w:r>
          <w:rPr>
            <w:color w:val="auto"/>
            <w:lang w:val="en-US"/>
          </w:rPr>
          <w:t xml:space="preserve">and </w:t>
        </w:r>
      </w:ins>
      <w:r>
        <w:rPr>
          <w:color w:val="auto"/>
          <w:lang w:val="en-US"/>
        </w:rPr>
        <w:t>timely information accompanied by data documentation), but the criminologists required different data. Criminologists used administrative data (secondary research), while health researchers created entirely new datasets to measure and test the effect of interventions. The usefulness of any system or systems supporting future cross-disciplinary data discovery and reuse will depend on many factors.</w:t>
      </w:r>
    </w:p>
    <w:p>
      <w:pPr>
        <w:pStyle w:val="TX"/>
        <w:shd w:val="clear" w:color="000000" w:fill="auto"/>
        <w:rPr>
          <w:color w:val="auto"/>
          <w:lang w:val="en-US"/>
        </w:rPr>
      </w:pPr>
      <w:r>
        <w:rPr>
          <w:color w:val="auto"/>
          <w:lang w:val="en-US"/>
        </w:rPr>
        <w:t>To meet FIP researcher information needs, a thriving data ecosystem must exist. Creating a thriving ecosystem will require collaboration among researchers, data managers, hospitals, government employees, and stakeholders across the data lifecycle. Researchers and data creators must be willing to contribute and provide documentation about their data. Coordination between disciplines that conduct FIP research will require adequate funding. Some data that researchers describe as resources (e.g., news) will likely never be provided in a database, dashboard, or even an archive. However, others (e.g., socioeconomic status</w:t>
      </w:r>
      <w:del w:id="487" w:author="Raja Pari" w:date="2025-10-26T15:57:00Z">
        <w:r>
          <w:rPr>
            <w:color w:val="auto"/>
            <w:lang w:val="en-US"/>
          </w:rPr>
          <w:delText>,</w:delText>
        </w:r>
      </w:del>
      <w:r>
        <w:rPr>
          <w:color w:val="auto"/>
          <w:lang w:val="en-US"/>
        </w:rPr>
        <w:t xml:space="preserve"> </w:t>
      </w:r>
      <w:ins w:id="488" w:author="Raja Pari" w:date="2025-10-26T15:57:00Z">
        <w:r>
          <w:rPr>
            <w:color w:val="auto"/>
            <w:lang w:val="en-US"/>
          </w:rPr>
          <w:t xml:space="preserve">and </w:t>
        </w:r>
      </w:ins>
      <w:r>
        <w:rPr>
          <w:color w:val="auto"/>
          <w:lang w:val="en-US"/>
        </w:rPr>
        <w:t>neighborhood crime rates) could bolster research capabilities by showing patterns between variables and across geographic regions.</w:t>
      </w:r>
    </w:p>
    <w:p>
      <w:pPr>
        <w:pStyle w:val="TX"/>
        <w:shd w:val="clear" w:color="000000" w:fill="auto"/>
        <w:rPr>
          <w:color w:val="auto"/>
          <w:lang w:val="en-US"/>
        </w:rPr>
      </w:pPr>
      <w:r>
        <w:rPr>
          <w:color w:val="auto"/>
          <w:lang w:val="en-US"/>
        </w:rPr>
        <w:t>Research is expensive and time-consuming, and grants have historically been the lifeblood of public health research. Perhaps the best that can be offered right now is an online resource (e.g., a guide coordinated by subject-matter experts and produced by a national agency such as the National Library of Medicine) that documents hard-to-find datasets and resources available to researchers. Many of the resources our interviewees discussed were not openly available or easy to use, and others required users to transform or modify datasets for their projects. From an information science perspective, more people are needed to process data and assist users in finding these sources. However, a more fundamental problem is that a significant amount of data is not being collected and coded in the first place. Thus, federal agencies and other funders should support the creation of a network coordinated by stakeholders across disciplines that includes a comprehensive guide to existing resources and has the technical infrastructure to support data standardization, documentation, and integration. This network may resemble or be a future instantiation of the CFVP.</w:t>
      </w:r>
    </w:p>
    <w:p>
      <w:pPr>
        <w:pStyle w:val="TX"/>
        <w:shd w:val="clear" w:color="000000" w:fill="auto"/>
        <w:rPr>
          <w:color w:val="auto"/>
          <w:lang w:val="en-US"/>
        </w:rPr>
      </w:pPr>
      <w:r>
        <w:rPr>
          <w:color w:val="auto"/>
          <w:lang w:val="en-US"/>
        </w:rPr>
        <w:t>While several participants discussed their need for a statewide or national set of resources, including dashboards that incorporate social, legal, and health factors, they also indicated that the effort required to create and maintain them is daunting. They said the data they deal with is messy, and it is not always possible to force data creators to adhere to any one set of formatting standards. However, this has been accomplished at the state level and may be possible elsewhere.</w:t>
      </w:r>
    </w:p>
    <w:p>
      <w:pPr>
        <w:pStyle w:val="TX"/>
        <w:shd w:val="clear" w:color="000000" w:fill="auto"/>
        <w:rPr>
          <w:color w:val="auto"/>
          <w:lang w:val="en-US"/>
        </w:rPr>
      </w:pPr>
      <w:r>
        <w:rPr>
          <w:color w:val="auto"/>
          <w:lang w:val="en-US"/>
        </w:rPr>
        <w:t>Unfortunately, research is often politicized, and public health research is particularly vulnerable to politicization. From disease prevention (e.g., vaccines and masking during COVID-19) to harm reduction (e.g., vehicle safety and Narcan training), skeptics and opponents often stymie public health efforts. FIP research has been inextricably associated with advocacy against firearms, but the epidemic of gun violence is real, and prevention is key to stopping it. The expertise of researchers, hopefully, can identify the root causes of America’s epidemic of firearm violence and provide resources and a way out of situations that cause people to turn to violence in the first place.</w:t>
      </w:r>
    </w:p>
    <w:p>
      <w:pPr>
        <w:pStyle w:val="H1"/>
        <w:shd w:val="clear" w:color="000000" w:fill="auto"/>
        <w:rPr/>
      </w:pPr>
      <w:bookmarkStart w:id="11" w:name="_1vzs42808mn0"/>
      <w:bookmarkEnd w:id="11"/>
      <w:r>
        <w:rPr/>
        <w:t>Author Contributions</w:t>
      </w:r>
    </w:p>
    <w:p>
      <w:pPr>
        <w:pStyle w:val="TXF"/>
        <w:shd w:val="clear" w:color="000000" w:fill="auto"/>
        <w:rPr>
          <w:color w:val="auto"/>
          <w:lang w:val="en-US"/>
        </w:rPr>
      </w:pPr>
      <w:r>
        <w:rPr>
          <w:color w:val="auto"/>
          <w:lang w:val="en-US"/>
        </w:rPr>
        <w:t xml:space="preserve">A.J. Million proposed this project, sought and recruited study participants, conducted interviews, developed study instruments, reviewed and synthesized the literature, analyzed data, and wrote the </w:t>
      </w:r>
      <w:del w:id="489" w:author="Raja Pari" w:date="2025-10-26T16:03:00Z">
        <w:r>
          <w:rPr>
            <w:color w:val="auto"/>
            <w:lang w:val="en-US"/>
          </w:rPr>
          <w:delText>paper</w:delText>
        </w:r>
      </w:del>
      <w:ins w:id="490" w:author="Raja Pari" w:date="2025-10-26T16:03:00Z">
        <w:r>
          <w:rPr>
            <w:color w:val="auto"/>
            <w:lang w:val="en-US"/>
          </w:rPr>
          <w:t>article</w:t>
        </w:r>
      </w:ins>
      <w:r>
        <w:rPr>
          <w:color w:val="auto"/>
          <w:lang w:val="en-US"/>
        </w:rPr>
        <w:t xml:space="preserve">. Jenny Bossaller reviewed the literature, developed study instrumentation, led data analysis, and wrote the </w:t>
      </w:r>
      <w:del w:id="491" w:author="Raja Pari" w:date="2025-10-26T16:03:00Z">
        <w:r>
          <w:rPr>
            <w:color w:val="auto"/>
            <w:lang w:val="en-US"/>
          </w:rPr>
          <w:delText>paper</w:delText>
        </w:r>
      </w:del>
      <w:ins w:id="492" w:author="Raja Pari" w:date="2025-10-26T16:03:00Z">
        <w:r>
          <w:rPr>
            <w:color w:val="auto"/>
            <w:lang w:val="en-US"/>
          </w:rPr>
          <w:t>article</w:t>
        </w:r>
      </w:ins>
      <w:r>
        <w:rPr>
          <w:color w:val="auto"/>
          <w:lang w:val="en-US"/>
        </w:rPr>
        <w:t xml:space="preserve">. Sanja Gidakovic conducted interviews, analyzed data, and wrote the </w:t>
      </w:r>
      <w:del w:id="493" w:author="Raja Pari" w:date="2025-10-26T16:03:00Z">
        <w:r>
          <w:rPr>
            <w:color w:val="auto"/>
            <w:lang w:val="en-US"/>
          </w:rPr>
          <w:delText>paper</w:delText>
        </w:r>
      </w:del>
      <w:ins w:id="494" w:author="Raja Pari" w:date="2025-10-26T16:03:00Z">
        <w:r>
          <w:rPr>
            <w:color w:val="auto"/>
            <w:lang w:val="en-US"/>
          </w:rPr>
          <w:t>article</w:t>
        </w:r>
      </w:ins>
      <w:r>
        <w:rPr>
          <w:color w:val="auto"/>
          <w:lang w:val="en-US"/>
        </w:rPr>
        <w:t>.</w:t>
      </w:r>
    </w:p>
    <w:p>
      <w:pPr>
        <w:pStyle w:val="H1"/>
        <w:shd w:val="clear" w:color="000000" w:fill="auto"/>
        <w:rPr/>
      </w:pPr>
      <w:del w:id="495" w:author="Raja Pari" w:date="2025-10-24T11:53:00Z">
        <w:r>
          <w:rPr/>
          <w:delText>Acknowledgements</w:delText>
        </w:r>
      </w:del>
      <w:ins w:id="496" w:author="Raja Pari" w:date="2025-10-24T11:53:00Z">
        <w:r>
          <w:rPr/>
          <w:t>Acknowledgments</w:t>
        </w:r>
      </w:ins>
    </w:p>
    <w:p>
      <w:pPr>
        <w:pStyle w:val="TXF"/>
        <w:shd w:val="clear" w:color="000000" w:fill="auto"/>
        <w:rPr>
          <w:color w:val="auto"/>
          <w:lang w:val="en-US"/>
        </w:rPr>
      </w:pPr>
      <w:r>
        <w:rPr>
          <w:color w:val="auto"/>
          <w:lang w:val="en-US"/>
        </w:rPr>
        <w:t xml:space="preserve">The National Institutes of Health supported this paper under grant number 24HD111315. This project was reviewed by the University of Missouri’s Institutional Research Board and determined to be a </w:t>
      </w:r>
      <w:del w:id="497" w:author="Raja Pari" w:date="2025-10-24T11:53:00Z">
        <w:r>
          <w:rPr>
            <w:color w:val="auto"/>
            <w:lang w:val="en-US"/>
          </w:rPr>
          <w:delText>“</w:delText>
        </w:r>
      </w:del>
      <w:ins w:id="498" w:author="Raja Pari" w:date="2025-10-24T11:53:00Z">
        <w:r>
          <w:rPr>
            <w:color w:val="auto"/>
            <w:lang w:val="en-US"/>
          </w:rPr>
          <w:t>‘</w:t>
        </w:r>
      </w:ins>
      <w:r>
        <w:rPr>
          <w:color w:val="auto"/>
          <w:lang w:val="en-US"/>
        </w:rPr>
        <w:t>quality improvement</w:t>
      </w:r>
      <w:del w:id="499" w:author="Raja Pari" w:date="2025-10-24T11:53:00Z">
        <w:r>
          <w:rPr>
            <w:color w:val="auto"/>
            <w:lang w:val="en-US"/>
          </w:rPr>
          <w:delText>”</w:delText>
        </w:r>
      </w:del>
      <w:ins w:id="500" w:author="Raja Pari" w:date="2025-10-24T11:53:00Z">
        <w:r>
          <w:rPr>
            <w:color w:val="auto"/>
            <w:lang w:val="en-US"/>
          </w:rPr>
          <w:t>’</w:t>
        </w:r>
      </w:ins>
      <w:r>
        <w:rPr>
          <w:color w:val="auto"/>
          <w:lang w:val="en-US"/>
        </w:rPr>
        <w:t xml:space="preserve"> project rather than classified as </w:t>
      </w:r>
      <w:del w:id="501" w:author="Raja Pari" w:date="2025-10-24T11:53:00Z">
        <w:r>
          <w:rPr>
            <w:color w:val="auto"/>
            <w:lang w:val="en-US"/>
          </w:rPr>
          <w:delText>“</w:delText>
        </w:r>
      </w:del>
      <w:ins w:id="502" w:author="Raja Pari" w:date="2025-10-24T11:53:00Z">
        <w:r>
          <w:rPr>
            <w:color w:val="auto"/>
            <w:lang w:val="en-US"/>
          </w:rPr>
          <w:t>‘</w:t>
        </w:r>
      </w:ins>
      <w:r>
        <w:rPr>
          <w:color w:val="auto"/>
          <w:lang w:val="en-US"/>
        </w:rPr>
        <w:t>research</w:t>
      </w:r>
      <w:del w:id="503" w:author="Raja Pari" w:date="2025-10-24T11:53:00Z">
        <w:r>
          <w:rPr>
            <w:color w:val="auto"/>
            <w:lang w:val="en-US"/>
          </w:rPr>
          <w:delText>”</w:delText>
        </w:r>
      </w:del>
      <w:ins w:id="504" w:author="Raja Pari" w:date="2025-10-24T11:53:00Z">
        <w:r>
          <w:rPr>
            <w:color w:val="auto"/>
            <w:lang w:val="en-US"/>
          </w:rPr>
          <w:t>’</w:t>
        </w:r>
      </w:ins>
      <w:r>
        <w:rPr>
          <w:color w:val="auto"/>
          <w:lang w:val="en-US"/>
        </w:rPr>
        <w:t xml:space="preserve"> involving human subjects. For additional information, contact the corresponding author.</w:t>
      </w:r>
    </w:p>
    <w:p>
      <w:pPr>
        <w:pStyle w:val="H1"/>
        <w:shd w:val="clear" w:color="000000" w:fill="auto"/>
        <w:rPr/>
      </w:pPr>
      <w:r>
        <w:rPr/>
        <w:t>Appendix A. Semi-structured Interview Protocol</w:t>
      </w:r>
    </w:p>
    <w:p>
      <w:pPr>
        <w:pStyle w:val="H2"/>
        <w:shd w:val="clear" w:color="000000" w:fill="auto"/>
        <w:rPr/>
      </w:pPr>
      <w:r>
        <w:rPr/>
        <w:t>Background and Demographics</w:t>
      </w:r>
    </w:p>
    <w:p>
      <w:pPr>
        <w:pStyle w:val="TXF"/>
        <w:shd w:val="clear" w:color="000000" w:fill="auto"/>
        <w:rPr>
          <w:color w:val="auto"/>
          <w:lang w:val="en-US"/>
        </w:rPr>
      </w:pPr>
      <w:r>
        <w:rPr>
          <w:color w:val="auto"/>
          <w:u w:val="single"/>
          <w:lang w:val="en-US"/>
        </w:rPr>
        <w:t>Instructions</w:t>
      </w:r>
      <w:r>
        <w:rPr>
          <w:color w:val="auto"/>
          <w:lang w:val="en-US"/>
        </w:rPr>
        <w:t>: Ask every participant these questions.</w:t>
      </w:r>
    </w:p>
    <w:p>
      <w:pPr>
        <w:pStyle w:val="BL"/>
        <w:shd w:val="clear" w:color="000000" w:fill="auto"/>
        <w:rPr>
          <w:color w:val="auto"/>
          <w:lang w:val="en-US"/>
        </w:rPr>
      </w:pPr>
      <w:r>
        <w:rPr>
          <w:color w:val="auto"/>
          <w:lang w:val="en-US"/>
        </w:rPr>
        <w:t xml:space="preserve">● </w:t>
      </w:r>
      <w:r>
        <w:rPr>
          <w:color w:val="auto"/>
          <w:lang w:val="en-US"/>
        </w:rPr>
        <w:t>Where do you work?</w:t>
      </w:r>
    </w:p>
    <w:p>
      <w:pPr>
        <w:pStyle w:val="BL"/>
        <w:shd w:val="clear" w:color="000000" w:fill="auto"/>
        <w:ind w:hanging="720" w:start="1440"/>
        <w:rPr>
          <w:color w:val="auto"/>
          <w:lang w:val="en-US"/>
        </w:rPr>
        <w:pPrChange w:id="0" w:author="Raja Pari" w:date="2025-10-24T12:09:00Z">
          <w:pPr>
            <w:pStyle w:val="BL"/>
          </w:pPr>
        </w:pPrChange>
      </w:pPr>
      <w:r>
        <w:rPr>
          <w:color w:val="auto"/>
          <w:lang w:val="en-US"/>
        </w:rPr>
        <w:t xml:space="preserve">○ </w:t>
      </w:r>
      <w:r>
        <w:rPr>
          <w:color w:val="auto"/>
          <w:lang w:val="en-US"/>
        </w:rPr>
        <w:t>What is your current position or role?</w:t>
      </w:r>
    </w:p>
    <w:p>
      <w:pPr>
        <w:pStyle w:val="BL"/>
        <w:shd w:val="clear" w:color="000000" w:fill="auto"/>
        <w:rPr>
          <w:color w:val="auto"/>
          <w:lang w:val="en-US"/>
        </w:rPr>
      </w:pPr>
      <w:r>
        <w:rPr>
          <w:color w:val="auto"/>
          <w:lang w:val="en-US"/>
        </w:rPr>
        <w:t xml:space="preserve">● </w:t>
      </w:r>
      <w:r>
        <w:rPr>
          <w:color w:val="auto"/>
          <w:lang w:val="en-US"/>
        </w:rPr>
        <w:t>Which academic discipline (e.g., public health) are you most closely affiliated with?</w:t>
      </w:r>
    </w:p>
    <w:p>
      <w:pPr>
        <w:pStyle w:val="BL"/>
        <w:shd w:val="clear" w:color="000000" w:fill="auto"/>
        <w:ind w:hanging="720" w:start="1440"/>
        <w:rPr>
          <w:color w:val="auto"/>
          <w:lang w:val="en-US"/>
        </w:rPr>
        <w:pPrChange w:id="0" w:author="Raja Pari" w:date="2025-10-24T12:09:00Z">
          <w:pPr>
            <w:pStyle w:val="BL"/>
          </w:pPr>
        </w:pPrChange>
      </w:pPr>
      <w:r>
        <w:rPr>
          <w:color w:val="auto"/>
          <w:lang w:val="en-US"/>
        </w:rPr>
        <w:t xml:space="preserve">○ </w:t>
      </w:r>
      <w:r>
        <w:rPr>
          <w:color w:val="auto"/>
          <w:lang w:val="en-US"/>
        </w:rPr>
        <w:t>Approximately how many years have you worked in this field?</w:t>
      </w:r>
    </w:p>
    <w:p>
      <w:pPr>
        <w:pStyle w:val="BL"/>
        <w:shd w:val="clear" w:color="000000" w:fill="auto"/>
        <w:rPr>
          <w:color w:val="auto"/>
          <w:lang w:val="en-US"/>
        </w:rPr>
      </w:pPr>
      <w:r>
        <w:rPr>
          <w:color w:val="auto"/>
          <w:lang w:val="en-US"/>
        </w:rPr>
        <w:t xml:space="preserve">● </w:t>
      </w:r>
      <w:r>
        <w:rPr>
          <w:color w:val="auto"/>
          <w:lang w:val="en-US"/>
        </w:rPr>
        <w:t>What research methods do you use?</w:t>
      </w:r>
    </w:p>
    <w:p>
      <w:pPr>
        <w:pStyle w:val="BL"/>
        <w:shd w:val="clear" w:color="000000" w:fill="auto"/>
        <w:rPr>
          <w:color w:val="auto"/>
          <w:lang w:val="en-US"/>
        </w:rPr>
      </w:pPr>
      <w:r>
        <w:rPr>
          <w:color w:val="auto"/>
          <w:lang w:val="en-US"/>
        </w:rPr>
        <w:t xml:space="preserve">● </w:t>
      </w:r>
      <w:r>
        <w:rPr>
          <w:color w:val="auto"/>
          <w:lang w:val="en-US"/>
        </w:rPr>
        <w:t>How do you get data for your research related to firearm violence? For example, you might collect your own or use administrative data.</w:t>
      </w:r>
    </w:p>
    <w:p>
      <w:pPr>
        <w:pStyle w:val="BL"/>
        <w:shd w:val="clear" w:color="000000" w:fill="auto"/>
        <w:rPr>
          <w:color w:val="auto"/>
          <w:lang w:val="en-US"/>
        </w:rPr>
      </w:pPr>
      <w:r>
        <w:rPr>
          <w:color w:val="auto"/>
          <w:lang w:val="en-US"/>
        </w:rPr>
        <w:t xml:space="preserve">● </w:t>
      </w:r>
      <w:r>
        <w:rPr>
          <w:color w:val="auto"/>
          <w:lang w:val="en-US"/>
        </w:rPr>
        <w:t>How do you use data other than for research?</w:t>
      </w:r>
    </w:p>
    <w:p>
      <w:pPr>
        <w:pStyle w:val="BL"/>
        <w:shd w:val="clear" w:color="000000" w:fill="auto"/>
        <w:rPr>
          <w:color w:val="auto"/>
          <w:lang w:val="en-US"/>
        </w:rPr>
      </w:pPr>
      <w:r>
        <w:rPr>
          <w:color w:val="auto"/>
          <w:lang w:val="en-US"/>
        </w:rPr>
        <w:t xml:space="preserve">● </w:t>
      </w:r>
      <w:r>
        <w:rPr>
          <w:color w:val="auto"/>
          <w:lang w:val="en-US"/>
        </w:rPr>
        <w:t>What else should I know about you (e.g., age or education)?</w:t>
      </w:r>
    </w:p>
    <w:p>
      <w:pPr>
        <w:pStyle w:val="H2"/>
        <w:shd w:val="clear" w:color="000000" w:fill="auto"/>
        <w:rPr/>
      </w:pPr>
      <w:r>
        <w:rPr/>
        <w:t>Coordinating Center</w:t>
      </w:r>
    </w:p>
    <w:p>
      <w:pPr>
        <w:pStyle w:val="TXF"/>
        <w:shd w:val="clear" w:color="000000" w:fill="auto"/>
        <w:rPr>
          <w:color w:val="auto"/>
          <w:lang w:val="en-US"/>
        </w:rPr>
      </w:pPr>
      <w:r>
        <w:rPr>
          <w:color w:val="auto"/>
          <w:u w:val="single"/>
          <w:lang w:val="en-US"/>
        </w:rPr>
        <w:t>Instructions</w:t>
      </w:r>
      <w:r>
        <w:rPr>
          <w:color w:val="auto"/>
          <w:lang w:val="en-US"/>
        </w:rPr>
        <w:t>: Ask the Center for Firearm Violence Prevention (CFVP) based researchers.</w:t>
      </w:r>
    </w:p>
    <w:p>
      <w:pPr>
        <w:pStyle w:val="BL"/>
        <w:shd w:val="clear" w:color="000000" w:fill="auto"/>
        <w:rPr>
          <w:color w:val="auto"/>
          <w:lang w:val="en-US"/>
        </w:rPr>
      </w:pPr>
      <w:r>
        <w:rPr>
          <w:color w:val="auto"/>
          <w:lang w:val="en-US"/>
        </w:rPr>
        <w:t xml:space="preserve">● </w:t>
      </w:r>
      <w:r>
        <w:rPr>
          <w:color w:val="auto"/>
          <w:lang w:val="en-US"/>
        </w:rPr>
        <w:t xml:space="preserve">Which </w:t>
      </w:r>
      <w:r>
        <w:rPr>
          <w:color w:val="auto"/>
          <w:u w:val="single"/>
          <w:lang w:val="en-US"/>
        </w:rPr>
        <w:t>CFVP study site</w:t>
      </w:r>
      <w:r>
        <w:rPr>
          <w:color w:val="auto"/>
          <w:lang w:val="en-US"/>
        </w:rPr>
        <w:t xml:space="preserve"> are you affiliated with?</w:t>
      </w:r>
    </w:p>
    <w:p>
      <w:pPr>
        <w:pStyle w:val="BL"/>
        <w:shd w:val="clear" w:color="000000" w:fill="auto"/>
        <w:rPr>
          <w:color w:val="auto"/>
          <w:lang w:val="en-US"/>
        </w:rPr>
      </w:pPr>
      <w:r>
        <w:rPr>
          <w:color w:val="auto"/>
          <w:lang w:val="en-US"/>
        </w:rPr>
        <w:t xml:space="preserve">● </w:t>
      </w:r>
      <w:r>
        <w:rPr>
          <w:color w:val="auto"/>
          <w:lang w:val="en-US"/>
        </w:rPr>
        <w:t>Can you describe the research aims and objectives, questions, and other issues addressed at this site?</w:t>
      </w:r>
    </w:p>
    <w:p>
      <w:pPr>
        <w:pStyle w:val="BL"/>
        <w:shd w:val="clear" w:color="000000" w:fill="auto"/>
        <w:rPr>
          <w:color w:val="auto"/>
          <w:lang w:val="en-US"/>
        </w:rPr>
      </w:pPr>
      <w:r>
        <w:rPr>
          <w:color w:val="auto"/>
          <w:lang w:val="en-US"/>
        </w:rPr>
        <w:t xml:space="preserve">● </w:t>
      </w:r>
      <w:r>
        <w:rPr>
          <w:color w:val="auto"/>
          <w:lang w:val="en-US"/>
        </w:rPr>
        <w:t>What methods are used at this site?</w:t>
      </w:r>
    </w:p>
    <w:p>
      <w:pPr>
        <w:pStyle w:val="BL"/>
        <w:shd w:val="clear" w:color="000000" w:fill="auto"/>
        <w:rPr>
          <w:color w:val="auto"/>
          <w:lang w:val="en-US"/>
        </w:rPr>
      </w:pPr>
      <w:r>
        <w:rPr>
          <w:color w:val="auto"/>
          <w:lang w:val="en-US"/>
        </w:rPr>
        <w:t xml:space="preserve">● </w:t>
      </w:r>
      <w:r>
        <w:rPr>
          <w:color w:val="auto"/>
          <w:lang w:val="en-US"/>
        </w:rPr>
        <w:t>What data is needed?</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Are you directly collecting this data or not? Please elaborate.</w:t>
      </w:r>
    </w:p>
    <w:p>
      <w:pPr>
        <w:pStyle w:val="BL"/>
        <w:shd w:val="clear" w:color="000000" w:fill="auto"/>
        <w:rPr>
          <w:color w:val="auto"/>
          <w:lang w:val="en-US"/>
        </w:rPr>
      </w:pPr>
      <w:r>
        <w:rPr>
          <w:color w:val="auto"/>
          <w:lang w:val="en-US"/>
        </w:rPr>
        <w:t xml:space="preserve">● </w:t>
      </w:r>
      <w:r>
        <w:rPr>
          <w:color w:val="auto"/>
          <w:lang w:val="en-US"/>
        </w:rPr>
        <w:t>What kinds of data problems have you run into with this project? Potential examples include:</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The type of data I need does not exist.</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The data I need is scattered across many locations or is not in the format I need to do my work.</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There is no good documentation available for the data I need.</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Data is not accessible to me.</w:t>
      </w:r>
    </w:p>
    <w:p>
      <w:pPr>
        <w:pStyle w:val="BL"/>
        <w:shd w:val="clear" w:color="000000" w:fill="auto"/>
        <w:rPr>
          <w:color w:val="auto"/>
          <w:lang w:val="en-US"/>
        </w:rPr>
      </w:pPr>
      <w:r>
        <w:rPr>
          <w:color w:val="auto"/>
          <w:lang w:val="en-US"/>
        </w:rPr>
        <w:t xml:space="preserve">● </w:t>
      </w:r>
      <w:r>
        <w:rPr>
          <w:color w:val="auto"/>
          <w:lang w:val="en-US"/>
        </w:rPr>
        <w:t>Envision the perfect dataset for your project site. What would it contain? What could you do with it?</w:t>
      </w:r>
    </w:p>
    <w:p>
      <w:pPr>
        <w:pStyle w:val="BL"/>
        <w:shd w:val="clear" w:color="000000" w:fill="auto"/>
        <w:rPr>
          <w:color w:val="auto"/>
          <w:lang w:val="en-US"/>
        </w:rPr>
      </w:pPr>
      <w:r>
        <w:rPr>
          <w:color w:val="auto"/>
          <w:lang w:val="en-US"/>
        </w:rPr>
        <w:t xml:space="preserve">● </w:t>
      </w:r>
      <w:r>
        <w:rPr>
          <w:color w:val="auto"/>
          <w:lang w:val="en-US"/>
        </w:rPr>
        <w:t>What data-related support do you need from CFVP? Examples might include:</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Access to restricted or sensitive data.</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Preparing data for long-term archiving and/or preservation.</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Analytical support.</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Secure infrastructure to store sensitive data.</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Subject-matter expertise to navigate data-related issues.</w:t>
      </w:r>
    </w:p>
    <w:p>
      <w:pPr>
        <w:pStyle w:val="BL"/>
        <w:shd w:val="clear" w:color="000000" w:fill="auto"/>
        <w:rPr>
          <w:color w:val="auto"/>
          <w:lang w:val="en-US"/>
        </w:rPr>
      </w:pPr>
      <w:r>
        <w:rPr>
          <w:color w:val="auto"/>
          <w:lang w:val="en-US"/>
        </w:rPr>
        <w:t xml:space="preserve">● </w:t>
      </w:r>
      <w:r>
        <w:rPr>
          <w:color w:val="auto"/>
          <w:lang w:val="en-US"/>
        </w:rPr>
        <w:t>What kind of experiences have you had building data sets or databases?</w:t>
      </w:r>
    </w:p>
    <w:p>
      <w:pPr>
        <w:pStyle w:val="BL"/>
        <w:shd w:val="clear" w:color="000000" w:fill="auto"/>
        <w:rPr>
          <w:color w:val="auto"/>
          <w:lang w:val="en-US"/>
        </w:rPr>
      </w:pPr>
      <w:r>
        <w:rPr>
          <w:color w:val="auto"/>
          <w:lang w:val="en-US"/>
        </w:rPr>
        <w:t xml:space="preserve">● </w:t>
      </w:r>
      <w:r>
        <w:rPr>
          <w:color w:val="auto"/>
          <w:lang w:val="en-US"/>
        </w:rPr>
        <w:t>What parts of this database do you think should be open for citizen science, or open for researchers? Moreover, how would it be most useful?</w:t>
      </w:r>
    </w:p>
    <w:p>
      <w:pPr>
        <w:pStyle w:val="BL"/>
        <w:shd w:val="clear" w:color="000000" w:fill="auto"/>
        <w:rPr>
          <w:color w:val="auto"/>
          <w:lang w:val="en-US"/>
        </w:rPr>
      </w:pPr>
      <w:r>
        <w:rPr>
          <w:color w:val="auto"/>
          <w:lang w:val="en-US"/>
        </w:rPr>
        <w:t xml:space="preserve">● </w:t>
      </w:r>
      <w:r>
        <w:rPr>
          <w:color w:val="auto"/>
          <w:lang w:val="en-US"/>
        </w:rPr>
        <w:t>What are the advantages and disadvantages of how this is being approached—with multiple sites, working from scratch to build this data set?</w:t>
      </w:r>
    </w:p>
    <w:p>
      <w:pPr>
        <w:pStyle w:val="H2"/>
        <w:shd w:val="clear" w:color="000000" w:fill="auto"/>
        <w:rPr/>
      </w:pPr>
      <w:r>
        <w:rPr/>
        <w:t>Others</w:t>
      </w:r>
    </w:p>
    <w:p>
      <w:pPr>
        <w:pStyle w:val="TXF"/>
        <w:shd w:val="clear" w:color="000000" w:fill="auto"/>
        <w:rPr>
          <w:color w:val="auto"/>
          <w:lang w:val="en-US"/>
        </w:rPr>
      </w:pPr>
      <w:r>
        <w:rPr>
          <w:color w:val="auto"/>
          <w:u w:val="single"/>
          <w:lang w:val="en-US"/>
        </w:rPr>
        <w:t>Instructions</w:t>
      </w:r>
      <w:r>
        <w:rPr>
          <w:color w:val="auto"/>
          <w:lang w:val="en-US"/>
        </w:rPr>
        <w:t>: Ask CFVP Principal Investigators (PIs), Institute for Firearm Injury Prevention (IFIP) staff, and criminologists.</w:t>
      </w:r>
    </w:p>
    <w:p>
      <w:pPr>
        <w:pStyle w:val="BL"/>
        <w:shd w:val="clear" w:color="000000" w:fill="auto"/>
        <w:rPr>
          <w:color w:val="auto"/>
          <w:lang w:val="en-US"/>
        </w:rPr>
      </w:pPr>
      <w:r>
        <w:rPr>
          <w:color w:val="auto"/>
          <w:lang w:val="en-US"/>
        </w:rPr>
        <w:t xml:space="preserve">● </w:t>
      </w:r>
      <w:r>
        <w:rPr>
          <w:color w:val="auto"/>
          <w:lang w:val="en-US"/>
        </w:rPr>
        <w:t>How does your work relate to the CFVP or firearm research?</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Please describe that work (e.g., I manage study data as a CFVP Co-PI).</w:t>
      </w:r>
    </w:p>
    <w:p>
      <w:pPr>
        <w:pStyle w:val="BL"/>
        <w:shd w:val="clear" w:color="000000" w:fill="auto"/>
        <w:rPr>
          <w:color w:val="auto"/>
          <w:lang w:val="en-US"/>
        </w:rPr>
      </w:pPr>
      <w:r>
        <w:rPr>
          <w:color w:val="auto"/>
          <w:lang w:val="en-US"/>
        </w:rPr>
        <w:t xml:space="preserve">● </w:t>
      </w:r>
      <w:r>
        <w:rPr>
          <w:color w:val="auto"/>
          <w:lang w:val="en-US"/>
        </w:rPr>
        <w:t>How did you come to work in or adjacent to firearm injury prevention?</w:t>
      </w:r>
    </w:p>
    <w:p>
      <w:pPr>
        <w:pStyle w:val="BL"/>
        <w:shd w:val="clear" w:color="000000" w:fill="auto"/>
        <w:rPr>
          <w:color w:val="auto"/>
          <w:lang w:val="en-US"/>
        </w:rPr>
      </w:pPr>
      <w:r>
        <w:rPr>
          <w:color w:val="auto"/>
          <w:lang w:val="en-US"/>
        </w:rPr>
        <w:t xml:space="preserve">● </w:t>
      </w:r>
      <w:r>
        <w:rPr>
          <w:color w:val="auto"/>
          <w:lang w:val="en-US"/>
        </w:rPr>
        <w:t>Describe the data needed for research in this space.</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How did you come to that belief?</w:t>
      </w:r>
    </w:p>
    <w:p>
      <w:pPr>
        <w:pStyle w:val="BL"/>
        <w:shd w:val="clear" w:color="000000" w:fill="auto"/>
        <w:rPr>
          <w:color w:val="auto"/>
          <w:lang w:val="en-US"/>
        </w:rPr>
      </w:pPr>
      <w:r>
        <w:rPr>
          <w:color w:val="auto"/>
          <w:lang w:val="en-US"/>
        </w:rPr>
        <w:t xml:space="preserve">● </w:t>
      </w:r>
      <w:r>
        <w:rPr>
          <w:color w:val="auto"/>
          <w:lang w:val="en-US"/>
        </w:rPr>
        <w:t>If you conduct research in this space, do you collect your own data?</w:t>
      </w:r>
    </w:p>
    <w:p>
      <w:pPr>
        <w:pStyle w:val="BL"/>
        <w:shd w:val="clear" w:color="000000" w:fill="auto"/>
        <w:ind w:hanging="720" w:start="1440"/>
        <w:rPr>
          <w:color w:val="auto"/>
          <w:lang w:val="en-US"/>
        </w:rPr>
        <w:pPrChange w:id="0" w:author="Raja Pari" w:date="2025-10-24T12:10:00Z">
          <w:pPr>
            <w:pStyle w:val="BL"/>
          </w:pPr>
        </w:pPrChange>
      </w:pPr>
      <w:r>
        <w:rPr>
          <w:color w:val="auto"/>
          <w:lang w:val="en-US"/>
        </w:rPr>
        <w:t xml:space="preserve">○ </w:t>
      </w:r>
      <w:r>
        <w:rPr>
          <w:color w:val="auto"/>
          <w:lang w:val="en-US"/>
        </w:rPr>
        <w:t>Why?</w:t>
      </w:r>
    </w:p>
    <w:p>
      <w:pPr>
        <w:pStyle w:val="BL"/>
        <w:shd w:val="clear" w:color="000000" w:fill="auto"/>
        <w:rPr>
          <w:color w:val="auto"/>
          <w:lang w:val="en-US"/>
        </w:rPr>
      </w:pPr>
      <w:r>
        <w:rPr>
          <w:color w:val="auto"/>
          <w:lang w:val="en-US"/>
        </w:rPr>
        <w:t xml:space="preserve">● </w:t>
      </w:r>
      <w:r>
        <w:rPr>
          <w:color w:val="auto"/>
          <w:lang w:val="en-US"/>
        </w:rPr>
        <w:t>What kinds of data problems have you run into when doing firearm injury prevention research? Examples include:</w:t>
      </w:r>
    </w:p>
    <w:p>
      <w:pPr>
        <w:pStyle w:val="BL"/>
        <w:shd w:val="clear" w:color="000000" w:fill="auto"/>
        <w:ind w:hanging="720" w:start="1440"/>
        <w:rPr>
          <w:color w:val="auto"/>
          <w:lang w:val="en-US"/>
        </w:rPr>
        <w:pPrChange w:id="0" w:author="Raja Pari" w:date="2025-10-24T12:11:00Z">
          <w:pPr>
            <w:pStyle w:val="BL"/>
          </w:pPr>
        </w:pPrChange>
      </w:pPr>
      <w:r>
        <w:rPr>
          <w:color w:val="auto"/>
          <w:lang w:val="en-US"/>
        </w:rPr>
        <w:t xml:space="preserve">○ </w:t>
      </w:r>
      <w:r>
        <w:rPr>
          <w:color w:val="auto"/>
          <w:lang w:val="en-US"/>
        </w:rPr>
        <w:t>The type of data I need does not exist.</w:t>
      </w:r>
    </w:p>
    <w:p>
      <w:pPr>
        <w:pStyle w:val="BL"/>
        <w:shd w:val="clear" w:color="000000" w:fill="auto"/>
        <w:ind w:hanging="720" w:start="1440"/>
        <w:rPr>
          <w:color w:val="auto"/>
          <w:lang w:val="en-US"/>
        </w:rPr>
        <w:pPrChange w:id="0" w:author="Raja Pari" w:date="2025-10-24T12:11:00Z">
          <w:pPr>
            <w:pStyle w:val="BL"/>
          </w:pPr>
        </w:pPrChange>
      </w:pPr>
      <w:r>
        <w:rPr>
          <w:color w:val="auto"/>
          <w:lang w:val="en-US"/>
        </w:rPr>
        <w:t xml:space="preserve">○ </w:t>
      </w:r>
      <w:r>
        <w:rPr>
          <w:color w:val="auto"/>
          <w:lang w:val="en-US"/>
        </w:rPr>
        <w:t>The data I need is scattered across many locations or is not in the format that I need to do my work.</w:t>
      </w:r>
    </w:p>
    <w:p>
      <w:pPr>
        <w:pStyle w:val="BL"/>
        <w:shd w:val="clear" w:color="000000" w:fill="auto"/>
        <w:ind w:hanging="720" w:start="1440"/>
        <w:rPr>
          <w:color w:val="auto"/>
          <w:lang w:val="en-US"/>
        </w:rPr>
        <w:pPrChange w:id="0" w:author="Raja Pari" w:date="2025-10-24T12:11:00Z">
          <w:pPr>
            <w:pStyle w:val="BL"/>
          </w:pPr>
        </w:pPrChange>
      </w:pPr>
      <w:r>
        <w:rPr>
          <w:color w:val="auto"/>
          <w:lang w:val="en-US"/>
        </w:rPr>
        <w:t xml:space="preserve">○ </w:t>
      </w:r>
      <w:r>
        <w:rPr>
          <w:color w:val="auto"/>
          <w:lang w:val="en-US"/>
        </w:rPr>
        <w:t>There is no good documentation available for the data I need.</w:t>
      </w:r>
    </w:p>
    <w:p>
      <w:pPr>
        <w:pStyle w:val="BL"/>
        <w:shd w:val="clear" w:color="000000" w:fill="auto"/>
        <w:ind w:hanging="720" w:start="1440"/>
        <w:rPr>
          <w:color w:val="auto"/>
          <w:lang w:val="en-US"/>
        </w:rPr>
        <w:pPrChange w:id="0" w:author="Raja Pari" w:date="2025-10-24T12:11:00Z">
          <w:pPr>
            <w:pStyle w:val="BL"/>
          </w:pPr>
        </w:pPrChange>
      </w:pPr>
      <w:r>
        <w:rPr>
          <w:color w:val="auto"/>
          <w:lang w:val="en-US"/>
        </w:rPr>
        <w:t xml:space="preserve">○ </w:t>
      </w:r>
      <w:r>
        <w:rPr>
          <w:color w:val="auto"/>
          <w:lang w:val="en-US"/>
        </w:rPr>
        <w:t>Data is not accessible to me.</w:t>
      </w:r>
    </w:p>
    <w:p>
      <w:pPr>
        <w:pStyle w:val="BL"/>
        <w:shd w:val="clear" w:color="000000" w:fill="auto"/>
        <w:rPr>
          <w:color w:val="auto"/>
          <w:lang w:val="en-US"/>
        </w:rPr>
      </w:pPr>
      <w:r>
        <w:rPr>
          <w:color w:val="auto"/>
          <w:lang w:val="en-US"/>
        </w:rPr>
        <w:t xml:space="preserve">● </w:t>
      </w:r>
      <w:r>
        <w:rPr>
          <w:color w:val="auto"/>
          <w:lang w:val="en-US"/>
        </w:rPr>
        <w:t>What kinds of data problems do you think affect other researchers?</w:t>
      </w:r>
    </w:p>
    <w:p>
      <w:pPr>
        <w:pStyle w:val="BL"/>
        <w:shd w:val="clear" w:color="000000" w:fill="auto"/>
        <w:rPr>
          <w:color w:val="auto"/>
          <w:lang w:val="en-US"/>
        </w:rPr>
      </w:pPr>
      <w:r>
        <w:rPr>
          <w:color w:val="auto"/>
          <w:lang w:val="en-US"/>
        </w:rPr>
        <w:t xml:space="preserve">● </w:t>
      </w:r>
      <w:r>
        <w:rPr>
          <w:color w:val="auto"/>
          <w:lang w:val="en-US"/>
        </w:rPr>
        <w:t>To what extent do you think the problems other researchers face result from the limits of our national firearm data infrastructure?</w:t>
      </w:r>
    </w:p>
    <w:p>
      <w:pPr>
        <w:pStyle w:val="BL"/>
        <w:shd w:val="clear" w:color="000000" w:fill="auto"/>
        <w:rPr>
          <w:color w:val="auto"/>
          <w:lang w:val="en-US"/>
        </w:rPr>
      </w:pPr>
      <w:r>
        <w:rPr>
          <w:color w:val="auto"/>
          <w:lang w:val="en-US"/>
        </w:rPr>
        <w:t xml:space="preserve">● </w:t>
      </w:r>
      <w:r>
        <w:rPr>
          <w:color w:val="auto"/>
          <w:lang w:val="en-US"/>
        </w:rPr>
        <w:t>Envision the perfect dataset for your research. What would it contain, and what would you do with it?</w:t>
      </w:r>
    </w:p>
    <w:p>
      <w:pPr>
        <w:pStyle w:val="H1"/>
        <w:shd w:val="clear" w:color="000000" w:fill="auto"/>
        <w:rPr/>
      </w:pPr>
      <w:commentRangeStart w:id="1"/>
      <w:r>
        <w:rPr/>
        <w:t>References</w:t>
      </w:r>
      <w:commentRangeEnd w:id="1"/>
      <w:r>
        <w:commentReference w:id="1"/>
      </w:r>
      <w:r>
        <w:rPr/>
      </w:r>
    </w:p>
    <w:p>
      <w:pPr>
        <w:pStyle w:val="ReferencesJN"/>
        <w:shd w:val="clear" w:color="000000" w:fill="auto"/>
        <w:rPr>
          <w:lang w:val="en-US"/>
        </w:rPr>
      </w:pPr>
      <w:bookmarkStart w:id="12" w:name="Adkins_et_al__2023"/>
      <w:r>
        <w:rPr>
          <w:rStyle w:val="SurName"/>
          <w:shd w:fill="auto" w:val="clear"/>
        </w:rPr>
        <w:t>Adkins</w:t>
      </w:r>
      <w:r>
        <w:rPr>
          <w:rStyle w:val="Author"/>
          <w:shd w:fill="auto" w:val="clear"/>
        </w:rPr>
        <w:t xml:space="preserve">, </w:t>
      </w:r>
      <w:r>
        <w:rPr>
          <w:rStyle w:val="GivenName"/>
          <w:shd w:fill="auto" w:val="clear"/>
        </w:rPr>
        <w:t>D.</w:t>
      </w:r>
      <w:r>
        <w:rPr>
          <w:rStyle w:val="Author"/>
          <w:shd w:fill="auto" w:val="clear"/>
        </w:rPr>
        <w:t xml:space="preserve">, </w:t>
      </w:r>
      <w:r>
        <w:rPr>
          <w:rStyle w:val="SurName"/>
          <w:shd w:fill="auto" w:val="clear"/>
        </w:rPr>
        <w:t>Goek</w:t>
      </w:r>
      <w:r>
        <w:rPr>
          <w:rStyle w:val="Author"/>
          <w:shd w:fill="auto" w:val="clear"/>
        </w:rPr>
        <w:t xml:space="preserve">, </w:t>
      </w:r>
      <w:r>
        <w:rPr>
          <w:rStyle w:val="GivenName"/>
          <w:shd w:fill="auto" w:val="clear"/>
        </w:rPr>
        <w:t>S.</w:t>
      </w:r>
      <w:r>
        <w:rPr>
          <w:rStyle w:val="Author"/>
          <w:shd w:fill="auto" w:val="clear"/>
        </w:rPr>
        <w:t xml:space="preserve">, </w:t>
      </w:r>
      <w:r>
        <w:rPr>
          <w:rStyle w:val="SurName"/>
          <w:shd w:fill="auto" w:val="clear"/>
        </w:rPr>
        <w:t>Toma</w:t>
      </w:r>
      <w:r>
        <w:rPr>
          <w:rStyle w:val="Author"/>
          <w:shd w:fill="auto" w:val="clear"/>
        </w:rPr>
        <w:t xml:space="preserve">, </w:t>
      </w:r>
      <w:r>
        <w:rPr>
          <w:rStyle w:val="GivenName"/>
          <w:shd w:fill="auto" w:val="clear"/>
        </w:rPr>
        <w:t>A.</w:t>
      </w:r>
      <w:del w:id="505" w:author="Raja Pari" w:date="2025-10-24T17:13:00Z">
        <w:r>
          <w:rPr>
            <w:rStyle w:val="Author"/>
            <w:shd w:fill="auto" w:val="clear"/>
          </w:rPr>
          <w:delText>,</w:delText>
        </w:r>
      </w:del>
      <w:r>
        <w:rPr>
          <w:rStyle w:val="Author"/>
          <w:shd w:fill="auto" w:val="clear"/>
        </w:rPr>
        <w:t xml:space="preserve"> </w:t>
      </w:r>
      <w:del w:id="506" w:author="Raja Pari" w:date="2025-10-24T17:07:00Z">
        <w:r>
          <w:rPr>
            <w:rStyle w:val="Author"/>
            <w:shd w:fill="auto" w:val="clear"/>
          </w:rPr>
          <w:delText>&amp;</w:delText>
        </w:r>
      </w:del>
      <w:ins w:id="507" w:author="Raja Pari" w:date="2025-10-24T17:07:00Z">
        <w:r>
          <w:rPr>
            <w:rStyle w:val="Author"/>
            <w:shd w:fill="auto" w:val="clear"/>
          </w:rPr>
          <w:t>and</w:t>
        </w:r>
      </w:ins>
      <w:r>
        <w:rPr>
          <w:rStyle w:val="Author"/>
          <w:shd w:fill="auto" w:val="clear"/>
        </w:rPr>
        <w:t xml:space="preserve"> </w:t>
      </w:r>
      <w:r>
        <w:rPr>
          <w:rStyle w:val="SurName"/>
          <w:shd w:fill="auto" w:val="clear"/>
        </w:rPr>
        <w:t>Million</w:t>
      </w:r>
      <w:r>
        <w:rPr>
          <w:rStyle w:val="Author"/>
          <w:shd w:fill="auto" w:val="clear"/>
        </w:rPr>
        <w:t xml:space="preserve">, </w:t>
      </w:r>
      <w:r>
        <w:rPr>
          <w:rStyle w:val="GivenName"/>
          <w:shd w:fill="auto" w:val="clear"/>
        </w:rPr>
        <w:t>A.</w:t>
      </w:r>
      <w:del w:id="508" w:author="Raja Pari" w:date="2025-10-24T17:03:00Z">
        <w:r>
          <w:rPr>
            <w:rStyle w:val="GivenName"/>
            <w:shd w:fill="auto" w:val="clear"/>
          </w:rPr>
          <w:delText xml:space="preserve"> </w:delText>
        </w:r>
      </w:del>
      <w:r>
        <w:rPr>
          <w:rStyle w:val="GivenName"/>
          <w:shd w:fill="auto" w:val="clear"/>
        </w:rPr>
        <w:t>J.</w:t>
      </w:r>
      <w:r>
        <w:rPr>
          <w:lang w:val="en-US"/>
        </w:rPr>
        <w:t xml:space="preserve"> </w:t>
      </w:r>
      <w:r>
        <w:rPr>
          <w:rStyle w:val="Year"/>
          <w:shd w:fill="auto" w:val="clear"/>
        </w:rPr>
        <w:t>(2023)</w:t>
      </w:r>
      <w:del w:id="509" w:author="Raja Pari" w:date="2025-10-24T17:09:00Z">
        <w:r>
          <w:rPr>
            <w:lang w:val="en-US"/>
          </w:rPr>
          <w:delText>.</w:delText>
        </w:r>
      </w:del>
      <w:r>
        <w:rPr>
          <w:lang w:val="en-US"/>
        </w:rPr>
        <w:t xml:space="preserve"> </w:t>
      </w:r>
      <w:r>
        <w:rPr>
          <w:rStyle w:val="JournalTitle"/>
          <w:i/>
          <w:shd w:fill="auto" w:val="clear"/>
        </w:rPr>
        <w:t>Data module: Curating data to enhance public library effectiveness</w:t>
      </w:r>
      <w:r>
        <w:rPr>
          <w:lang w:val="en-US"/>
        </w:rPr>
        <w:t xml:space="preserve">. </w:t>
      </w:r>
      <w:ins w:id="510" w:author="Raja Pari" w:date="2025-10-26T15:15:00Z">
        <w:r>
          <w:rPr>
            <w:lang w:val="en-US"/>
          </w:rPr>
          <w:t xml:space="preserve">Technical Report. University of Michigan. </w:t>
        </w:r>
      </w:ins>
      <w:ins w:id="511" w:author="Raja Pari" w:date="2025-10-24T19:32:00Z">
        <w:r>
          <w:rPr>
            <w:lang w:val="en-US"/>
          </w:rPr>
          <w:t xml:space="preserve">Available at: </w:t>
        </w:r>
      </w:ins>
      <w:r>
        <w:rPr>
          <w:rStyle w:val="DOI"/>
          <w:u w:val="single"/>
          <w:shd w:fill="auto" w:val="clear"/>
        </w:rPr>
        <w:t>https://doi.org/10.7302/21912</w:t>
      </w:r>
    </w:p>
    <w:p>
      <w:pPr>
        <w:pStyle w:val="ReferencesJN"/>
        <w:shd w:val="clear" w:color="000000" w:fill="auto"/>
        <w:rPr>
          <w:lang w:val="en-US"/>
        </w:rPr>
      </w:pPr>
      <w:bookmarkStart w:id="13" w:name="Barber_et_al__2022"/>
      <w:bookmarkEnd w:id="12"/>
      <w:r>
        <w:rPr>
          <w:rStyle w:val="SurName"/>
          <w:shd w:fill="auto" w:val="clear"/>
        </w:rPr>
        <w:t>Barber</w:t>
      </w:r>
      <w:r>
        <w:rPr>
          <w:rStyle w:val="Author"/>
          <w:shd w:fill="auto" w:val="clear"/>
        </w:rPr>
        <w:t xml:space="preserve">, </w:t>
      </w:r>
      <w:r>
        <w:rPr>
          <w:rStyle w:val="GivenName"/>
          <w:shd w:fill="auto" w:val="clear"/>
        </w:rPr>
        <w:t>C.</w:t>
      </w:r>
      <w:r>
        <w:rPr>
          <w:rStyle w:val="Author"/>
          <w:shd w:fill="auto" w:val="clear"/>
        </w:rPr>
        <w:t xml:space="preserve">, </w:t>
      </w:r>
      <w:r>
        <w:rPr>
          <w:rStyle w:val="SurName"/>
          <w:shd w:fill="auto" w:val="clear"/>
        </w:rPr>
        <w:t>Cook</w:t>
      </w:r>
      <w:r>
        <w:rPr>
          <w:rStyle w:val="Author"/>
          <w:shd w:fill="auto" w:val="clear"/>
        </w:rPr>
        <w:t xml:space="preserve">, </w:t>
      </w:r>
      <w:r>
        <w:rPr>
          <w:rStyle w:val="GivenName"/>
          <w:shd w:fill="auto" w:val="clear"/>
        </w:rPr>
        <w:t>P.</w:t>
      </w:r>
      <w:del w:id="512" w:author="Raja Pari" w:date="2025-10-24T17:04:00Z">
        <w:r>
          <w:rPr>
            <w:rStyle w:val="GivenName"/>
            <w:shd w:fill="auto" w:val="clear"/>
          </w:rPr>
          <w:delText xml:space="preserve"> </w:delText>
        </w:r>
      </w:del>
      <w:r>
        <w:rPr>
          <w:rStyle w:val="GivenName"/>
          <w:shd w:fill="auto" w:val="clear"/>
        </w:rPr>
        <w:t>J.</w:t>
      </w:r>
      <w:del w:id="513" w:author="Raja Pari" w:date="2025-10-24T17:13:00Z">
        <w:r>
          <w:rPr>
            <w:rStyle w:val="Author"/>
            <w:shd w:fill="auto" w:val="clear"/>
          </w:rPr>
          <w:delText>,</w:delText>
        </w:r>
      </w:del>
      <w:r>
        <w:rPr>
          <w:rStyle w:val="Author"/>
          <w:shd w:fill="auto" w:val="clear"/>
        </w:rPr>
        <w:t xml:space="preserve"> </w:t>
      </w:r>
      <w:del w:id="514" w:author="Raja Pari" w:date="2025-10-24T17:07:00Z">
        <w:r>
          <w:rPr>
            <w:rStyle w:val="Author"/>
            <w:shd w:fill="auto" w:val="clear"/>
          </w:rPr>
          <w:delText>&amp;</w:delText>
        </w:r>
      </w:del>
      <w:ins w:id="515" w:author="Raja Pari" w:date="2025-10-24T17:07:00Z">
        <w:r>
          <w:rPr>
            <w:rStyle w:val="Author"/>
            <w:shd w:fill="auto" w:val="clear"/>
          </w:rPr>
          <w:t>and</w:t>
        </w:r>
      </w:ins>
      <w:r>
        <w:rPr>
          <w:rStyle w:val="Author"/>
          <w:shd w:fill="auto" w:val="clear"/>
        </w:rPr>
        <w:t xml:space="preserve"> </w:t>
      </w:r>
      <w:r>
        <w:rPr>
          <w:rStyle w:val="SurName"/>
          <w:shd w:fill="auto" w:val="clear"/>
        </w:rPr>
        <w:t>Parker</w:t>
      </w:r>
      <w:r>
        <w:rPr>
          <w:rStyle w:val="Author"/>
          <w:shd w:fill="auto" w:val="clear"/>
        </w:rPr>
        <w:t xml:space="preserve">, </w:t>
      </w:r>
      <w:r>
        <w:rPr>
          <w:rStyle w:val="GivenName"/>
          <w:shd w:fill="auto" w:val="clear"/>
        </w:rPr>
        <w:t>S.</w:t>
      </w:r>
      <w:del w:id="516" w:author="Raja Pari" w:date="2025-10-24T17:04:00Z">
        <w:r>
          <w:rPr>
            <w:rStyle w:val="GivenName"/>
            <w:shd w:fill="auto" w:val="clear"/>
          </w:rPr>
          <w:delText xml:space="preserve"> </w:delText>
        </w:r>
      </w:del>
      <w:r>
        <w:rPr>
          <w:rStyle w:val="GivenName"/>
          <w:shd w:fill="auto" w:val="clear"/>
        </w:rPr>
        <w:t>T.</w:t>
      </w:r>
      <w:r>
        <w:rPr>
          <w:lang w:val="en-US"/>
        </w:rPr>
        <w:t xml:space="preserve"> </w:t>
      </w:r>
      <w:r>
        <w:rPr>
          <w:rStyle w:val="Year"/>
          <w:shd w:fill="auto" w:val="clear"/>
        </w:rPr>
        <w:t>(2022)</w:t>
      </w:r>
      <w:del w:id="517" w:author="Raja Pari" w:date="2025-10-24T17:09:00Z">
        <w:r>
          <w:rPr>
            <w:lang w:val="en-US"/>
          </w:rPr>
          <w:delText>.</w:delText>
        </w:r>
      </w:del>
      <w:r>
        <w:rPr>
          <w:rStyle w:val="ArtlTitle"/>
          <w:shd w:fill="auto" w:val="clear"/>
        </w:rPr>
        <w:t xml:space="preserve"> </w:t>
      </w:r>
      <w:ins w:id="518" w:author="Raja Pari" w:date="2025-10-24T17:29:00Z">
        <w:r>
          <w:rPr>
            <w:rStyle w:val="ArtlTitle"/>
            <w:shd w:fill="auto" w:val="clear"/>
          </w:rPr>
          <w:t>‘</w:t>
        </w:r>
      </w:ins>
      <w:r>
        <w:rPr>
          <w:rStyle w:val="ArtlTitle"/>
          <w:shd w:fill="auto" w:val="clear"/>
        </w:rPr>
        <w:t>The emerging infrastructure of US firearms injury data</w:t>
      </w:r>
      <w:del w:id="519" w:author="Raja Pari" w:date="2025-10-24T19:23:00Z">
        <w:r>
          <w:rPr>
            <w:rStyle w:val="ArtlTitle"/>
            <w:shd w:fill="auto" w:val="clear"/>
          </w:rPr>
          <w:delText>.</w:delText>
        </w:r>
      </w:del>
      <w:del w:id="520" w:author="Raja Pari" w:date="2025-10-24T19:23:00Z">
        <w:r>
          <w:rPr>
            <w:lang w:val="en-US"/>
          </w:rPr>
          <w:delText xml:space="preserve"> </w:delText>
        </w:r>
      </w:del>
      <w:ins w:id="521" w:author="Raja Pari" w:date="2025-10-24T19:23:00Z">
        <w:r>
          <w:rPr>
            <w:rStyle w:val="ArtlTitle"/>
            <w:shd w:fill="auto" w:val="clear"/>
          </w:rPr>
          <w:t xml:space="preserve">’, </w:t>
        </w:r>
      </w:ins>
      <w:r>
        <w:rPr>
          <w:rStyle w:val="JournalTitle"/>
          <w:i/>
          <w:shd w:fill="auto" w:val="clear"/>
        </w:rPr>
        <w:t>Preventive Medicine</w:t>
      </w:r>
      <w:r>
        <w:rPr>
          <w:lang w:val="en-US"/>
        </w:rPr>
        <w:t xml:space="preserve">, </w:t>
      </w:r>
      <w:r>
        <w:rPr>
          <w:rStyle w:val="Volume"/>
          <w:iCs/>
          <w:shd w:fill="auto" w:val="clear"/>
          <w:rPrChange w:id="0" w:author="Raja Pari" w:date="2025-10-24T19:26:00Z">
            <w:rPr>
              <w:rStyle w:val="Volume"/>
              <w:i/>
              <w:shd w:fill="auto" w:val="clear"/>
            </w:rPr>
          </w:rPrChange>
        </w:rPr>
        <w:t>165</w:t>
      </w:r>
      <w:ins w:id="523" w:author="Raja Pari" w:date="2025-10-26T15:17:00Z">
        <w:r>
          <w:rPr>
            <w:rStyle w:val="Volume"/>
            <w:iCs/>
            <w:shd w:fill="auto" w:val="clear"/>
          </w:rPr>
          <w:t>, 107129</w:t>
        </w:r>
      </w:ins>
      <w:r>
        <w:rPr>
          <w:lang w:val="en-US"/>
        </w:rPr>
        <w:t xml:space="preserve">. </w:t>
      </w:r>
      <w:ins w:id="524" w:author="Raja Pari" w:date="2025-10-24T19:32:00Z">
        <w:r>
          <w:rPr>
            <w:lang w:val="en-US"/>
          </w:rPr>
          <w:t xml:space="preserve">Available at: </w:t>
        </w:r>
      </w:ins>
      <w:r>
        <w:rPr>
          <w:rStyle w:val="DOI"/>
          <w:u w:val="single"/>
          <w:shd w:fill="auto" w:val="clear"/>
        </w:rPr>
        <w:t>https://doi.org/10.1016/j.ypmed.2022.107129</w:t>
      </w:r>
    </w:p>
    <w:p>
      <w:pPr>
        <w:pStyle w:val="ReferencesJN"/>
        <w:shd w:val="clear" w:color="000000" w:fill="auto"/>
        <w:rPr>
          <w:lang w:val="en-US"/>
        </w:rPr>
      </w:pPr>
      <w:bookmarkStart w:id="14" w:name="Buckland_1991"/>
      <w:bookmarkEnd w:id="13"/>
      <w:r>
        <w:rPr>
          <w:rStyle w:val="SurName"/>
          <w:shd w:fill="auto" w:val="clear"/>
        </w:rPr>
        <w:t>Buckland</w:t>
      </w:r>
      <w:r>
        <w:rPr>
          <w:rStyle w:val="Author"/>
          <w:shd w:fill="auto" w:val="clear"/>
        </w:rPr>
        <w:t xml:space="preserve">, </w:t>
      </w:r>
      <w:r>
        <w:rPr>
          <w:rStyle w:val="GivenName"/>
          <w:shd w:fill="auto" w:val="clear"/>
        </w:rPr>
        <w:t>M.</w:t>
      </w:r>
      <w:del w:id="525" w:author="Raja Pari" w:date="2025-10-24T17:04:00Z">
        <w:r>
          <w:rPr>
            <w:rStyle w:val="GivenName"/>
            <w:shd w:fill="auto" w:val="clear"/>
          </w:rPr>
          <w:delText xml:space="preserve"> </w:delText>
        </w:r>
      </w:del>
      <w:r>
        <w:rPr>
          <w:rStyle w:val="GivenName"/>
          <w:shd w:fill="auto" w:val="clear"/>
        </w:rPr>
        <w:t>K.</w:t>
      </w:r>
      <w:r>
        <w:rPr>
          <w:lang w:val="en-US"/>
        </w:rPr>
        <w:t xml:space="preserve"> </w:t>
      </w:r>
      <w:r>
        <w:rPr>
          <w:rStyle w:val="Year"/>
          <w:shd w:fill="auto" w:val="clear"/>
        </w:rPr>
        <w:t>(1991)</w:t>
      </w:r>
      <w:del w:id="526" w:author="Raja Pari" w:date="2025-10-24T17:09:00Z">
        <w:r>
          <w:rPr>
            <w:lang w:val="en-US"/>
          </w:rPr>
          <w:delText>.</w:delText>
        </w:r>
      </w:del>
      <w:r>
        <w:rPr>
          <w:lang w:val="en-US"/>
        </w:rPr>
        <w:t xml:space="preserve"> </w:t>
      </w:r>
      <w:ins w:id="527" w:author="Raja Pari" w:date="2025-10-24T17:30:00Z">
        <w:r>
          <w:rPr>
            <w:lang w:val="en-US"/>
          </w:rPr>
          <w:t>‘</w:t>
        </w:r>
      </w:ins>
      <w:r>
        <w:rPr>
          <w:rStyle w:val="ArtlTitle"/>
          <w:shd w:fill="auto" w:val="clear"/>
        </w:rPr>
        <w:t>Information as thing</w:t>
      </w:r>
      <w:del w:id="528" w:author="Raja Pari" w:date="2025-10-24T19:23:00Z">
        <w:r>
          <w:rPr>
            <w:lang w:val="en-US"/>
          </w:rPr>
          <w:delText xml:space="preserve">. </w:delText>
        </w:r>
      </w:del>
      <w:ins w:id="529" w:author="Raja Pari" w:date="2025-10-24T19:23:00Z">
        <w:r>
          <w:rPr>
            <w:lang w:val="en-US"/>
          </w:rPr>
          <w:t xml:space="preserve">’, </w:t>
        </w:r>
      </w:ins>
      <w:r>
        <w:rPr>
          <w:rStyle w:val="JournalTitle"/>
          <w:i/>
          <w:shd w:fill="auto" w:val="clear"/>
        </w:rPr>
        <w:t>Journal of the American Society for Information Science</w:t>
      </w:r>
      <w:r>
        <w:rPr>
          <w:lang w:val="en-US"/>
        </w:rPr>
        <w:t xml:space="preserve">, </w:t>
      </w:r>
      <w:r>
        <w:rPr>
          <w:rStyle w:val="Volume"/>
          <w:iCs/>
          <w:shd w:fill="auto" w:val="clear"/>
          <w:rPrChange w:id="0" w:author="Raja Pari" w:date="2025-10-24T19:26:00Z">
            <w:rPr>
              <w:rStyle w:val="Volume"/>
              <w:i/>
              <w:shd w:fill="auto" w:val="clear"/>
            </w:rPr>
          </w:rPrChange>
        </w:rPr>
        <w:t>42</w:t>
      </w:r>
      <w:r>
        <w:rPr>
          <w:lang w:val="en-US"/>
        </w:rPr>
        <w:t>(</w:t>
      </w:r>
      <w:r>
        <w:rPr>
          <w:rStyle w:val="Issue"/>
          <w:shd w:fill="auto" w:val="clear"/>
        </w:rPr>
        <w:t>5</w:t>
      </w:r>
      <w:r>
        <w:rPr>
          <w:lang w:val="en-US"/>
        </w:rPr>
        <w:t xml:space="preserve">), </w:t>
      </w:r>
      <w:ins w:id="531" w:author="Raja Pari" w:date="2025-10-24T19:28:00Z">
        <w:r>
          <w:rPr>
            <w:lang w:val="en-US"/>
          </w:rPr>
          <w:t xml:space="preserve">pp. </w:t>
        </w:r>
      </w:ins>
      <w:r>
        <w:rPr>
          <w:rStyle w:val="FirstPage"/>
          <w:shd w:fill="auto" w:val="clear"/>
        </w:rPr>
        <w:t>351</w:t>
      </w:r>
      <w:r>
        <w:rPr>
          <w:lang w:val="en-US"/>
        </w:rPr>
        <w:t>–</w:t>
      </w:r>
      <w:r>
        <w:rPr>
          <w:rStyle w:val="LastPage"/>
          <w:shd w:fill="auto" w:val="clear"/>
        </w:rPr>
        <w:t>360</w:t>
      </w:r>
      <w:r>
        <w:rPr>
          <w:lang w:val="en-US"/>
        </w:rPr>
        <w:t>.</w:t>
      </w:r>
    </w:p>
    <w:p>
      <w:pPr>
        <w:pStyle w:val="ReferencesOT"/>
        <w:shd w:val="clear" w:color="000000" w:fill="auto"/>
        <w:rPr>
          <w:lang w:val="en-US"/>
        </w:rPr>
      </w:pPr>
      <w:bookmarkStart w:id="15" w:name="Case_et_al__2016"/>
      <w:bookmarkEnd w:id="14"/>
      <w:r>
        <w:rPr>
          <w:rStyle w:val="SurName"/>
          <w:shd w:fill="auto" w:val="clear"/>
        </w:rPr>
        <w:t>Case</w:t>
      </w:r>
      <w:r>
        <w:rPr>
          <w:rStyle w:val="Author"/>
          <w:shd w:fill="auto" w:val="clear"/>
        </w:rPr>
        <w:t xml:space="preserve">, </w:t>
      </w:r>
      <w:r>
        <w:rPr>
          <w:rStyle w:val="GivenName"/>
          <w:shd w:fill="auto" w:val="clear"/>
        </w:rPr>
        <w:t>D.</w:t>
      </w:r>
      <w:del w:id="532" w:author="Raja Pari" w:date="2025-10-24T17:04:00Z">
        <w:r>
          <w:rPr>
            <w:rStyle w:val="GivenName"/>
            <w:shd w:fill="auto" w:val="clear"/>
          </w:rPr>
          <w:delText xml:space="preserve"> </w:delText>
        </w:r>
      </w:del>
      <w:r>
        <w:rPr>
          <w:rStyle w:val="GivenName"/>
          <w:shd w:fill="auto" w:val="clear"/>
        </w:rPr>
        <w:t>O.</w:t>
      </w:r>
      <w:del w:id="533" w:author="Raja Pari" w:date="2025-10-24T17:13:00Z">
        <w:r>
          <w:rPr>
            <w:rStyle w:val="Author"/>
            <w:shd w:fill="auto" w:val="clear"/>
          </w:rPr>
          <w:delText>,</w:delText>
        </w:r>
      </w:del>
      <w:r>
        <w:rPr>
          <w:rStyle w:val="Author"/>
          <w:shd w:fill="auto" w:val="clear"/>
        </w:rPr>
        <w:t xml:space="preserve"> </w:t>
      </w:r>
      <w:del w:id="534" w:author="Raja Pari" w:date="2025-10-24T17:07:00Z">
        <w:r>
          <w:rPr>
            <w:rStyle w:val="Author"/>
            <w:shd w:fill="auto" w:val="clear"/>
          </w:rPr>
          <w:delText>&amp;</w:delText>
        </w:r>
      </w:del>
      <w:ins w:id="535" w:author="Raja Pari" w:date="2025-10-24T17:07:00Z">
        <w:r>
          <w:rPr>
            <w:rStyle w:val="Author"/>
            <w:shd w:fill="auto" w:val="clear"/>
          </w:rPr>
          <w:t>and</w:t>
        </w:r>
      </w:ins>
      <w:r>
        <w:rPr>
          <w:rStyle w:val="Author"/>
          <w:shd w:fill="auto" w:val="clear"/>
        </w:rPr>
        <w:t xml:space="preserve"> </w:t>
      </w:r>
      <w:r>
        <w:rPr>
          <w:rStyle w:val="SurName"/>
          <w:shd w:fill="auto" w:val="clear"/>
        </w:rPr>
        <w:t>Given</w:t>
      </w:r>
      <w:r>
        <w:rPr>
          <w:rStyle w:val="Author"/>
          <w:shd w:fill="auto" w:val="clear"/>
        </w:rPr>
        <w:t xml:space="preserve">, </w:t>
      </w:r>
      <w:r>
        <w:rPr>
          <w:rStyle w:val="GivenName"/>
          <w:shd w:fill="auto" w:val="clear"/>
        </w:rPr>
        <w:t>L.</w:t>
      </w:r>
      <w:del w:id="536" w:author="Raja Pari" w:date="2025-10-24T17:04:00Z">
        <w:r>
          <w:rPr>
            <w:rStyle w:val="GivenName"/>
            <w:shd w:fill="auto" w:val="clear"/>
          </w:rPr>
          <w:delText xml:space="preserve"> </w:delText>
        </w:r>
      </w:del>
      <w:r>
        <w:rPr>
          <w:rStyle w:val="GivenName"/>
          <w:shd w:fill="auto" w:val="clear"/>
        </w:rPr>
        <w:t>M.</w:t>
      </w:r>
      <w:r>
        <w:rPr>
          <w:lang w:val="en-US"/>
        </w:rPr>
        <w:t xml:space="preserve"> </w:t>
      </w:r>
      <w:r>
        <w:rPr>
          <w:rStyle w:val="Year"/>
          <w:shd w:fill="auto" w:val="clear"/>
        </w:rPr>
        <w:t>(2016)</w:t>
      </w:r>
      <w:del w:id="537" w:author="Raja Pari" w:date="2025-10-24T17:09:00Z">
        <w:r>
          <w:rPr>
            <w:lang w:val="en-US"/>
          </w:rPr>
          <w:delText>.</w:delText>
        </w:r>
      </w:del>
      <w:r>
        <w:rPr>
          <w:lang w:val="en-US"/>
        </w:rPr>
        <w:t xml:space="preserve"> </w:t>
      </w:r>
      <w:r>
        <w:rPr>
          <w:i/>
          <w:iCs/>
          <w:lang w:val="en-US"/>
          <w:rPrChange w:id="0" w:author="Raja Pari" w:date="2025-10-24T17:30:00Z"/>
        </w:rPr>
        <w:t>Looking for information: A survey of research on information seeking, needs, and behavior</w:t>
      </w:r>
      <w:ins w:id="539" w:author="Raja Pari" w:date="2025-10-26T15:17:00Z">
        <w:r>
          <w:rPr>
            <w:lang w:val="en-US"/>
          </w:rPr>
          <w:t>,</w:t>
        </w:r>
      </w:ins>
      <w:r>
        <w:rPr>
          <w:lang w:val="en-US"/>
        </w:rPr>
        <w:t xml:space="preserve"> </w:t>
      </w:r>
      <w:del w:id="540" w:author="Raja Pari" w:date="2025-10-26T15:17:00Z">
        <w:r>
          <w:rPr>
            <w:lang w:val="en-US"/>
          </w:rPr>
          <w:delText>(</w:delText>
        </w:r>
      </w:del>
      <w:r>
        <w:rPr>
          <w:rStyle w:val="Edn"/>
          <w:shd w:fill="auto" w:val="clear"/>
        </w:rPr>
        <w:t>4th ed</w:t>
      </w:r>
      <w:r>
        <w:rPr>
          <w:lang w:val="en-US"/>
        </w:rPr>
        <w:t>.</w:t>
      </w:r>
      <w:del w:id="541" w:author="Raja Pari" w:date="2025-10-26T15:17:00Z">
        <w:r>
          <w:rPr>
            <w:lang w:val="en-US"/>
          </w:rPr>
          <w:delText>).</w:delText>
        </w:r>
      </w:del>
      <w:r>
        <w:rPr>
          <w:lang w:val="en-US"/>
        </w:rPr>
        <w:t xml:space="preserve"> </w:t>
      </w:r>
      <w:ins w:id="542" w:author="Raja Pari" w:date="2025-10-24T15:53:00Z">
        <w:r>
          <w:rPr>
            <w:lang w:val="en-US"/>
          </w:rPr>
          <w:t xml:space="preserve">Bingley, UK: </w:t>
        </w:r>
      </w:ins>
      <w:r>
        <w:rPr>
          <w:lang w:val="en-US"/>
        </w:rPr>
        <w:t>Emerald.</w:t>
      </w:r>
    </w:p>
    <w:p>
      <w:pPr>
        <w:pStyle w:val="ReferencesWE"/>
        <w:shd w:val="clear" w:color="000000" w:fill="auto"/>
        <w:rPr>
          <w:lang w:val="en-US"/>
        </w:rPr>
      </w:pPr>
      <w:bookmarkStart w:id="16" w:name="Cheng_et_al__2024"/>
      <w:bookmarkEnd w:id="15"/>
      <w:r>
        <w:rPr>
          <w:rStyle w:val="SurName"/>
          <w:shd w:fill="auto" w:val="clear"/>
        </w:rPr>
        <w:t>Cheng</w:t>
      </w:r>
      <w:r>
        <w:rPr>
          <w:rStyle w:val="Author"/>
          <w:shd w:fill="auto" w:val="clear"/>
        </w:rPr>
        <w:t xml:space="preserve">, </w:t>
      </w:r>
      <w:r>
        <w:rPr>
          <w:rStyle w:val="GivenName"/>
          <w:shd w:fill="auto" w:val="clear"/>
        </w:rPr>
        <w:t>C.</w:t>
      </w:r>
      <w:r>
        <w:rPr>
          <w:rStyle w:val="Author"/>
          <w:shd w:fill="auto" w:val="clear"/>
        </w:rPr>
        <w:t xml:space="preserve">, </w:t>
      </w:r>
      <w:r>
        <w:rPr>
          <w:rStyle w:val="SurName"/>
          <w:shd w:fill="auto" w:val="clear"/>
        </w:rPr>
        <w:t>Messerschmidt</w:t>
      </w:r>
      <w:r>
        <w:rPr>
          <w:rStyle w:val="Author"/>
          <w:shd w:fill="auto" w:val="clear"/>
        </w:rPr>
        <w:t xml:space="preserve">, </w:t>
      </w:r>
      <w:r>
        <w:rPr>
          <w:rStyle w:val="GivenName"/>
          <w:shd w:fill="auto" w:val="clear"/>
        </w:rPr>
        <w:t>L.</w:t>
      </w:r>
      <w:r>
        <w:rPr>
          <w:rStyle w:val="Author"/>
          <w:shd w:fill="auto" w:val="clear"/>
        </w:rPr>
        <w:t xml:space="preserve">, </w:t>
      </w:r>
      <w:r>
        <w:rPr>
          <w:rStyle w:val="SurName"/>
          <w:shd w:fill="auto" w:val="clear"/>
        </w:rPr>
        <w:t>Bravo</w:t>
      </w:r>
      <w:r>
        <w:rPr>
          <w:rStyle w:val="Author"/>
          <w:shd w:fill="auto" w:val="clear"/>
        </w:rPr>
        <w:t xml:space="preserve">, </w:t>
      </w:r>
      <w:r>
        <w:rPr>
          <w:rStyle w:val="GivenName"/>
          <w:shd w:fill="auto" w:val="clear"/>
        </w:rPr>
        <w:t>I.</w:t>
      </w:r>
      <w:r>
        <w:rPr>
          <w:rStyle w:val="Author"/>
          <w:shd w:fill="auto" w:val="clear"/>
        </w:rPr>
        <w:t xml:space="preserve">, </w:t>
      </w:r>
      <w:r>
        <w:rPr>
          <w:rStyle w:val="SurName"/>
          <w:shd w:fill="auto" w:val="clear"/>
        </w:rPr>
        <w:t>Waldbauer</w:t>
      </w:r>
      <w:r>
        <w:rPr>
          <w:rStyle w:val="Author"/>
          <w:shd w:fill="auto" w:val="clear"/>
        </w:rPr>
        <w:t xml:space="preserve">, </w:t>
      </w:r>
      <w:r>
        <w:rPr>
          <w:rStyle w:val="GivenName"/>
          <w:shd w:fill="auto" w:val="clear"/>
        </w:rPr>
        <w:t>M.</w:t>
      </w:r>
      <w:r>
        <w:rPr>
          <w:rStyle w:val="Author"/>
          <w:shd w:fill="auto" w:val="clear"/>
        </w:rPr>
        <w:t xml:space="preserve">, </w:t>
      </w:r>
      <w:r>
        <w:rPr>
          <w:rStyle w:val="SurName"/>
          <w:shd w:fill="auto" w:val="clear"/>
        </w:rPr>
        <w:t>Bhavikatti</w:t>
      </w:r>
      <w:r>
        <w:rPr>
          <w:rStyle w:val="Author"/>
          <w:shd w:fill="auto" w:val="clear"/>
        </w:rPr>
        <w:t xml:space="preserve">, </w:t>
      </w:r>
      <w:r>
        <w:rPr>
          <w:rStyle w:val="GivenName"/>
          <w:shd w:fill="auto" w:val="clear"/>
        </w:rPr>
        <w:t>R.</w:t>
      </w:r>
      <w:r>
        <w:rPr>
          <w:rStyle w:val="Author"/>
          <w:shd w:fill="auto" w:val="clear"/>
        </w:rPr>
        <w:t xml:space="preserve">, </w:t>
      </w:r>
      <w:r>
        <w:rPr>
          <w:rStyle w:val="SurName"/>
          <w:shd w:fill="auto" w:val="clear"/>
        </w:rPr>
        <w:t>Schenk</w:t>
      </w:r>
      <w:r>
        <w:rPr>
          <w:rStyle w:val="Author"/>
          <w:shd w:fill="auto" w:val="clear"/>
        </w:rPr>
        <w:t xml:space="preserve">, </w:t>
      </w:r>
      <w:r>
        <w:rPr>
          <w:rStyle w:val="GivenName"/>
          <w:shd w:fill="auto" w:val="clear"/>
        </w:rPr>
        <w:t>C.</w:t>
      </w:r>
      <w:del w:id="543" w:author="Raja Pari" w:date="2025-10-24T17:28:00Z">
        <w:r>
          <w:rPr>
            <w:rStyle w:val="Author"/>
            <w:shd w:fill="auto" w:val="clear"/>
          </w:rPr>
          <w:delText xml:space="preserve">, </w:delText>
        </w:r>
      </w:del>
      <w:del w:id="544" w:author="Raja Pari" w:date="2025-10-24T17:28:00Z">
        <w:r>
          <w:rPr>
            <w:rStyle w:val="SurName"/>
            <w:shd w:fill="auto" w:val="clear"/>
          </w:rPr>
          <w:delText>Grujic</w:delText>
        </w:r>
      </w:del>
      <w:del w:id="545" w:author="Raja Pari" w:date="2025-10-24T17:28:00Z">
        <w:r>
          <w:rPr>
            <w:rStyle w:val="Author"/>
            <w:shd w:fill="auto" w:val="clear"/>
          </w:rPr>
          <w:delText xml:space="preserve">, </w:delText>
        </w:r>
      </w:del>
      <w:del w:id="546" w:author="Raja Pari" w:date="2025-10-24T17:28:00Z">
        <w:r>
          <w:rPr>
            <w:rStyle w:val="GivenName"/>
            <w:shd w:fill="auto" w:val="clear"/>
          </w:rPr>
          <w:delText>V.</w:delText>
        </w:r>
      </w:del>
      <w:del w:id="547" w:author="Raja Pari" w:date="2025-10-24T17:28:00Z">
        <w:r>
          <w:rPr>
            <w:rStyle w:val="Author"/>
            <w:shd w:fill="auto" w:val="clear"/>
          </w:rPr>
          <w:delText xml:space="preserve">, </w:delText>
        </w:r>
      </w:del>
      <w:del w:id="548" w:author="Raja Pari" w:date="2025-10-24T17:28:00Z">
        <w:r>
          <w:rPr>
            <w:rStyle w:val="SurName"/>
            <w:shd w:fill="auto" w:val="clear"/>
          </w:rPr>
          <w:delText>Model</w:delText>
        </w:r>
      </w:del>
      <w:del w:id="549" w:author="Raja Pari" w:date="2025-10-24T17:28:00Z">
        <w:r>
          <w:rPr>
            <w:rStyle w:val="Author"/>
            <w:shd w:fill="auto" w:val="clear"/>
          </w:rPr>
          <w:delText xml:space="preserve">, </w:delText>
        </w:r>
      </w:del>
      <w:del w:id="550" w:author="Raja Pari" w:date="2025-10-24T17:28:00Z">
        <w:r>
          <w:rPr>
            <w:rStyle w:val="GivenName"/>
            <w:shd w:fill="auto" w:val="clear"/>
          </w:rPr>
          <w:delText>T.</w:delText>
        </w:r>
      </w:del>
      <w:del w:id="551" w:author="Raja Pari" w:date="2025-10-24T17:28:00Z">
        <w:r>
          <w:rPr>
            <w:rStyle w:val="Author"/>
            <w:shd w:fill="auto" w:val="clear"/>
          </w:rPr>
          <w:delText xml:space="preserve">, </w:delText>
        </w:r>
      </w:del>
      <w:del w:id="552" w:author="Raja Pari" w:date="2025-10-24T17:28:00Z">
        <w:r>
          <w:rPr>
            <w:rStyle w:val="SurName"/>
            <w:shd w:fill="auto" w:val="clear"/>
          </w:rPr>
          <w:delText>Kubinec</w:delText>
        </w:r>
      </w:del>
      <w:del w:id="553" w:author="Raja Pari" w:date="2025-10-24T17:28:00Z">
        <w:r>
          <w:rPr>
            <w:rStyle w:val="Author"/>
            <w:shd w:fill="auto" w:val="clear"/>
          </w:rPr>
          <w:delText xml:space="preserve">, </w:delText>
        </w:r>
      </w:del>
      <w:del w:id="554" w:author="Raja Pari" w:date="2025-10-24T17:28:00Z">
        <w:r>
          <w:rPr>
            <w:rStyle w:val="GivenName"/>
            <w:shd w:fill="auto" w:val="clear"/>
          </w:rPr>
          <w:delText>R.</w:delText>
        </w:r>
      </w:del>
      <w:del w:id="555" w:author="Raja Pari" w:date="2025-10-24T17:08:00Z">
        <w:r>
          <w:rPr>
            <w:rStyle w:val="Author"/>
            <w:shd w:fill="auto" w:val="clear"/>
          </w:rPr>
          <w:delText>,</w:delText>
        </w:r>
      </w:del>
      <w:del w:id="556" w:author="Raja Pari" w:date="2025-10-24T17:28:00Z">
        <w:r>
          <w:rPr>
            <w:rStyle w:val="Author"/>
            <w:shd w:fill="auto" w:val="clear"/>
          </w:rPr>
          <w:delText xml:space="preserve"> </w:delText>
        </w:r>
      </w:del>
      <w:del w:id="557" w:author="Raja Pari" w:date="2025-10-24T17:07:00Z">
        <w:r>
          <w:rPr>
            <w:rStyle w:val="Author"/>
            <w:shd w:fill="auto" w:val="clear"/>
          </w:rPr>
          <w:delText>&amp;</w:delText>
        </w:r>
      </w:del>
      <w:del w:id="558" w:author="Raja Pari" w:date="2025-10-24T17:28:00Z">
        <w:r>
          <w:rPr>
            <w:rStyle w:val="Author"/>
            <w:shd w:fill="auto" w:val="clear"/>
          </w:rPr>
          <w:delText xml:space="preserve"> </w:delText>
        </w:r>
      </w:del>
      <w:del w:id="559" w:author="Raja Pari" w:date="2025-10-24T17:28:00Z">
        <w:r>
          <w:rPr>
            <w:rStyle w:val="SurName"/>
            <w:shd w:fill="auto" w:val="clear"/>
          </w:rPr>
          <w:delText>Barceló</w:delText>
        </w:r>
      </w:del>
      <w:del w:id="560" w:author="Raja Pari" w:date="2025-10-24T17:28:00Z">
        <w:r>
          <w:rPr>
            <w:rStyle w:val="Author"/>
            <w:shd w:fill="auto" w:val="clear"/>
          </w:rPr>
          <w:delText xml:space="preserve">, </w:delText>
        </w:r>
      </w:del>
      <w:del w:id="561" w:author="Raja Pari" w:date="2025-10-24T17:28:00Z">
        <w:r>
          <w:rPr>
            <w:rStyle w:val="GivenName"/>
            <w:shd w:fill="auto" w:val="clear"/>
          </w:rPr>
          <w:delText>J</w:delText>
        </w:r>
      </w:del>
      <w:ins w:id="562" w:author="Raja Pari" w:date="2025-10-24T17:28:00Z">
        <w:r>
          <w:rPr>
            <w:rStyle w:val="Author"/>
            <w:shd w:fill="auto" w:val="clear"/>
          </w:rPr>
          <w:t xml:space="preserve"> </w:t>
        </w:r>
      </w:ins>
      <w:ins w:id="563" w:author="Raja Pari" w:date="2025-10-24T17:28:00Z">
        <w:r>
          <w:rPr>
            <w:rStyle w:val="Author"/>
            <w:i/>
            <w:iCs/>
            <w:shd w:fill="auto" w:val="clear"/>
            <w:rPrChange w:id="0" w:author="Raja Pari" w:date="2025-10-24T17:28:00Z">
              <w:rPr>
                <w:rStyle w:val="Author"/>
                <w:shd w:fill="auto" w:val="clear"/>
              </w:rPr>
            </w:rPrChange>
          </w:rPr>
          <w:t>et al</w:t>
        </w:r>
      </w:ins>
      <w:r>
        <w:rPr>
          <w:rStyle w:val="Author"/>
          <w:i/>
          <w:iCs/>
          <w:shd w:fill="auto" w:val="clear"/>
          <w:rPrChange w:id="0" w:author="Raja Pari" w:date="2025-10-24T17:28:00Z">
            <w:rPr>
              <w:rStyle w:val="Author"/>
              <w:shd w:fill="auto" w:val="clear"/>
            </w:rPr>
          </w:rPrChange>
        </w:rPr>
        <w:t>.</w:t>
      </w:r>
      <w:r>
        <w:rPr>
          <w:lang w:val="en-US"/>
        </w:rPr>
        <w:t xml:space="preserve"> </w:t>
      </w:r>
      <w:r>
        <w:rPr>
          <w:rStyle w:val="Year"/>
          <w:shd w:fill="auto" w:val="clear"/>
        </w:rPr>
        <w:t>(2024)</w:t>
      </w:r>
      <w:del w:id="566" w:author="Raja Pari" w:date="2025-10-24T17:09:00Z">
        <w:r>
          <w:rPr>
            <w:lang w:val="en-US"/>
          </w:rPr>
          <w:delText>.</w:delText>
        </w:r>
      </w:del>
      <w:r>
        <w:rPr>
          <w:rStyle w:val="OtherTitle"/>
          <w:shd w:fill="auto" w:val="clear"/>
        </w:rPr>
        <w:t xml:space="preserve"> </w:t>
      </w:r>
      <w:ins w:id="567" w:author="Raja Pari" w:date="2025-10-24T17:30:00Z">
        <w:r>
          <w:rPr>
            <w:rStyle w:val="OtherTitle"/>
            <w:shd w:fill="auto" w:val="clear"/>
          </w:rPr>
          <w:t>‘</w:t>
        </w:r>
      </w:ins>
      <w:r>
        <w:rPr>
          <w:rStyle w:val="OtherTitle"/>
          <w:shd w:fill="auto" w:val="clear"/>
        </w:rPr>
        <w:t>A general primer for data harmonization</w:t>
      </w:r>
      <w:del w:id="568" w:author="Raja Pari" w:date="2025-10-24T19:23:00Z">
        <w:r>
          <w:rPr>
            <w:rStyle w:val="OtherTitle"/>
            <w:shd w:fill="auto" w:val="clear"/>
          </w:rPr>
          <w:delText>.</w:delText>
        </w:r>
      </w:del>
      <w:del w:id="569" w:author="Raja Pari" w:date="2025-10-24T19:23:00Z">
        <w:r>
          <w:rPr>
            <w:lang w:val="en-US"/>
          </w:rPr>
          <w:delText xml:space="preserve"> </w:delText>
        </w:r>
      </w:del>
      <w:ins w:id="570" w:author="Raja Pari" w:date="2025-10-24T19:23:00Z">
        <w:r>
          <w:rPr>
            <w:rStyle w:val="OtherTitle"/>
            <w:shd w:fill="auto" w:val="clear"/>
          </w:rPr>
          <w:t xml:space="preserve">’, </w:t>
        </w:r>
      </w:ins>
      <w:r>
        <w:rPr>
          <w:rStyle w:val="OtherTitle"/>
          <w:i/>
          <w:shd w:fill="auto" w:val="clear"/>
        </w:rPr>
        <w:t>Scientific Data</w:t>
      </w:r>
      <w:r>
        <w:rPr>
          <w:lang w:val="en-US"/>
        </w:rPr>
        <w:t xml:space="preserve">, </w:t>
      </w:r>
      <w:r>
        <w:rPr>
          <w:rStyle w:val="Volume"/>
          <w:iCs/>
          <w:shd w:fill="auto" w:val="clear"/>
          <w:rPrChange w:id="0" w:author="Raja Pari" w:date="2025-10-24T19:26:00Z">
            <w:rPr>
              <w:rStyle w:val="Volume"/>
              <w:i/>
              <w:shd w:fill="auto" w:val="clear"/>
            </w:rPr>
          </w:rPrChange>
        </w:rPr>
        <w:t>11</w:t>
      </w:r>
      <w:r>
        <w:rPr>
          <w:lang w:val="en-US"/>
        </w:rPr>
        <w:t>(</w:t>
      </w:r>
      <w:r>
        <w:rPr>
          <w:rStyle w:val="Issue"/>
          <w:shd w:fill="auto" w:val="clear"/>
        </w:rPr>
        <w:t>1</w:t>
      </w:r>
      <w:r>
        <w:rPr>
          <w:lang w:val="en-US"/>
        </w:rPr>
        <w:t xml:space="preserve">), </w:t>
      </w:r>
      <w:ins w:id="572" w:author="Raja Pari" w:date="2025-10-26T16:09:00Z">
        <w:r>
          <w:rPr>
            <w:lang w:val="en-US"/>
          </w:rPr>
          <w:t>Article number:</w:t>
        </w:r>
      </w:ins>
      <w:ins w:id="573" w:author="Raja Pari" w:date="2025-10-24T19:28:00Z">
        <w:r>
          <w:rPr>
            <w:lang w:val="en-US"/>
          </w:rPr>
          <w:t xml:space="preserve"> </w:t>
        </w:r>
      </w:ins>
      <w:r>
        <w:rPr>
          <w:rStyle w:val="FirstPage"/>
          <w:shd w:fill="auto" w:val="clear"/>
        </w:rPr>
        <w:t>152</w:t>
      </w:r>
      <w:del w:id="574" w:author="Raja Pari" w:date="2025-10-26T16:09:00Z">
        <w:r>
          <w:rPr>
            <w:lang w:val="en-US"/>
          </w:rPr>
          <w:delText>–</w:delText>
        </w:r>
      </w:del>
      <w:del w:id="575" w:author="Raja Pari" w:date="2025-10-26T16:09:00Z">
        <w:r>
          <w:rPr>
            <w:rStyle w:val="LastPage"/>
            <w:shd w:fill="auto" w:val="clear"/>
          </w:rPr>
          <w:delText>14</w:delText>
        </w:r>
      </w:del>
      <w:r>
        <w:rPr>
          <w:lang w:val="en-US"/>
        </w:rPr>
        <w:t xml:space="preserve">. </w:t>
      </w:r>
      <w:ins w:id="576" w:author="Raja Pari" w:date="2025-10-24T19:32:00Z">
        <w:r>
          <w:rPr>
            <w:lang w:val="en-US"/>
          </w:rPr>
          <w:t xml:space="preserve">Available at: </w:t>
        </w:r>
      </w:ins>
      <w:r>
        <w:rPr>
          <w:rStyle w:val="Web"/>
          <w:u w:val="single"/>
          <w:shd w:fill="auto" w:val="clear"/>
        </w:rPr>
        <w:t>https://doi-org.cyrano.ucmo.edu/10.1038/s41597-024-02956-3</w:t>
      </w:r>
    </w:p>
    <w:p>
      <w:pPr>
        <w:pStyle w:val="ReferencesJN"/>
        <w:shd w:val="clear" w:color="000000" w:fill="auto"/>
        <w:rPr>
          <w:lang w:val="en-US"/>
        </w:rPr>
      </w:pPr>
      <w:bookmarkStart w:id="17" w:name="Cooper_et_al__2022"/>
      <w:bookmarkEnd w:id="16"/>
      <w:r>
        <w:rPr>
          <w:rStyle w:val="SurName"/>
          <w:shd w:fill="auto" w:val="clear"/>
        </w:rPr>
        <w:t>Cooper</w:t>
      </w:r>
      <w:r>
        <w:rPr>
          <w:rStyle w:val="Author"/>
          <w:shd w:fill="auto" w:val="clear"/>
        </w:rPr>
        <w:t xml:space="preserve">, </w:t>
      </w:r>
      <w:r>
        <w:rPr>
          <w:rStyle w:val="GivenName"/>
          <w:shd w:fill="auto" w:val="clear"/>
        </w:rPr>
        <w:t>Z.</w:t>
      </w:r>
      <w:r>
        <w:rPr>
          <w:rStyle w:val="Author"/>
          <w:shd w:fill="auto" w:val="clear"/>
        </w:rPr>
        <w:t xml:space="preserve">, </w:t>
      </w:r>
      <w:r>
        <w:rPr>
          <w:rStyle w:val="SurName"/>
          <w:shd w:fill="auto" w:val="clear"/>
        </w:rPr>
        <w:t>Herrera-Escobar</w:t>
      </w:r>
      <w:r>
        <w:rPr>
          <w:rStyle w:val="Author"/>
          <w:shd w:fill="auto" w:val="clear"/>
        </w:rPr>
        <w:t xml:space="preserve">, </w:t>
      </w:r>
      <w:r>
        <w:rPr>
          <w:rStyle w:val="GivenName"/>
          <w:shd w:fill="auto" w:val="clear"/>
        </w:rPr>
        <w:t>J.</w:t>
      </w:r>
      <w:del w:id="577" w:author="Raja Pari" w:date="2025-10-24T17:04:00Z">
        <w:r>
          <w:rPr>
            <w:rStyle w:val="GivenName"/>
            <w:shd w:fill="auto" w:val="clear"/>
          </w:rPr>
          <w:delText xml:space="preserve"> </w:delText>
        </w:r>
      </w:del>
      <w:r>
        <w:rPr>
          <w:rStyle w:val="GivenName"/>
          <w:shd w:fill="auto" w:val="clear"/>
        </w:rPr>
        <w:t>P.</w:t>
      </w:r>
      <w:r>
        <w:rPr>
          <w:rStyle w:val="Author"/>
          <w:shd w:fill="auto" w:val="clear"/>
        </w:rPr>
        <w:t xml:space="preserve">, </w:t>
      </w:r>
      <w:r>
        <w:rPr>
          <w:rStyle w:val="SurName"/>
          <w:shd w:fill="auto" w:val="clear"/>
        </w:rPr>
        <w:t>Phuong</w:t>
      </w:r>
      <w:r>
        <w:rPr>
          <w:rStyle w:val="Author"/>
          <w:shd w:fill="auto" w:val="clear"/>
        </w:rPr>
        <w:t xml:space="preserve">, </w:t>
      </w:r>
      <w:r>
        <w:rPr>
          <w:rStyle w:val="GivenName"/>
          <w:shd w:fill="auto" w:val="clear"/>
        </w:rPr>
        <w:t>J.</w:t>
      </w:r>
      <w:r>
        <w:rPr>
          <w:rStyle w:val="Author"/>
          <w:shd w:fill="auto" w:val="clear"/>
        </w:rPr>
        <w:t xml:space="preserve">, </w:t>
      </w:r>
      <w:r>
        <w:rPr>
          <w:rStyle w:val="SurName"/>
          <w:shd w:fill="auto" w:val="clear"/>
        </w:rPr>
        <w:t>Braverman</w:t>
      </w:r>
      <w:r>
        <w:rPr>
          <w:rStyle w:val="Author"/>
          <w:shd w:fill="auto" w:val="clear"/>
        </w:rPr>
        <w:t xml:space="preserve">, </w:t>
      </w:r>
      <w:r>
        <w:rPr>
          <w:rStyle w:val="GivenName"/>
          <w:shd w:fill="auto" w:val="clear"/>
        </w:rPr>
        <w:t>M.</w:t>
      </w:r>
      <w:del w:id="578" w:author="Raja Pari" w:date="2025-10-24T17:04: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Bonne</w:t>
      </w:r>
      <w:r>
        <w:rPr>
          <w:rStyle w:val="Author"/>
          <w:shd w:fill="auto" w:val="clear"/>
        </w:rPr>
        <w:t xml:space="preserve">, </w:t>
      </w:r>
      <w:r>
        <w:rPr>
          <w:rStyle w:val="GivenName"/>
          <w:shd w:fill="auto" w:val="clear"/>
        </w:rPr>
        <w:t>S.</w:t>
      </w:r>
      <w:r>
        <w:rPr>
          <w:rStyle w:val="Author"/>
          <w:shd w:fill="auto" w:val="clear"/>
        </w:rPr>
        <w:t xml:space="preserve">, </w:t>
      </w:r>
      <w:r>
        <w:rPr>
          <w:rStyle w:val="SurName"/>
          <w:shd w:fill="auto" w:val="clear"/>
        </w:rPr>
        <w:t>Knudson</w:t>
      </w:r>
      <w:r>
        <w:rPr>
          <w:rStyle w:val="Author"/>
          <w:shd w:fill="auto" w:val="clear"/>
        </w:rPr>
        <w:t xml:space="preserve">, </w:t>
      </w:r>
      <w:r>
        <w:rPr>
          <w:rStyle w:val="GivenName"/>
          <w:shd w:fill="auto" w:val="clear"/>
        </w:rPr>
        <w:t>M.</w:t>
      </w:r>
      <w:del w:id="579" w:author="Raja Pari" w:date="2025-10-24T17:04:00Z">
        <w:r>
          <w:rPr>
            <w:rStyle w:val="GivenName"/>
            <w:shd w:fill="auto" w:val="clear"/>
          </w:rPr>
          <w:delText xml:space="preserve"> </w:delText>
        </w:r>
      </w:del>
      <w:r>
        <w:rPr>
          <w:rStyle w:val="GivenName"/>
          <w:shd w:fill="auto" w:val="clear"/>
        </w:rPr>
        <w:t>M.</w:t>
      </w:r>
      <w:del w:id="580" w:author="Raja Pari" w:date="2025-10-24T17:28:00Z">
        <w:r>
          <w:rPr>
            <w:rStyle w:val="Author"/>
            <w:shd w:fill="auto" w:val="clear"/>
          </w:rPr>
          <w:delText xml:space="preserve">, </w:delText>
        </w:r>
      </w:del>
      <w:del w:id="581" w:author="Raja Pari" w:date="2025-10-24T17:28:00Z">
        <w:r>
          <w:rPr>
            <w:rStyle w:val="SurName"/>
            <w:shd w:fill="auto" w:val="clear"/>
          </w:rPr>
          <w:delText>Rivara</w:delText>
        </w:r>
      </w:del>
      <w:del w:id="582" w:author="Raja Pari" w:date="2025-10-24T17:28:00Z">
        <w:r>
          <w:rPr>
            <w:rStyle w:val="Author"/>
            <w:shd w:fill="auto" w:val="clear"/>
          </w:rPr>
          <w:delText xml:space="preserve">, </w:delText>
        </w:r>
      </w:del>
      <w:del w:id="583" w:author="Raja Pari" w:date="2025-10-24T17:28:00Z">
        <w:r>
          <w:rPr>
            <w:rStyle w:val="GivenName"/>
            <w:shd w:fill="auto" w:val="clear"/>
          </w:rPr>
          <w:delText>F.</w:delText>
        </w:r>
      </w:del>
      <w:del w:id="584" w:author="Raja Pari" w:date="2025-10-24T17:04:00Z">
        <w:r>
          <w:rPr>
            <w:rStyle w:val="GivenName"/>
            <w:shd w:fill="auto" w:val="clear"/>
          </w:rPr>
          <w:delText xml:space="preserve"> </w:delText>
        </w:r>
      </w:del>
      <w:del w:id="585" w:author="Raja Pari" w:date="2025-10-24T17:28:00Z">
        <w:r>
          <w:rPr>
            <w:rStyle w:val="GivenName"/>
            <w:shd w:fill="auto" w:val="clear"/>
          </w:rPr>
          <w:delText>P.</w:delText>
        </w:r>
      </w:del>
      <w:del w:id="586" w:author="Raja Pari" w:date="2025-10-24T17:28:00Z">
        <w:r>
          <w:rPr>
            <w:rStyle w:val="Author"/>
            <w:shd w:fill="auto" w:val="clear"/>
          </w:rPr>
          <w:delText xml:space="preserve">, </w:delText>
        </w:r>
      </w:del>
      <w:del w:id="587" w:author="Raja Pari" w:date="2025-10-24T17:28:00Z">
        <w:r>
          <w:rPr>
            <w:rStyle w:val="SurName"/>
            <w:shd w:fill="auto" w:val="clear"/>
          </w:rPr>
          <w:delText>Rowhani-Rahbar</w:delText>
        </w:r>
      </w:del>
      <w:del w:id="588" w:author="Raja Pari" w:date="2025-10-24T17:28:00Z">
        <w:r>
          <w:rPr>
            <w:rStyle w:val="Author"/>
            <w:shd w:fill="auto" w:val="clear"/>
          </w:rPr>
          <w:delText xml:space="preserve">, </w:delText>
        </w:r>
      </w:del>
      <w:del w:id="589" w:author="Raja Pari" w:date="2025-10-24T17:28:00Z">
        <w:r>
          <w:rPr>
            <w:rStyle w:val="GivenName"/>
            <w:shd w:fill="auto" w:val="clear"/>
          </w:rPr>
          <w:delText>A.</w:delText>
        </w:r>
      </w:del>
      <w:del w:id="590" w:author="Raja Pari" w:date="2025-10-24T17:28:00Z">
        <w:r>
          <w:rPr>
            <w:rStyle w:val="Author"/>
            <w:shd w:fill="auto" w:val="clear"/>
          </w:rPr>
          <w:delText xml:space="preserve">, </w:delText>
        </w:r>
      </w:del>
      <w:del w:id="591" w:author="Raja Pari" w:date="2025-10-24T17:28:00Z">
        <w:r>
          <w:rPr>
            <w:rStyle w:val="SurName"/>
            <w:shd w:fill="auto" w:val="clear"/>
          </w:rPr>
          <w:delText>Price</w:delText>
        </w:r>
      </w:del>
      <w:del w:id="592" w:author="Raja Pari" w:date="2025-10-24T17:28:00Z">
        <w:r>
          <w:rPr>
            <w:rStyle w:val="Author"/>
            <w:shd w:fill="auto" w:val="clear"/>
          </w:rPr>
          <w:delText xml:space="preserve">, </w:delText>
        </w:r>
      </w:del>
      <w:del w:id="593" w:author="Raja Pari" w:date="2025-10-24T17:28:00Z">
        <w:r>
          <w:rPr>
            <w:rStyle w:val="GivenName"/>
            <w:shd w:fill="auto" w:val="clear"/>
          </w:rPr>
          <w:delText>M.</w:delText>
        </w:r>
      </w:del>
      <w:del w:id="594" w:author="Raja Pari" w:date="2025-10-24T17:04:00Z">
        <w:r>
          <w:rPr>
            <w:rStyle w:val="GivenName"/>
            <w:shd w:fill="auto" w:val="clear"/>
          </w:rPr>
          <w:delText xml:space="preserve"> </w:delText>
        </w:r>
      </w:del>
      <w:del w:id="595" w:author="Raja Pari" w:date="2025-10-24T17:28:00Z">
        <w:r>
          <w:rPr>
            <w:rStyle w:val="GivenName"/>
            <w:shd w:fill="auto" w:val="clear"/>
          </w:rPr>
          <w:delText>A.</w:delText>
        </w:r>
      </w:del>
      <w:del w:id="596" w:author="Raja Pari" w:date="2025-10-24T17:28:00Z">
        <w:r>
          <w:rPr>
            <w:rStyle w:val="Author"/>
            <w:shd w:fill="auto" w:val="clear"/>
          </w:rPr>
          <w:delText xml:space="preserve">, </w:delText>
        </w:r>
      </w:del>
      <w:del w:id="597" w:author="Raja Pari" w:date="2025-10-24T17:28:00Z">
        <w:r>
          <w:rPr>
            <w:rStyle w:val="SurName"/>
            <w:shd w:fill="auto" w:val="clear"/>
          </w:rPr>
          <w:delText>Bulger</w:delText>
        </w:r>
      </w:del>
      <w:del w:id="598" w:author="Raja Pari" w:date="2025-10-24T17:28:00Z">
        <w:r>
          <w:rPr>
            <w:rStyle w:val="Author"/>
            <w:shd w:fill="auto" w:val="clear"/>
          </w:rPr>
          <w:delText xml:space="preserve">, </w:delText>
        </w:r>
      </w:del>
      <w:del w:id="599" w:author="Raja Pari" w:date="2025-10-24T17:28:00Z">
        <w:r>
          <w:rPr>
            <w:rStyle w:val="GivenName"/>
            <w:shd w:fill="auto" w:val="clear"/>
          </w:rPr>
          <w:delText>E.</w:delText>
        </w:r>
      </w:del>
      <w:del w:id="600" w:author="Raja Pari" w:date="2025-10-24T17:04:00Z">
        <w:r>
          <w:rPr>
            <w:rStyle w:val="GivenName"/>
            <w:shd w:fill="auto" w:val="clear"/>
          </w:rPr>
          <w:delText xml:space="preserve"> </w:delText>
        </w:r>
      </w:del>
      <w:del w:id="601" w:author="Raja Pari" w:date="2025-10-24T17:28:00Z">
        <w:r>
          <w:rPr>
            <w:rStyle w:val="GivenName"/>
            <w:shd w:fill="auto" w:val="clear"/>
          </w:rPr>
          <w:delText>M.</w:delText>
        </w:r>
      </w:del>
      <w:del w:id="602" w:author="Raja Pari" w:date="2025-10-24T17:08:00Z">
        <w:r>
          <w:rPr>
            <w:rStyle w:val="Author"/>
            <w:shd w:fill="auto" w:val="clear"/>
          </w:rPr>
          <w:delText>,</w:delText>
        </w:r>
      </w:del>
      <w:del w:id="603" w:author="Raja Pari" w:date="2025-10-24T17:28:00Z">
        <w:r>
          <w:rPr>
            <w:rStyle w:val="Author"/>
            <w:shd w:fill="auto" w:val="clear"/>
          </w:rPr>
          <w:delText xml:space="preserve"> </w:delText>
        </w:r>
      </w:del>
      <w:del w:id="604" w:author="Raja Pari" w:date="2025-10-24T17:07:00Z">
        <w:r>
          <w:rPr>
            <w:rStyle w:val="Author"/>
            <w:shd w:fill="auto" w:val="clear"/>
          </w:rPr>
          <w:delText>&amp;</w:delText>
        </w:r>
      </w:del>
      <w:del w:id="605" w:author="Raja Pari" w:date="2025-10-24T17:28:00Z">
        <w:r>
          <w:rPr>
            <w:rStyle w:val="Author"/>
            <w:shd w:fill="auto" w:val="clear"/>
          </w:rPr>
          <w:delText xml:space="preserve"> </w:delText>
        </w:r>
      </w:del>
      <w:del w:id="606" w:author="Raja Pari" w:date="2025-10-24T17:28:00Z">
        <w:r>
          <w:rPr>
            <w:rStyle w:val="Collab"/>
            <w:shd w:fill="auto" w:val="clear"/>
          </w:rPr>
          <w:delText>the NTRAP Injury Prevention Panel</w:delText>
        </w:r>
      </w:del>
      <w:ins w:id="607" w:author="Raja Pari" w:date="2025-10-24T17:28:00Z">
        <w:r>
          <w:rPr>
            <w:rStyle w:val="Author"/>
            <w:shd w:fill="auto" w:val="clear"/>
          </w:rPr>
          <w:t xml:space="preserve"> </w:t>
        </w:r>
      </w:ins>
      <w:ins w:id="608" w:author="Raja Pari" w:date="2025-10-24T17:28:00Z">
        <w:r>
          <w:rPr>
            <w:rStyle w:val="Author"/>
            <w:i/>
            <w:iCs/>
            <w:shd w:fill="auto" w:val="clear"/>
            <w:rPrChange w:id="0" w:author="Raja Pari" w:date="2025-10-24T17:28:00Z">
              <w:rPr>
                <w:rStyle w:val="Author"/>
                <w:shd w:fill="auto" w:val="clear"/>
              </w:rPr>
            </w:rPrChange>
          </w:rPr>
          <w:t>et al</w:t>
        </w:r>
      </w:ins>
      <w:r>
        <w:rPr>
          <w:rStyle w:val="Author"/>
          <w:i/>
          <w:iCs/>
          <w:shd w:fill="auto" w:val="clear"/>
          <w:rPrChange w:id="0" w:author="Raja Pari" w:date="2025-10-24T17:28:00Z">
            <w:rPr>
              <w:rStyle w:val="Author"/>
              <w:shd w:fill="auto" w:val="clear"/>
            </w:rPr>
          </w:rPrChange>
        </w:rPr>
        <w:t>.</w:t>
      </w:r>
      <w:r>
        <w:rPr>
          <w:lang w:val="en-US"/>
        </w:rPr>
        <w:t xml:space="preserve"> </w:t>
      </w:r>
      <w:r>
        <w:rPr>
          <w:rStyle w:val="Year"/>
          <w:shd w:fill="auto" w:val="clear"/>
        </w:rPr>
        <w:t>(2022)</w:t>
      </w:r>
      <w:del w:id="611" w:author="Raja Pari" w:date="2025-10-24T17:10:00Z">
        <w:r>
          <w:rPr>
            <w:lang w:val="en-US"/>
          </w:rPr>
          <w:delText>.</w:delText>
        </w:r>
      </w:del>
      <w:r>
        <w:rPr>
          <w:rStyle w:val="ArtlTitle"/>
          <w:shd w:fill="auto" w:val="clear"/>
        </w:rPr>
        <w:t xml:space="preserve"> </w:t>
      </w:r>
      <w:ins w:id="612" w:author="Raja Pari" w:date="2025-10-24T17:30:00Z">
        <w:r>
          <w:rPr>
            <w:rStyle w:val="ArtlTitle"/>
            <w:shd w:fill="auto" w:val="clear"/>
          </w:rPr>
          <w:t>‘</w:t>
        </w:r>
      </w:ins>
      <w:r>
        <w:rPr>
          <w:rStyle w:val="ArtlTitle"/>
          <w:shd w:fill="auto" w:val="clear"/>
        </w:rPr>
        <w:t>Developing a national trauma research action plan: Results from the injury prevention research gap Delphi survey</w:t>
      </w:r>
      <w:del w:id="613" w:author="Raja Pari" w:date="2025-10-24T19:23:00Z">
        <w:r>
          <w:rPr>
            <w:rStyle w:val="ArtlTitle"/>
            <w:shd w:fill="auto" w:val="clear"/>
          </w:rPr>
          <w:delText>.</w:delText>
        </w:r>
      </w:del>
      <w:del w:id="614" w:author="Raja Pari" w:date="2025-10-24T19:23:00Z">
        <w:r>
          <w:rPr>
            <w:lang w:val="en-US"/>
          </w:rPr>
          <w:delText xml:space="preserve"> </w:delText>
        </w:r>
      </w:del>
      <w:ins w:id="615" w:author="Raja Pari" w:date="2025-10-24T19:23:00Z">
        <w:r>
          <w:rPr>
            <w:rStyle w:val="ArtlTitle"/>
            <w:shd w:fill="auto" w:val="clear"/>
          </w:rPr>
          <w:t xml:space="preserve">’, </w:t>
        </w:r>
      </w:ins>
      <w:r>
        <w:rPr>
          <w:rStyle w:val="JournalTitle"/>
          <w:i/>
          <w:shd w:fill="auto" w:val="clear"/>
        </w:rPr>
        <w:t>Journal of Trauma and Acute Care Surgery</w:t>
      </w:r>
      <w:r>
        <w:rPr>
          <w:lang w:val="en-US"/>
        </w:rPr>
        <w:t xml:space="preserve">, </w:t>
      </w:r>
      <w:r>
        <w:rPr>
          <w:rStyle w:val="Volume"/>
          <w:iCs/>
          <w:shd w:fill="auto" w:val="clear"/>
          <w:rPrChange w:id="0" w:author="Raja Pari" w:date="2025-10-24T19:26:00Z">
            <w:rPr>
              <w:rStyle w:val="Volume"/>
              <w:i/>
              <w:shd w:fill="auto" w:val="clear"/>
            </w:rPr>
          </w:rPrChange>
        </w:rPr>
        <w:t>93</w:t>
      </w:r>
      <w:r>
        <w:rPr>
          <w:lang w:val="en-US"/>
        </w:rPr>
        <w:t>(</w:t>
      </w:r>
      <w:r>
        <w:rPr>
          <w:rStyle w:val="Issue"/>
          <w:shd w:fill="auto" w:val="clear"/>
        </w:rPr>
        <w:t>3</w:t>
      </w:r>
      <w:r>
        <w:rPr>
          <w:lang w:val="en-US"/>
        </w:rPr>
        <w:t xml:space="preserve">), </w:t>
      </w:r>
      <w:ins w:id="617" w:author="Raja Pari" w:date="2025-10-24T19:29:00Z">
        <w:r>
          <w:rPr>
            <w:lang w:val="en-US"/>
          </w:rPr>
          <w:t xml:space="preserve">pp. </w:t>
        </w:r>
      </w:ins>
      <w:r>
        <w:rPr>
          <w:rStyle w:val="FirstPage"/>
          <w:shd w:fill="auto" w:val="clear"/>
        </w:rPr>
        <w:t>367</w:t>
      </w:r>
      <w:r>
        <w:rPr>
          <w:lang w:val="en-US"/>
        </w:rPr>
        <w:t>–</w:t>
      </w:r>
      <w:r>
        <w:rPr>
          <w:rStyle w:val="LastPage"/>
          <w:shd w:fill="auto" w:val="clear"/>
        </w:rPr>
        <w:t>375</w:t>
      </w:r>
      <w:r>
        <w:rPr>
          <w:lang w:val="en-US"/>
        </w:rPr>
        <w:t xml:space="preserve">. </w:t>
      </w:r>
      <w:ins w:id="618" w:author="Raja Pari" w:date="2025-10-24T19:32:00Z">
        <w:r>
          <w:rPr>
            <w:lang w:val="en-US"/>
          </w:rPr>
          <w:t xml:space="preserve">Available at: </w:t>
        </w:r>
      </w:ins>
      <w:r>
        <w:rPr>
          <w:rStyle w:val="DOI"/>
          <w:u w:val="single"/>
          <w:shd w:fill="auto" w:val="clear"/>
        </w:rPr>
        <w:t>https://doi.org/10.1097/TA.0000000000003665</w:t>
      </w:r>
    </w:p>
    <w:p>
      <w:pPr>
        <w:pStyle w:val="ReferencesJN"/>
        <w:shd w:val="clear" w:color="000000" w:fill="auto"/>
        <w:rPr>
          <w:lang w:val="en-US"/>
        </w:rPr>
      </w:pPr>
      <w:bookmarkStart w:id="18" w:name="Cunningham_et_al__2019"/>
      <w:bookmarkEnd w:id="17"/>
      <w:r>
        <w:rPr>
          <w:rStyle w:val="SurName"/>
          <w:shd w:fill="auto" w:val="clear"/>
        </w:rPr>
        <w:t>Cunningham</w:t>
      </w:r>
      <w:r>
        <w:rPr>
          <w:rStyle w:val="Author"/>
          <w:shd w:fill="auto" w:val="clear"/>
        </w:rPr>
        <w:t xml:space="preserve">, </w:t>
      </w:r>
      <w:r>
        <w:rPr>
          <w:rStyle w:val="GivenName"/>
          <w:shd w:fill="auto" w:val="clear"/>
        </w:rPr>
        <w:t>R.</w:t>
      </w:r>
      <w:del w:id="619" w:author="Raja Pari" w:date="2025-10-24T17:04:00Z">
        <w:r>
          <w:rPr>
            <w:rStyle w:val="GivenName"/>
            <w:shd w:fill="auto" w:val="clear"/>
          </w:rPr>
          <w:delText xml:space="preserve"> </w:delText>
        </w:r>
      </w:del>
      <w:r>
        <w:rPr>
          <w:rStyle w:val="GivenName"/>
          <w:shd w:fill="auto" w:val="clear"/>
        </w:rPr>
        <w:t>M.</w:t>
      </w:r>
      <w:r>
        <w:rPr>
          <w:rStyle w:val="Author"/>
          <w:shd w:fill="auto" w:val="clear"/>
        </w:rPr>
        <w:t xml:space="preserve">, </w:t>
      </w:r>
      <w:r>
        <w:rPr>
          <w:rStyle w:val="SurName"/>
          <w:shd w:fill="auto" w:val="clear"/>
        </w:rPr>
        <w:t>Carter</w:t>
      </w:r>
      <w:r>
        <w:rPr>
          <w:rStyle w:val="Author"/>
          <w:shd w:fill="auto" w:val="clear"/>
        </w:rPr>
        <w:t xml:space="preserve">, </w:t>
      </w:r>
      <w:r>
        <w:rPr>
          <w:rStyle w:val="GivenName"/>
          <w:shd w:fill="auto" w:val="clear"/>
        </w:rPr>
        <w:t>P.</w:t>
      </w:r>
      <w:del w:id="620" w:author="Raja Pari" w:date="2025-10-24T17:04:00Z">
        <w:r>
          <w:rPr>
            <w:rStyle w:val="GivenName"/>
            <w:shd w:fill="auto" w:val="clear"/>
          </w:rPr>
          <w:delText xml:space="preserve"> </w:delText>
        </w:r>
      </w:del>
      <w:r>
        <w:rPr>
          <w:rStyle w:val="GivenName"/>
          <w:shd w:fill="auto" w:val="clear"/>
        </w:rPr>
        <w:t>M.</w:t>
      </w:r>
      <w:del w:id="621" w:author="Raja Pari" w:date="2025-10-24T17:08:00Z">
        <w:r>
          <w:rPr>
            <w:rStyle w:val="Author"/>
            <w:shd w:fill="auto" w:val="clear"/>
          </w:rPr>
          <w:delText>,</w:delText>
        </w:r>
      </w:del>
      <w:r>
        <w:rPr>
          <w:rStyle w:val="Author"/>
          <w:shd w:fill="auto" w:val="clear"/>
        </w:rPr>
        <w:t xml:space="preserve"> </w:t>
      </w:r>
      <w:del w:id="622" w:author="Raja Pari" w:date="2025-10-24T17:07:00Z">
        <w:r>
          <w:rPr>
            <w:rStyle w:val="Author"/>
            <w:shd w:fill="auto" w:val="clear"/>
          </w:rPr>
          <w:delText>&amp;</w:delText>
        </w:r>
      </w:del>
      <w:ins w:id="623" w:author="Raja Pari" w:date="2025-10-24T17:07:00Z">
        <w:r>
          <w:rPr>
            <w:rStyle w:val="Author"/>
            <w:shd w:fill="auto" w:val="clear"/>
          </w:rPr>
          <w:t>and</w:t>
        </w:r>
      </w:ins>
      <w:r>
        <w:rPr>
          <w:rStyle w:val="Author"/>
          <w:shd w:fill="auto" w:val="clear"/>
        </w:rPr>
        <w:t xml:space="preserve"> </w:t>
      </w:r>
      <w:r>
        <w:rPr>
          <w:rStyle w:val="SurName"/>
          <w:shd w:fill="auto" w:val="clear"/>
        </w:rPr>
        <w:t>Zimmerman</w:t>
      </w:r>
      <w:r>
        <w:rPr>
          <w:rStyle w:val="Author"/>
          <w:shd w:fill="auto" w:val="clear"/>
        </w:rPr>
        <w:t xml:space="preserve">, </w:t>
      </w:r>
      <w:r>
        <w:rPr>
          <w:rStyle w:val="GivenName"/>
          <w:shd w:fill="auto" w:val="clear"/>
        </w:rPr>
        <w:t>M</w:t>
      </w:r>
      <w:r>
        <w:rPr>
          <w:rStyle w:val="Author"/>
          <w:shd w:fill="auto" w:val="clear"/>
        </w:rPr>
        <w:t>.</w:t>
      </w:r>
      <w:r>
        <w:rPr>
          <w:lang w:val="en-US"/>
        </w:rPr>
        <w:t xml:space="preserve"> </w:t>
      </w:r>
      <w:r>
        <w:rPr>
          <w:rStyle w:val="Year"/>
          <w:shd w:fill="auto" w:val="clear"/>
        </w:rPr>
        <w:t>(2019)</w:t>
      </w:r>
      <w:del w:id="624" w:author="Raja Pari" w:date="2025-10-24T17:10:00Z">
        <w:r>
          <w:rPr>
            <w:lang w:val="en-US"/>
          </w:rPr>
          <w:delText>.</w:delText>
        </w:r>
      </w:del>
      <w:r>
        <w:rPr>
          <w:rStyle w:val="ArtlTitle"/>
          <w:shd w:fill="auto" w:val="clear"/>
        </w:rPr>
        <w:t xml:space="preserve"> </w:t>
      </w:r>
      <w:ins w:id="625" w:author="Raja Pari" w:date="2025-10-24T17:30:00Z">
        <w:r>
          <w:rPr>
            <w:rStyle w:val="ArtlTitle"/>
            <w:shd w:fill="auto" w:val="clear"/>
          </w:rPr>
          <w:t>‘</w:t>
        </w:r>
      </w:ins>
      <w:r>
        <w:rPr>
          <w:rStyle w:val="ArtlTitle"/>
          <w:shd w:fill="auto" w:val="clear"/>
        </w:rPr>
        <w:t>The Firearm Safety Among Children and Teens (FACTS) Consortium: defining the current state of the science on pediatric firearm injury prevention</w:t>
      </w:r>
      <w:del w:id="626" w:author="Raja Pari" w:date="2025-10-24T19:24:00Z">
        <w:r>
          <w:rPr>
            <w:rStyle w:val="ArtlTitle"/>
            <w:shd w:fill="auto" w:val="clear"/>
          </w:rPr>
          <w:delText>.</w:delText>
        </w:r>
      </w:del>
      <w:del w:id="627" w:author="Raja Pari" w:date="2025-10-24T19:24:00Z">
        <w:r>
          <w:rPr>
            <w:lang w:val="en-US"/>
          </w:rPr>
          <w:delText xml:space="preserve"> </w:delText>
        </w:r>
      </w:del>
      <w:ins w:id="628" w:author="Raja Pari" w:date="2025-10-24T19:24:00Z">
        <w:r>
          <w:rPr>
            <w:rStyle w:val="ArtlTitle"/>
            <w:shd w:fill="auto" w:val="clear"/>
          </w:rPr>
          <w:t xml:space="preserve">’, </w:t>
        </w:r>
      </w:ins>
      <w:r>
        <w:rPr>
          <w:rStyle w:val="JournalTitle"/>
          <w:i/>
          <w:shd w:fill="auto" w:val="clear"/>
        </w:rPr>
        <w:t>Journal of Behavioral Medicine</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42</w:t>
      </w:r>
      <w:r>
        <w:rPr>
          <w:lang w:val="en-US"/>
        </w:rPr>
        <w:t>(</w:t>
      </w:r>
      <w:r>
        <w:rPr>
          <w:rStyle w:val="Issue"/>
          <w:shd w:fill="auto" w:val="clear"/>
        </w:rPr>
        <w:t>4</w:t>
      </w:r>
      <w:r>
        <w:rPr>
          <w:lang w:val="en-US"/>
        </w:rPr>
        <w:t xml:space="preserve">), </w:t>
      </w:r>
      <w:ins w:id="631" w:author="Raja Pari" w:date="2025-10-24T19:29:00Z">
        <w:r>
          <w:rPr>
            <w:lang w:val="en-US"/>
          </w:rPr>
          <w:t xml:space="preserve">pp. </w:t>
        </w:r>
      </w:ins>
      <w:r>
        <w:rPr>
          <w:rStyle w:val="FirstPage"/>
          <w:shd w:fill="auto" w:val="clear"/>
        </w:rPr>
        <w:t>702</w:t>
      </w:r>
      <w:r>
        <w:rPr>
          <w:lang w:val="en-US"/>
        </w:rPr>
        <w:t>–</w:t>
      </w:r>
      <w:r>
        <w:rPr>
          <w:rStyle w:val="LastPage"/>
          <w:shd w:fill="auto" w:val="clear"/>
        </w:rPr>
        <w:t>705</w:t>
      </w:r>
      <w:r>
        <w:rPr>
          <w:lang w:val="en-US"/>
        </w:rPr>
        <w:t xml:space="preserve">. </w:t>
      </w:r>
      <w:ins w:id="632" w:author="Raja Pari" w:date="2025-10-24T19:32:00Z">
        <w:r>
          <w:rPr>
            <w:lang w:val="en-US"/>
          </w:rPr>
          <w:t xml:space="preserve">Available at: </w:t>
        </w:r>
      </w:ins>
      <w:r>
        <w:rPr>
          <w:rStyle w:val="DOI"/>
          <w:u w:val="single"/>
          <w:shd w:fill="auto" w:val="clear"/>
        </w:rPr>
        <w:t>https://doi.org/10.1007/s10865-019-00077-6</w:t>
      </w:r>
      <w:del w:id="633" w:author="Raja Pari" w:date="2025-10-26T15:18:00Z">
        <w:r>
          <w:rPr>
            <w:lang w:val="en-US"/>
          </w:rPr>
          <w:delText xml:space="preserve"> </w:delText>
        </w:r>
      </w:del>
    </w:p>
    <w:p>
      <w:pPr>
        <w:pStyle w:val="ReferencesJN"/>
        <w:shd w:val="clear" w:color="000000" w:fill="auto"/>
        <w:rPr>
          <w:lang w:val="en-US"/>
        </w:rPr>
      </w:pPr>
      <w:bookmarkStart w:id="19" w:name="Duncan_et_al__2020"/>
      <w:bookmarkEnd w:id="18"/>
      <w:r>
        <w:rPr>
          <w:rStyle w:val="SurName"/>
          <w:shd w:fill="auto" w:val="clear"/>
        </w:rPr>
        <w:t>Duncan</w:t>
      </w:r>
      <w:r>
        <w:rPr>
          <w:rStyle w:val="Author"/>
          <w:shd w:fill="auto" w:val="clear"/>
        </w:rPr>
        <w:t xml:space="preserve">, </w:t>
      </w:r>
      <w:r>
        <w:rPr>
          <w:rStyle w:val="GivenName"/>
          <w:shd w:fill="auto" w:val="clear"/>
        </w:rPr>
        <w:t>T.K.</w:t>
      </w:r>
      <w:r>
        <w:rPr>
          <w:rStyle w:val="Author"/>
          <w:shd w:fill="auto" w:val="clear"/>
        </w:rPr>
        <w:t xml:space="preserve">, </w:t>
      </w:r>
      <w:r>
        <w:rPr>
          <w:rStyle w:val="SurName"/>
          <w:shd w:fill="auto" w:val="clear"/>
        </w:rPr>
        <w:t>Weaver</w:t>
      </w:r>
      <w:r>
        <w:rPr>
          <w:rStyle w:val="Author"/>
          <w:shd w:fill="auto" w:val="clear"/>
        </w:rPr>
        <w:t xml:space="preserve">, </w:t>
      </w:r>
      <w:r>
        <w:rPr>
          <w:rStyle w:val="GivenName"/>
          <w:shd w:fill="auto" w:val="clear"/>
        </w:rPr>
        <w:t>J.L.</w:t>
      </w:r>
      <w:r>
        <w:rPr>
          <w:rStyle w:val="Author"/>
          <w:shd w:fill="auto" w:val="clear"/>
        </w:rPr>
        <w:t xml:space="preserve">, </w:t>
      </w:r>
      <w:r>
        <w:rPr>
          <w:rStyle w:val="SurName"/>
          <w:shd w:fill="auto" w:val="clear"/>
        </w:rPr>
        <w:t>Zakrison</w:t>
      </w:r>
      <w:r>
        <w:rPr>
          <w:rStyle w:val="Author"/>
          <w:shd w:fill="auto" w:val="clear"/>
        </w:rPr>
        <w:t xml:space="preserve">, </w:t>
      </w:r>
      <w:r>
        <w:rPr>
          <w:rStyle w:val="GivenName"/>
          <w:shd w:fill="auto" w:val="clear"/>
        </w:rPr>
        <w:t>T.L.</w:t>
      </w:r>
      <w:r>
        <w:rPr>
          <w:rStyle w:val="Author"/>
          <w:shd w:fill="auto" w:val="clear"/>
        </w:rPr>
        <w:t xml:space="preserve">, </w:t>
      </w:r>
      <w:r>
        <w:rPr>
          <w:rStyle w:val="SurName"/>
          <w:shd w:fill="auto" w:val="clear"/>
        </w:rPr>
        <w:t>Joseph</w:t>
      </w:r>
      <w:r>
        <w:rPr>
          <w:rStyle w:val="Author"/>
          <w:shd w:fill="auto" w:val="clear"/>
        </w:rPr>
        <w:t xml:space="preserve">, </w:t>
      </w:r>
      <w:r>
        <w:rPr>
          <w:rStyle w:val="GivenName"/>
          <w:shd w:fill="auto" w:val="clear"/>
        </w:rPr>
        <w:t>B.</w:t>
      </w:r>
      <w:r>
        <w:rPr>
          <w:rStyle w:val="Author"/>
          <w:shd w:fill="auto" w:val="clear"/>
        </w:rPr>
        <w:t xml:space="preserve">, </w:t>
      </w:r>
      <w:r>
        <w:rPr>
          <w:rStyle w:val="SurName"/>
          <w:shd w:fill="auto" w:val="clear"/>
        </w:rPr>
        <w:t>Campbell</w:t>
      </w:r>
      <w:r>
        <w:rPr>
          <w:rStyle w:val="Author"/>
          <w:shd w:fill="auto" w:val="clear"/>
        </w:rPr>
        <w:t xml:space="preserve">, </w:t>
      </w:r>
      <w:r>
        <w:rPr>
          <w:rStyle w:val="GivenName"/>
          <w:shd w:fill="auto" w:val="clear"/>
        </w:rPr>
        <w:t>B.T.</w:t>
      </w:r>
      <w:r>
        <w:rPr>
          <w:rStyle w:val="Author"/>
          <w:shd w:fill="auto" w:val="clear"/>
        </w:rPr>
        <w:t xml:space="preserve">, </w:t>
      </w:r>
      <w:r>
        <w:rPr>
          <w:rStyle w:val="SurName"/>
          <w:shd w:fill="auto" w:val="clear"/>
        </w:rPr>
        <w:t>Christmas</w:t>
      </w:r>
      <w:r>
        <w:rPr>
          <w:rStyle w:val="Author"/>
          <w:shd w:fill="auto" w:val="clear"/>
        </w:rPr>
        <w:t xml:space="preserve">, </w:t>
      </w:r>
      <w:r>
        <w:rPr>
          <w:rStyle w:val="GivenName"/>
          <w:shd w:fill="auto" w:val="clear"/>
        </w:rPr>
        <w:t>A.B.</w:t>
      </w:r>
      <w:del w:id="634" w:author="Raja Pari" w:date="2025-10-24T17:27:00Z">
        <w:r>
          <w:rPr>
            <w:rStyle w:val="Author"/>
            <w:shd w:fill="auto" w:val="clear"/>
          </w:rPr>
          <w:delText xml:space="preserve">, </w:delText>
        </w:r>
      </w:del>
      <w:del w:id="635" w:author="Raja Pari" w:date="2025-10-24T17:27:00Z">
        <w:r>
          <w:rPr>
            <w:rStyle w:val="SurName"/>
            <w:shd w:fill="auto" w:val="clear"/>
          </w:rPr>
          <w:delText>Stewart</w:delText>
        </w:r>
      </w:del>
      <w:del w:id="636" w:author="Raja Pari" w:date="2025-10-24T17:27:00Z">
        <w:r>
          <w:rPr>
            <w:rStyle w:val="Author"/>
            <w:shd w:fill="auto" w:val="clear"/>
          </w:rPr>
          <w:delText xml:space="preserve">, </w:delText>
        </w:r>
      </w:del>
      <w:del w:id="637" w:author="Raja Pari" w:date="2025-10-24T17:27:00Z">
        <w:r>
          <w:rPr>
            <w:rStyle w:val="GivenName"/>
            <w:shd w:fill="auto" w:val="clear"/>
          </w:rPr>
          <w:delText>R.M.</w:delText>
        </w:r>
      </w:del>
      <w:del w:id="638" w:author="Raja Pari" w:date="2025-10-24T17:27:00Z">
        <w:r>
          <w:rPr>
            <w:rStyle w:val="Author"/>
            <w:shd w:fill="auto" w:val="clear"/>
          </w:rPr>
          <w:delText xml:space="preserve">, </w:delText>
        </w:r>
      </w:del>
      <w:del w:id="639" w:author="Raja Pari" w:date="2025-10-24T17:27:00Z">
        <w:r>
          <w:rPr>
            <w:rStyle w:val="SurName"/>
            <w:shd w:fill="auto" w:val="clear"/>
          </w:rPr>
          <w:delText>Kuhls</w:delText>
        </w:r>
      </w:del>
      <w:del w:id="640" w:author="Raja Pari" w:date="2025-10-24T17:27:00Z">
        <w:r>
          <w:rPr>
            <w:rStyle w:val="Author"/>
            <w:shd w:fill="auto" w:val="clear"/>
          </w:rPr>
          <w:delText xml:space="preserve">, </w:delText>
        </w:r>
      </w:del>
      <w:del w:id="641" w:author="Raja Pari" w:date="2025-10-24T17:27:00Z">
        <w:r>
          <w:rPr>
            <w:rStyle w:val="GivenName"/>
            <w:shd w:fill="auto" w:val="clear"/>
          </w:rPr>
          <w:delText>D.A.</w:delText>
        </w:r>
      </w:del>
      <w:del w:id="642" w:author="Raja Pari" w:date="2025-10-24T17:27:00Z">
        <w:r>
          <w:rPr>
            <w:rStyle w:val="Author"/>
            <w:shd w:fill="auto" w:val="clear"/>
          </w:rPr>
          <w:delText xml:space="preserve">, </w:delText>
        </w:r>
      </w:del>
      <w:del w:id="643" w:author="Raja Pari" w:date="2025-10-24T17:27:00Z">
        <w:r>
          <w:rPr>
            <w:rStyle w:val="SurName"/>
            <w:shd w:fill="auto" w:val="clear"/>
          </w:rPr>
          <w:delText>Bulger</w:delText>
        </w:r>
      </w:del>
      <w:del w:id="644" w:author="Raja Pari" w:date="2025-10-24T17:27:00Z">
        <w:r>
          <w:rPr>
            <w:rStyle w:val="Author"/>
            <w:shd w:fill="auto" w:val="clear"/>
          </w:rPr>
          <w:delText xml:space="preserve">, </w:delText>
        </w:r>
      </w:del>
      <w:del w:id="645" w:author="Raja Pari" w:date="2025-10-24T17:27:00Z">
        <w:r>
          <w:rPr>
            <w:rStyle w:val="GivenName"/>
            <w:shd w:fill="auto" w:val="clear"/>
          </w:rPr>
          <w:delText>E.M.,</w:delText>
        </w:r>
      </w:del>
      <w:ins w:id="646" w:author="Raja Pari" w:date="2025-10-24T17:27:00Z">
        <w:r>
          <w:rPr>
            <w:rStyle w:val="Author"/>
            <w:shd w:fill="auto" w:val="clear"/>
          </w:rPr>
          <w:t xml:space="preserve"> </w:t>
        </w:r>
      </w:ins>
      <w:ins w:id="647" w:author="Raja Pari" w:date="2025-10-24T17:27:00Z">
        <w:r>
          <w:rPr>
            <w:rStyle w:val="Author"/>
            <w:i/>
            <w:iCs/>
            <w:shd w:fill="auto" w:val="clear"/>
            <w:rPrChange w:id="0" w:author="Raja Pari" w:date="2025-10-24T17:27:00Z">
              <w:rPr>
                <w:rStyle w:val="Author"/>
                <w:shd w:fill="auto" w:val="clear"/>
              </w:rPr>
            </w:rPrChange>
          </w:rPr>
          <w:t>et al.</w:t>
        </w:r>
      </w:ins>
      <w:ins w:id="649" w:author="Raja Pari" w:date="2025-10-24T17:27:00Z">
        <w:r>
          <w:rPr>
            <w:rStyle w:val="GivenName"/>
            <w:shd w:fill="auto" w:val="clear"/>
          </w:rPr>
          <w:t xml:space="preserve"> (2020)</w:t>
        </w:r>
      </w:ins>
      <w:r>
        <w:rPr>
          <w:rStyle w:val="GivenName"/>
          <w:shd w:fill="auto" w:val="clear"/>
        </w:rPr>
        <w:t xml:space="preserve"> </w:t>
      </w:r>
      <w:ins w:id="650" w:author="Raja Pari" w:date="2025-10-24T17:30:00Z">
        <w:r>
          <w:rPr>
            <w:rStyle w:val="GivenName"/>
            <w:shd w:fill="auto" w:val="clear"/>
          </w:rPr>
          <w:t>‘</w:t>
        </w:r>
      </w:ins>
      <w:r>
        <w:rPr>
          <w:lang w:val="en-US"/>
        </w:rPr>
        <w:t xml:space="preserve">Domestic </w:t>
      </w:r>
      <w:del w:id="651" w:author="Raja Pari" w:date="2025-10-26T15:18:00Z">
        <w:r>
          <w:rPr>
            <w:lang w:val="en-US"/>
          </w:rPr>
          <w:delText>V</w:delText>
        </w:r>
      </w:del>
      <w:ins w:id="652" w:author="Raja Pari" w:date="2025-10-26T15:18:00Z">
        <w:r>
          <w:rPr>
            <w:lang w:val="en-US"/>
          </w:rPr>
          <w:t>v</w:t>
        </w:r>
      </w:ins>
      <w:r>
        <w:rPr>
          <w:lang w:val="en-US"/>
        </w:rPr>
        <w:t xml:space="preserve">iolence and </w:t>
      </w:r>
      <w:del w:id="653" w:author="Raja Pari" w:date="2025-10-26T15:18:00Z">
        <w:r>
          <w:rPr>
            <w:lang w:val="en-US"/>
          </w:rPr>
          <w:delText>S</w:delText>
        </w:r>
      </w:del>
      <w:ins w:id="654" w:author="Raja Pari" w:date="2025-10-26T15:18:00Z">
        <w:r>
          <w:rPr>
            <w:lang w:val="en-US"/>
          </w:rPr>
          <w:t>s</w:t>
        </w:r>
      </w:ins>
      <w:r>
        <w:rPr>
          <w:lang w:val="en-US"/>
        </w:rPr>
        <w:t xml:space="preserve">afe </w:t>
      </w:r>
      <w:del w:id="655" w:author="Raja Pari" w:date="2025-10-26T15:18:00Z">
        <w:r>
          <w:rPr>
            <w:lang w:val="en-US"/>
          </w:rPr>
          <w:delText>S</w:delText>
        </w:r>
      </w:del>
      <w:ins w:id="656" w:author="Raja Pari" w:date="2025-10-26T15:18:00Z">
        <w:r>
          <w:rPr>
            <w:lang w:val="en-US"/>
          </w:rPr>
          <w:t>s</w:t>
        </w:r>
      </w:ins>
      <w:r>
        <w:rPr>
          <w:lang w:val="en-US"/>
        </w:rPr>
        <w:t xml:space="preserve">torage of </w:t>
      </w:r>
      <w:del w:id="657" w:author="Raja Pari" w:date="2025-10-26T15:18:00Z">
        <w:r>
          <w:rPr>
            <w:lang w:val="en-US"/>
          </w:rPr>
          <w:delText>F</w:delText>
        </w:r>
      </w:del>
      <w:ins w:id="658" w:author="Raja Pari" w:date="2025-10-26T15:18:00Z">
        <w:r>
          <w:rPr>
            <w:lang w:val="en-US"/>
          </w:rPr>
          <w:t>f</w:t>
        </w:r>
      </w:ins>
      <w:r>
        <w:rPr>
          <w:lang w:val="en-US"/>
        </w:rPr>
        <w:t xml:space="preserve">irearms in the COVID-19 </w:t>
      </w:r>
      <w:del w:id="659" w:author="Raja Pari" w:date="2025-10-26T15:18:00Z">
        <w:r>
          <w:rPr>
            <w:lang w:val="en-US"/>
          </w:rPr>
          <w:delText>E</w:delText>
        </w:r>
      </w:del>
      <w:ins w:id="660" w:author="Raja Pari" w:date="2025-10-26T15:18:00Z">
        <w:r>
          <w:rPr>
            <w:lang w:val="en-US"/>
          </w:rPr>
          <w:t>e</w:t>
        </w:r>
      </w:ins>
      <w:r>
        <w:rPr>
          <w:lang w:val="en-US"/>
        </w:rPr>
        <w:t>ra</w:t>
      </w:r>
      <w:del w:id="661" w:author="Raja Pari" w:date="2025-10-24T19:24:00Z">
        <w:r>
          <w:rPr>
            <w:lang w:val="en-US"/>
          </w:rPr>
          <w:delText xml:space="preserve">. </w:delText>
        </w:r>
      </w:del>
      <w:ins w:id="662" w:author="Raja Pari" w:date="2025-10-24T19:24:00Z">
        <w:r>
          <w:rPr>
            <w:lang w:val="en-US"/>
          </w:rPr>
          <w:t xml:space="preserve">’, </w:t>
        </w:r>
      </w:ins>
      <w:r>
        <w:rPr>
          <w:i/>
          <w:iCs/>
          <w:lang w:val="en-US"/>
          <w:rPrChange w:id="0" w:author="Raja Pari" w:date="2025-10-26T15:18:00Z"/>
        </w:rPr>
        <w:t>Annals of Surgery</w:t>
      </w:r>
      <w:ins w:id="664" w:author="Raja Pari" w:date="2025-10-26T15:18:00Z">
        <w:r>
          <w:rPr>
            <w:lang w:val="en-US"/>
          </w:rPr>
          <w:t>,</w:t>
        </w:r>
      </w:ins>
      <w:r>
        <w:rPr>
          <w:lang w:val="en-US"/>
        </w:rPr>
        <w:t xml:space="preserve"> </w:t>
      </w:r>
      <w:r>
        <w:rPr>
          <w:rStyle w:val="Volume"/>
          <w:shd w:fill="auto" w:val="clear"/>
        </w:rPr>
        <w:t>272</w:t>
      </w:r>
      <w:r>
        <w:rPr>
          <w:lang w:val="en-US"/>
        </w:rPr>
        <w:t>(</w:t>
      </w:r>
      <w:r>
        <w:rPr>
          <w:rStyle w:val="Issue"/>
          <w:shd w:fill="auto" w:val="clear"/>
        </w:rPr>
        <w:t>2</w:t>
      </w:r>
      <w:del w:id="665" w:author="Raja Pari" w:date="2025-10-24T19:29:00Z">
        <w:r>
          <w:rPr>
            <w:lang w:val="en-US"/>
          </w:rPr>
          <w:delText>):</w:delText>
        </w:r>
      </w:del>
      <w:ins w:id="666" w:author="Raja Pari" w:date="2025-10-24T19:29:00Z">
        <w:r>
          <w:rPr>
            <w:lang w:val="en-US"/>
          </w:rPr>
          <w:t xml:space="preserve">), </w:t>
        </w:r>
      </w:ins>
      <w:r>
        <w:rPr>
          <w:lang w:val="en-US"/>
        </w:rPr>
        <w:t>p</w:t>
      </w:r>
      <w:ins w:id="667" w:author="Raja Pari" w:date="2025-10-24T17:28:00Z">
        <w:r>
          <w:rPr>
            <w:lang w:val="en-US"/>
          </w:rPr>
          <w:t>p.</w:t>
        </w:r>
      </w:ins>
      <w:r>
        <w:rPr>
          <w:lang w:val="en-US"/>
        </w:rPr>
        <w:t xml:space="preserve"> </w:t>
      </w:r>
      <w:r>
        <w:rPr>
          <w:rStyle w:val="FirstPage"/>
          <w:shd w:fill="auto" w:val="clear"/>
        </w:rPr>
        <w:t>e55</w:t>
      </w:r>
      <w:del w:id="668" w:author="Raja Pari" w:date="2025-10-24T17:28:00Z">
        <w:r>
          <w:rPr>
            <w:lang w:val="en-US"/>
          </w:rPr>
          <w:delText>-</w:delText>
        </w:r>
      </w:del>
      <w:ins w:id="669" w:author="Raja Pari" w:date="2025-10-24T17:28:00Z">
        <w:r>
          <w:rPr>
            <w:rFonts w:cs="Times New Roman"/>
            <w:lang w:val="en-US"/>
          </w:rPr>
          <w:t>–</w:t>
        </w:r>
      </w:ins>
      <w:r>
        <w:rPr>
          <w:rStyle w:val="LastPage"/>
          <w:shd w:fill="auto" w:val="clear"/>
        </w:rPr>
        <w:t>e57</w:t>
      </w:r>
      <w:del w:id="670" w:author="Raja Pari" w:date="2025-10-24T17:28:00Z">
        <w:r>
          <w:rPr>
            <w:lang w:val="en-US"/>
          </w:rPr>
          <w:delText xml:space="preserve">, August </w:delText>
        </w:r>
      </w:del>
      <w:del w:id="671" w:author="Raja Pari" w:date="2025-10-24T17:28:00Z">
        <w:r>
          <w:rPr>
            <w:rStyle w:val="Year"/>
            <w:shd w:fill="auto" w:val="clear"/>
          </w:rPr>
          <w:delText>2020</w:delText>
        </w:r>
      </w:del>
      <w:r>
        <w:rPr>
          <w:lang w:val="en-US"/>
        </w:rPr>
        <w:t xml:space="preserve">. </w:t>
      </w:r>
      <w:ins w:id="672" w:author="Raja Pari" w:date="2025-10-24T19:35:00Z">
        <w:r>
          <w:rPr>
            <w:lang w:val="en-US"/>
          </w:rPr>
          <w:t xml:space="preserve">Available at: </w:t>
        </w:r>
      </w:ins>
      <w:ins w:id="673" w:author="Raja Pari" w:date="2025-10-24T19:35:00Z">
        <w:r>
          <w:rPr>
            <w:rStyle w:val="DOI"/>
            <w:shd w:fill="auto" w:val="clear"/>
            <w:rPrChange w:id="0" w:author="Raja Pari" w:date="2025-10-24T19:36:00Z">
              <w:rPr>
                <w:rStyle w:val="DOI"/>
                <w:u w:val="single"/>
                <w:shd w:fill="auto" w:val="clear"/>
              </w:rPr>
            </w:rPrChange>
          </w:rPr>
          <w:t>https://doi.org/</w:t>
        </w:r>
      </w:ins>
      <w:del w:id="675" w:author="Raja Pari" w:date="2025-10-24T19:35:00Z">
        <w:r>
          <w:rPr>
            <w:rStyle w:val="DOI"/>
            <w:shd w:fill="auto" w:val="clear"/>
          </w:rPr>
          <w:delText xml:space="preserve">DOI: </w:delText>
        </w:r>
      </w:del>
      <w:r>
        <w:rPr>
          <w:rStyle w:val="DOI"/>
          <w:shd w:fill="auto" w:val="clear"/>
        </w:rPr>
        <w:t>10.1097/SLA.0000000000004088.</w:t>
      </w:r>
    </w:p>
    <w:p>
      <w:pPr>
        <w:pStyle w:val="ReferencesJN"/>
        <w:shd w:val="clear" w:color="000000" w:fill="auto"/>
        <w:rPr>
          <w:lang w:val="en-US"/>
        </w:rPr>
      </w:pPr>
      <w:bookmarkStart w:id="20" w:name="Durkin_et_al__2020"/>
      <w:bookmarkEnd w:id="19"/>
      <w:r>
        <w:rPr>
          <w:rStyle w:val="SurName"/>
          <w:shd w:fill="auto" w:val="clear"/>
        </w:rPr>
        <w:t>Durkin</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Willmore</w:t>
      </w:r>
      <w:r>
        <w:rPr>
          <w:rStyle w:val="Author"/>
          <w:shd w:fill="auto" w:val="clear"/>
        </w:rPr>
        <w:t xml:space="preserve">, </w:t>
      </w:r>
      <w:r>
        <w:rPr>
          <w:rStyle w:val="GivenName"/>
          <w:shd w:fill="auto" w:val="clear"/>
        </w:rPr>
        <w:t>B.</w:t>
      </w:r>
      <w:r>
        <w:rPr>
          <w:rStyle w:val="Author"/>
          <w:shd w:fill="auto" w:val="clear"/>
        </w:rPr>
        <w:t xml:space="preserve">, </w:t>
      </w:r>
      <w:r>
        <w:rPr>
          <w:rStyle w:val="SurName"/>
          <w:shd w:fill="auto" w:val="clear"/>
        </w:rPr>
        <w:t>Sarnoff</w:t>
      </w:r>
      <w:r>
        <w:rPr>
          <w:rStyle w:val="Author"/>
          <w:shd w:fill="auto" w:val="clear"/>
        </w:rPr>
        <w:t xml:space="preserve">, </w:t>
      </w:r>
      <w:r>
        <w:rPr>
          <w:rStyle w:val="GivenName"/>
          <w:shd w:fill="auto" w:val="clear"/>
        </w:rPr>
        <w:t>C.</w:t>
      </w:r>
      <w:del w:id="676" w:author="Raja Pari" w:date="2025-10-24T17:04:00Z">
        <w:r>
          <w:rPr>
            <w:rStyle w:val="GivenName"/>
            <w:shd w:fill="auto" w:val="clear"/>
          </w:rPr>
          <w:delText xml:space="preserve"> </w:delText>
        </w:r>
      </w:del>
      <w:r>
        <w:rPr>
          <w:rStyle w:val="GivenName"/>
          <w:shd w:fill="auto" w:val="clear"/>
        </w:rPr>
        <w:t>N.</w:t>
      </w:r>
      <w:del w:id="677" w:author="Raja Pari" w:date="2025-10-24T17:08:00Z">
        <w:r>
          <w:rPr>
            <w:rStyle w:val="Author"/>
            <w:shd w:fill="auto" w:val="clear"/>
          </w:rPr>
          <w:delText>,</w:delText>
        </w:r>
      </w:del>
      <w:r>
        <w:rPr>
          <w:rStyle w:val="Author"/>
          <w:shd w:fill="auto" w:val="clear"/>
        </w:rPr>
        <w:t xml:space="preserve"> </w:t>
      </w:r>
      <w:del w:id="678" w:author="Raja Pari" w:date="2025-10-24T17:07:00Z">
        <w:r>
          <w:rPr>
            <w:rStyle w:val="Author"/>
            <w:shd w:fill="auto" w:val="clear"/>
          </w:rPr>
          <w:delText>&amp;</w:delText>
        </w:r>
      </w:del>
      <w:ins w:id="679" w:author="Raja Pari" w:date="2025-10-24T17:07:00Z">
        <w:r>
          <w:rPr>
            <w:rStyle w:val="Author"/>
            <w:shd w:fill="auto" w:val="clear"/>
          </w:rPr>
          <w:t>and</w:t>
        </w:r>
      </w:ins>
      <w:r>
        <w:rPr>
          <w:rStyle w:val="Author"/>
          <w:shd w:fill="auto" w:val="clear"/>
        </w:rPr>
        <w:t xml:space="preserve"> </w:t>
      </w:r>
      <w:r>
        <w:rPr>
          <w:rStyle w:val="SurName"/>
          <w:shd w:fill="auto" w:val="clear"/>
        </w:rPr>
        <w:t>Hemenway</w:t>
      </w:r>
      <w:r>
        <w:rPr>
          <w:rStyle w:val="Author"/>
          <w:shd w:fill="auto" w:val="clear"/>
        </w:rPr>
        <w:t xml:space="preserve">, </w:t>
      </w:r>
      <w:r>
        <w:rPr>
          <w:rStyle w:val="GivenName"/>
          <w:shd w:fill="auto" w:val="clear"/>
        </w:rPr>
        <w:t>D</w:t>
      </w:r>
      <w:r>
        <w:rPr>
          <w:rStyle w:val="Author"/>
          <w:shd w:fill="auto" w:val="clear"/>
        </w:rPr>
        <w:t>.</w:t>
      </w:r>
      <w:r>
        <w:rPr>
          <w:lang w:val="en-US"/>
        </w:rPr>
        <w:t xml:space="preserve"> </w:t>
      </w:r>
      <w:r>
        <w:rPr>
          <w:rStyle w:val="Year"/>
          <w:shd w:fill="auto" w:val="clear"/>
        </w:rPr>
        <w:t>(2020)</w:t>
      </w:r>
      <w:del w:id="680" w:author="Raja Pari" w:date="2025-10-24T17:10:00Z">
        <w:r>
          <w:rPr>
            <w:lang w:val="en-US"/>
          </w:rPr>
          <w:delText>.</w:delText>
        </w:r>
      </w:del>
      <w:r>
        <w:rPr>
          <w:rStyle w:val="ArtlTitle"/>
          <w:shd w:fill="auto" w:val="clear"/>
        </w:rPr>
        <w:t xml:space="preserve"> </w:t>
      </w:r>
      <w:ins w:id="681" w:author="Raja Pari" w:date="2025-10-24T17:30:00Z">
        <w:r>
          <w:rPr>
            <w:rStyle w:val="ArtlTitle"/>
            <w:shd w:fill="auto" w:val="clear"/>
          </w:rPr>
          <w:t>‘</w:t>
        </w:r>
      </w:ins>
      <w:r>
        <w:rPr>
          <w:rStyle w:val="ArtlTitle"/>
          <w:shd w:fill="auto" w:val="clear"/>
        </w:rPr>
        <w:t>The firearms data gap</w:t>
      </w:r>
      <w:del w:id="682" w:author="Raja Pari" w:date="2025-10-24T19:24:00Z">
        <w:r>
          <w:rPr>
            <w:rStyle w:val="ArtlTitle"/>
            <w:shd w:fill="auto" w:val="clear"/>
          </w:rPr>
          <w:delText>.</w:delText>
        </w:r>
      </w:del>
      <w:del w:id="683" w:author="Raja Pari" w:date="2025-10-24T19:24:00Z">
        <w:r>
          <w:rPr>
            <w:lang w:val="en-US"/>
          </w:rPr>
          <w:delText xml:space="preserve"> </w:delText>
        </w:r>
      </w:del>
      <w:ins w:id="684" w:author="Raja Pari" w:date="2025-10-24T19:24:00Z">
        <w:r>
          <w:rPr>
            <w:rStyle w:val="ArtlTitle"/>
            <w:shd w:fill="auto" w:val="clear"/>
          </w:rPr>
          <w:t xml:space="preserve">’, </w:t>
        </w:r>
      </w:ins>
      <w:r>
        <w:rPr>
          <w:rStyle w:val="JournalTitle"/>
          <w:i/>
          <w:shd w:fill="auto" w:val="clear"/>
        </w:rPr>
        <w:t>The Journal of Law, Medicine &amp; Ethics</w:t>
      </w:r>
      <w:r>
        <w:rPr>
          <w:lang w:val="en-US"/>
        </w:rPr>
        <w:t xml:space="preserve">, </w:t>
      </w:r>
      <w:r>
        <w:rPr>
          <w:rStyle w:val="Volume"/>
          <w:iCs/>
          <w:shd w:fill="auto" w:val="clear"/>
          <w:rPrChange w:id="0" w:author="Raja Pari" w:date="2025-10-24T19:27:00Z">
            <w:rPr>
              <w:rStyle w:val="Volume"/>
              <w:i/>
              <w:shd w:fill="auto" w:val="clear"/>
            </w:rPr>
          </w:rPrChange>
        </w:rPr>
        <w:t>48</w:t>
      </w:r>
      <w:r>
        <w:rPr>
          <w:lang w:val="en-US"/>
        </w:rPr>
        <w:t>(</w:t>
      </w:r>
      <w:r>
        <w:rPr>
          <w:rStyle w:val="Issue"/>
          <w:shd w:fill="auto" w:val="clear"/>
        </w:rPr>
        <w:t>S4</w:t>
      </w:r>
      <w:r>
        <w:rPr>
          <w:lang w:val="en-US"/>
        </w:rPr>
        <w:t xml:space="preserve">), </w:t>
      </w:r>
      <w:ins w:id="686" w:author="Raja Pari" w:date="2025-10-24T19:29:00Z">
        <w:r>
          <w:rPr>
            <w:lang w:val="en-US"/>
          </w:rPr>
          <w:t xml:space="preserve">pp. </w:t>
        </w:r>
      </w:ins>
      <w:r>
        <w:rPr>
          <w:rStyle w:val="FirstPage"/>
          <w:shd w:fill="auto" w:val="clear"/>
        </w:rPr>
        <w:t>32</w:t>
      </w:r>
      <w:r>
        <w:rPr>
          <w:lang w:val="en-US"/>
        </w:rPr>
        <w:t>–</w:t>
      </w:r>
      <w:r>
        <w:rPr>
          <w:rStyle w:val="LastPage"/>
          <w:shd w:fill="auto" w:val="clear"/>
        </w:rPr>
        <w:t>38</w:t>
      </w:r>
      <w:r>
        <w:rPr>
          <w:lang w:val="en-US"/>
        </w:rPr>
        <w:t xml:space="preserve">. </w:t>
      </w:r>
      <w:ins w:id="687" w:author="Raja Pari" w:date="2025-10-24T19:32:00Z">
        <w:r>
          <w:rPr>
            <w:lang w:val="en-US"/>
          </w:rPr>
          <w:t xml:space="preserve">Available at: </w:t>
        </w:r>
      </w:ins>
      <w:r>
        <w:rPr>
          <w:rStyle w:val="DOI"/>
          <w:u w:val="single"/>
          <w:shd w:fill="auto" w:val="clear"/>
        </w:rPr>
        <w:t>https://doi.org/10.1177/1073110520979399</w:t>
      </w:r>
    </w:p>
    <w:p>
      <w:pPr>
        <w:pStyle w:val="ReferencesBO"/>
        <w:shd w:val="clear" w:color="000000" w:fill="auto"/>
        <w:rPr/>
      </w:pPr>
      <w:bookmarkStart w:id="21" w:name="Edwards_2013"/>
      <w:bookmarkEnd w:id="20"/>
      <w:r>
        <w:rPr>
          <w:rStyle w:val="SurName"/>
          <w:shd w:fill="auto" w:val="clear"/>
        </w:rPr>
        <w:t>Edwards</w:t>
      </w:r>
      <w:r>
        <w:rPr>
          <w:rStyle w:val="Author"/>
          <w:shd w:fill="auto" w:val="clear"/>
        </w:rPr>
        <w:t xml:space="preserve">, </w:t>
      </w:r>
      <w:r>
        <w:rPr>
          <w:rStyle w:val="GivenName"/>
          <w:shd w:fill="auto" w:val="clear"/>
        </w:rPr>
        <w:t>P.</w:t>
      </w:r>
      <w:del w:id="688" w:author="Raja Pari" w:date="2025-10-24T17:04:00Z">
        <w:r>
          <w:rPr>
            <w:rStyle w:val="GivenName"/>
            <w:shd w:fill="auto" w:val="clear"/>
          </w:rPr>
          <w:delText xml:space="preserve"> </w:delText>
        </w:r>
      </w:del>
      <w:r>
        <w:rPr>
          <w:rStyle w:val="GivenName"/>
          <w:shd w:fill="auto" w:val="clear"/>
        </w:rPr>
        <w:t>N.</w:t>
      </w:r>
      <w:r>
        <w:rPr/>
        <w:t xml:space="preserve"> </w:t>
      </w:r>
      <w:r>
        <w:rPr>
          <w:rStyle w:val="Year"/>
          <w:shd w:fill="auto" w:val="clear"/>
        </w:rPr>
        <w:t>(2013)</w:t>
      </w:r>
      <w:del w:id="689" w:author="Raja Pari" w:date="2025-10-24T17:10:00Z">
        <w:r>
          <w:rPr/>
          <w:delText>.</w:delText>
        </w:r>
      </w:del>
      <w:r>
        <w:rPr/>
        <w:t xml:space="preserve"> </w:t>
      </w:r>
      <w:r>
        <w:rPr>
          <w:rStyle w:val="BookTitle"/>
          <w:i/>
          <w:shd w:fill="auto" w:val="clear"/>
        </w:rPr>
        <w:t>A vast machine: Computer models, climate data, and the politics of global warming</w:t>
      </w:r>
      <w:r>
        <w:rPr/>
        <w:t xml:space="preserve">. </w:t>
      </w:r>
      <w:ins w:id="690" w:author="Raja Pari" w:date="2025-10-26T15:21:00Z">
        <w:r>
          <w:rPr/>
          <w:t xml:space="preserve">Cambridge, MA: </w:t>
        </w:r>
      </w:ins>
      <w:r>
        <w:rPr>
          <w:rStyle w:val="Pub-Name"/>
          <w:shd w:fill="auto" w:val="clear"/>
        </w:rPr>
        <w:t>MIT Press</w:t>
      </w:r>
      <w:r>
        <w:rPr/>
        <w:t>.</w:t>
      </w:r>
    </w:p>
    <w:p>
      <w:pPr>
        <w:pStyle w:val="ReferencesJN"/>
        <w:shd w:val="clear" w:color="000000" w:fill="auto"/>
        <w:rPr>
          <w:lang w:val="en-US"/>
        </w:rPr>
      </w:pPr>
      <w:bookmarkStart w:id="22" w:name="Fortier_et_al__2017"/>
      <w:bookmarkEnd w:id="21"/>
      <w:r>
        <w:rPr>
          <w:rStyle w:val="SurName"/>
          <w:shd w:fill="auto" w:val="clear"/>
        </w:rPr>
        <w:t>Fortier</w:t>
      </w:r>
      <w:r>
        <w:rPr>
          <w:rStyle w:val="Author"/>
          <w:shd w:fill="auto" w:val="clear"/>
        </w:rPr>
        <w:t xml:space="preserve">, </w:t>
      </w:r>
      <w:r>
        <w:rPr>
          <w:rStyle w:val="GivenName"/>
          <w:shd w:fill="auto" w:val="clear"/>
        </w:rPr>
        <w:t>I.</w:t>
      </w:r>
      <w:r>
        <w:rPr>
          <w:rStyle w:val="Author"/>
          <w:shd w:fill="auto" w:val="clear"/>
        </w:rPr>
        <w:t xml:space="preserve">, </w:t>
      </w:r>
      <w:r>
        <w:rPr>
          <w:rStyle w:val="SurName"/>
          <w:shd w:fill="auto" w:val="clear"/>
        </w:rPr>
        <w:t>Raina</w:t>
      </w:r>
      <w:r>
        <w:rPr>
          <w:rStyle w:val="Author"/>
          <w:shd w:fill="auto" w:val="clear"/>
        </w:rPr>
        <w:t xml:space="preserve">, </w:t>
      </w:r>
      <w:r>
        <w:rPr>
          <w:rStyle w:val="GivenName"/>
          <w:shd w:fill="auto" w:val="clear"/>
        </w:rPr>
        <w:t>P.</w:t>
      </w:r>
      <w:r>
        <w:rPr>
          <w:rStyle w:val="Author"/>
          <w:shd w:fill="auto" w:val="clear"/>
        </w:rPr>
        <w:t xml:space="preserve">, </w:t>
      </w:r>
      <w:r>
        <w:rPr>
          <w:rStyle w:val="SurName"/>
          <w:shd w:fill="auto" w:val="clear"/>
        </w:rPr>
        <w:t>Van Den Heuvel</w:t>
      </w:r>
      <w:r>
        <w:rPr>
          <w:rStyle w:val="Author"/>
          <w:shd w:fill="auto" w:val="clear"/>
        </w:rPr>
        <w:t xml:space="preserve">, </w:t>
      </w:r>
      <w:r>
        <w:rPr>
          <w:rStyle w:val="GivenName"/>
          <w:shd w:fill="auto" w:val="clear"/>
        </w:rPr>
        <w:t>E.</w:t>
      </w:r>
      <w:del w:id="691" w:author="Raja Pari" w:date="2025-10-24T17:04:00Z">
        <w:r>
          <w:rPr>
            <w:rStyle w:val="GivenName"/>
            <w:shd w:fill="auto" w:val="clear"/>
          </w:rPr>
          <w:delText xml:space="preserve"> </w:delText>
        </w:r>
      </w:del>
      <w:r>
        <w:rPr>
          <w:rStyle w:val="GivenName"/>
          <w:shd w:fill="auto" w:val="clear"/>
        </w:rPr>
        <w:t>R.</w:t>
      </w:r>
      <w:r>
        <w:rPr>
          <w:rStyle w:val="Author"/>
          <w:shd w:fill="auto" w:val="clear"/>
        </w:rPr>
        <w:t xml:space="preserve">, </w:t>
      </w:r>
      <w:r>
        <w:rPr>
          <w:rStyle w:val="SurName"/>
          <w:shd w:fill="auto" w:val="clear"/>
        </w:rPr>
        <w:t>Griffith</w:t>
      </w:r>
      <w:r>
        <w:rPr>
          <w:rStyle w:val="Author"/>
          <w:shd w:fill="auto" w:val="clear"/>
        </w:rPr>
        <w:t xml:space="preserve">, </w:t>
      </w:r>
      <w:r>
        <w:rPr>
          <w:rStyle w:val="GivenName"/>
          <w:shd w:fill="auto" w:val="clear"/>
        </w:rPr>
        <w:t>L.</w:t>
      </w:r>
      <w:del w:id="692" w:author="Raja Pari" w:date="2025-10-24T17:04:00Z">
        <w:r>
          <w:rPr>
            <w:rStyle w:val="GivenName"/>
            <w:shd w:fill="auto" w:val="clear"/>
          </w:rPr>
          <w:delText xml:space="preserve"> </w:delText>
        </w:r>
      </w:del>
      <w:r>
        <w:rPr>
          <w:rStyle w:val="GivenName"/>
          <w:shd w:fill="auto" w:val="clear"/>
        </w:rPr>
        <w:t>E.</w:t>
      </w:r>
      <w:r>
        <w:rPr>
          <w:rStyle w:val="Author"/>
          <w:shd w:fill="auto" w:val="clear"/>
        </w:rPr>
        <w:t xml:space="preserve">, </w:t>
      </w:r>
      <w:r>
        <w:rPr>
          <w:rStyle w:val="SurName"/>
          <w:shd w:fill="auto" w:val="clear"/>
        </w:rPr>
        <w:t>Craig</w:t>
      </w:r>
      <w:r>
        <w:rPr>
          <w:rStyle w:val="Author"/>
          <w:shd w:fill="auto" w:val="clear"/>
        </w:rPr>
        <w:t xml:space="preserve">, </w:t>
      </w:r>
      <w:r>
        <w:rPr>
          <w:rStyle w:val="GivenName"/>
          <w:shd w:fill="auto" w:val="clear"/>
        </w:rPr>
        <w:t>C.</w:t>
      </w:r>
      <w:r>
        <w:rPr>
          <w:rStyle w:val="Author"/>
          <w:shd w:fill="auto" w:val="clear"/>
        </w:rPr>
        <w:t xml:space="preserve">, </w:t>
      </w:r>
      <w:r>
        <w:rPr>
          <w:rStyle w:val="SurName"/>
          <w:shd w:fill="auto" w:val="clear"/>
        </w:rPr>
        <w:t>Saliba</w:t>
      </w:r>
      <w:r>
        <w:rPr>
          <w:rStyle w:val="Author"/>
          <w:shd w:fill="auto" w:val="clear"/>
        </w:rPr>
        <w:t xml:space="preserve">, </w:t>
      </w:r>
      <w:r>
        <w:rPr>
          <w:rStyle w:val="GivenName"/>
          <w:shd w:fill="auto" w:val="clear"/>
        </w:rPr>
        <w:t>M.</w:t>
      </w:r>
      <w:del w:id="693" w:author="Raja Pari" w:date="2025-10-24T17:27:00Z">
        <w:r>
          <w:rPr>
            <w:rStyle w:val="Author"/>
            <w:shd w:fill="auto" w:val="clear"/>
          </w:rPr>
          <w:delText xml:space="preserve">, </w:delText>
        </w:r>
      </w:del>
      <w:del w:id="694" w:author="Raja Pari" w:date="2025-10-24T17:27:00Z">
        <w:r>
          <w:rPr>
            <w:rStyle w:val="SurName"/>
            <w:shd w:fill="auto" w:val="clear"/>
          </w:rPr>
          <w:delText>Doiron</w:delText>
        </w:r>
      </w:del>
      <w:del w:id="695" w:author="Raja Pari" w:date="2025-10-24T17:27:00Z">
        <w:r>
          <w:rPr>
            <w:rStyle w:val="Author"/>
            <w:shd w:fill="auto" w:val="clear"/>
          </w:rPr>
          <w:delText xml:space="preserve">, </w:delText>
        </w:r>
      </w:del>
      <w:del w:id="696" w:author="Raja Pari" w:date="2025-10-24T17:27:00Z">
        <w:r>
          <w:rPr>
            <w:rStyle w:val="GivenName"/>
            <w:shd w:fill="auto" w:val="clear"/>
          </w:rPr>
          <w:delText>D.</w:delText>
        </w:r>
      </w:del>
      <w:del w:id="697" w:author="Raja Pari" w:date="2025-10-24T17:27:00Z">
        <w:r>
          <w:rPr>
            <w:rStyle w:val="Author"/>
            <w:shd w:fill="auto" w:val="clear"/>
          </w:rPr>
          <w:delText xml:space="preserve">, </w:delText>
        </w:r>
      </w:del>
      <w:del w:id="698" w:author="Raja Pari" w:date="2025-10-24T17:27:00Z">
        <w:r>
          <w:rPr>
            <w:rStyle w:val="SurName"/>
            <w:shd w:fill="auto" w:val="clear"/>
          </w:rPr>
          <w:delText>Stolk</w:delText>
        </w:r>
      </w:del>
      <w:del w:id="699" w:author="Raja Pari" w:date="2025-10-24T17:27:00Z">
        <w:r>
          <w:rPr>
            <w:rStyle w:val="Author"/>
            <w:shd w:fill="auto" w:val="clear"/>
          </w:rPr>
          <w:delText xml:space="preserve">, </w:delText>
        </w:r>
      </w:del>
      <w:del w:id="700" w:author="Raja Pari" w:date="2025-10-24T17:27:00Z">
        <w:r>
          <w:rPr>
            <w:rStyle w:val="GivenName"/>
            <w:shd w:fill="auto" w:val="clear"/>
          </w:rPr>
          <w:delText>R.</w:delText>
        </w:r>
      </w:del>
      <w:del w:id="701" w:author="Raja Pari" w:date="2025-10-24T17:04:00Z">
        <w:r>
          <w:rPr>
            <w:rStyle w:val="GivenName"/>
            <w:shd w:fill="auto" w:val="clear"/>
          </w:rPr>
          <w:delText xml:space="preserve"> </w:delText>
        </w:r>
      </w:del>
      <w:del w:id="702" w:author="Raja Pari" w:date="2025-10-24T17:27:00Z">
        <w:r>
          <w:rPr>
            <w:rStyle w:val="GivenName"/>
            <w:shd w:fill="auto" w:val="clear"/>
          </w:rPr>
          <w:delText>P.</w:delText>
        </w:r>
      </w:del>
      <w:del w:id="703" w:author="Raja Pari" w:date="2025-10-24T17:27:00Z">
        <w:r>
          <w:rPr>
            <w:rStyle w:val="Author"/>
            <w:shd w:fill="auto" w:val="clear"/>
          </w:rPr>
          <w:delText xml:space="preserve">, </w:delText>
        </w:r>
      </w:del>
      <w:del w:id="704" w:author="Raja Pari" w:date="2025-10-24T17:27:00Z">
        <w:r>
          <w:rPr>
            <w:rStyle w:val="SurName"/>
            <w:shd w:fill="auto" w:val="clear"/>
          </w:rPr>
          <w:delText>Knoppers</w:delText>
        </w:r>
      </w:del>
      <w:del w:id="705" w:author="Raja Pari" w:date="2025-10-24T17:27:00Z">
        <w:r>
          <w:rPr>
            <w:rStyle w:val="Author"/>
            <w:shd w:fill="auto" w:val="clear"/>
          </w:rPr>
          <w:delText xml:space="preserve">, </w:delText>
        </w:r>
      </w:del>
      <w:del w:id="706" w:author="Raja Pari" w:date="2025-10-24T17:27:00Z">
        <w:r>
          <w:rPr>
            <w:rStyle w:val="GivenName"/>
            <w:shd w:fill="auto" w:val="clear"/>
          </w:rPr>
          <w:delText>B.</w:delText>
        </w:r>
      </w:del>
      <w:del w:id="707" w:author="Raja Pari" w:date="2025-10-24T17:04:00Z">
        <w:r>
          <w:rPr>
            <w:rStyle w:val="GivenName"/>
            <w:shd w:fill="auto" w:val="clear"/>
          </w:rPr>
          <w:delText xml:space="preserve"> </w:delText>
        </w:r>
      </w:del>
      <w:del w:id="708" w:author="Raja Pari" w:date="2025-10-24T17:27:00Z">
        <w:r>
          <w:rPr>
            <w:rStyle w:val="GivenName"/>
            <w:shd w:fill="auto" w:val="clear"/>
          </w:rPr>
          <w:delText>M.</w:delText>
        </w:r>
      </w:del>
      <w:del w:id="709" w:author="Raja Pari" w:date="2025-10-24T17:27:00Z">
        <w:r>
          <w:rPr>
            <w:rStyle w:val="Author"/>
            <w:shd w:fill="auto" w:val="clear"/>
          </w:rPr>
          <w:delText xml:space="preserve">, </w:delText>
        </w:r>
      </w:del>
      <w:del w:id="710" w:author="Raja Pari" w:date="2025-10-24T17:27:00Z">
        <w:r>
          <w:rPr>
            <w:rStyle w:val="SurName"/>
            <w:shd w:fill="auto" w:val="clear"/>
          </w:rPr>
          <w:delText>Ferretti</w:delText>
        </w:r>
      </w:del>
      <w:del w:id="711" w:author="Raja Pari" w:date="2025-10-24T17:27:00Z">
        <w:r>
          <w:rPr>
            <w:rStyle w:val="Author"/>
            <w:shd w:fill="auto" w:val="clear"/>
          </w:rPr>
          <w:delText xml:space="preserve">, </w:delText>
        </w:r>
      </w:del>
      <w:del w:id="712" w:author="Raja Pari" w:date="2025-10-24T17:27:00Z">
        <w:r>
          <w:rPr>
            <w:rStyle w:val="GivenName"/>
            <w:shd w:fill="auto" w:val="clear"/>
          </w:rPr>
          <w:delText>V.</w:delText>
        </w:r>
      </w:del>
      <w:del w:id="713" w:author="Raja Pari" w:date="2025-10-24T17:27:00Z">
        <w:r>
          <w:rPr>
            <w:rStyle w:val="Author"/>
            <w:shd w:fill="auto" w:val="clear"/>
          </w:rPr>
          <w:delText xml:space="preserve">, </w:delText>
        </w:r>
      </w:del>
      <w:del w:id="714" w:author="Raja Pari" w:date="2025-10-24T17:27:00Z">
        <w:r>
          <w:rPr>
            <w:rStyle w:val="SurName"/>
            <w:shd w:fill="auto" w:val="clear"/>
          </w:rPr>
          <w:delText>Granda</w:delText>
        </w:r>
      </w:del>
      <w:del w:id="715" w:author="Raja Pari" w:date="2025-10-24T17:27:00Z">
        <w:r>
          <w:rPr>
            <w:rStyle w:val="Author"/>
            <w:shd w:fill="auto" w:val="clear"/>
          </w:rPr>
          <w:delText xml:space="preserve">, </w:delText>
        </w:r>
      </w:del>
      <w:del w:id="716" w:author="Raja Pari" w:date="2025-10-24T17:27:00Z">
        <w:r>
          <w:rPr>
            <w:rStyle w:val="GivenName"/>
            <w:shd w:fill="auto" w:val="clear"/>
          </w:rPr>
          <w:delText>P.</w:delText>
        </w:r>
      </w:del>
      <w:del w:id="717" w:author="Raja Pari" w:date="2025-10-24T17:08:00Z">
        <w:r>
          <w:rPr>
            <w:rStyle w:val="Author"/>
            <w:shd w:fill="auto" w:val="clear"/>
          </w:rPr>
          <w:delText>,</w:delText>
        </w:r>
      </w:del>
      <w:del w:id="718" w:author="Raja Pari" w:date="2025-10-24T17:27:00Z">
        <w:r>
          <w:rPr>
            <w:rStyle w:val="Author"/>
            <w:shd w:fill="auto" w:val="clear"/>
          </w:rPr>
          <w:delText xml:space="preserve"> </w:delText>
        </w:r>
      </w:del>
      <w:del w:id="719" w:author="Raja Pari" w:date="2025-10-24T17:07:00Z">
        <w:r>
          <w:rPr>
            <w:rStyle w:val="Author"/>
            <w:shd w:fill="auto" w:val="clear"/>
          </w:rPr>
          <w:delText>&amp;</w:delText>
        </w:r>
      </w:del>
      <w:del w:id="720" w:author="Raja Pari" w:date="2025-10-24T17:27:00Z">
        <w:r>
          <w:rPr>
            <w:rStyle w:val="Author"/>
            <w:shd w:fill="auto" w:val="clear"/>
          </w:rPr>
          <w:delText xml:space="preserve"> </w:delText>
        </w:r>
      </w:del>
      <w:del w:id="721" w:author="Raja Pari" w:date="2025-10-24T17:27:00Z">
        <w:r>
          <w:rPr>
            <w:rStyle w:val="SurName"/>
            <w:shd w:fill="auto" w:val="clear"/>
          </w:rPr>
          <w:delText>Burton</w:delText>
        </w:r>
      </w:del>
      <w:del w:id="722" w:author="Raja Pari" w:date="2025-10-24T17:27:00Z">
        <w:r>
          <w:rPr>
            <w:rStyle w:val="Author"/>
            <w:shd w:fill="auto" w:val="clear"/>
          </w:rPr>
          <w:delText xml:space="preserve">, </w:delText>
        </w:r>
      </w:del>
      <w:del w:id="723" w:author="Raja Pari" w:date="2025-10-24T17:27:00Z">
        <w:r>
          <w:rPr>
            <w:rStyle w:val="GivenName"/>
            <w:shd w:fill="auto" w:val="clear"/>
          </w:rPr>
          <w:delText>P</w:delText>
        </w:r>
      </w:del>
      <w:ins w:id="724" w:author="Raja Pari" w:date="2025-10-24T17:27:00Z">
        <w:r>
          <w:rPr>
            <w:rStyle w:val="Author"/>
            <w:shd w:fill="auto" w:val="clear"/>
          </w:rPr>
          <w:t xml:space="preserve"> </w:t>
        </w:r>
      </w:ins>
      <w:ins w:id="725" w:author="Raja Pari" w:date="2025-10-24T17:27:00Z">
        <w:r>
          <w:rPr>
            <w:rStyle w:val="Author"/>
            <w:i/>
            <w:iCs/>
            <w:shd w:fill="auto" w:val="clear"/>
            <w:rPrChange w:id="0" w:author="Raja Pari" w:date="2025-10-24T17:27:00Z">
              <w:rPr>
                <w:rStyle w:val="Author"/>
                <w:shd w:fill="auto" w:val="clear"/>
              </w:rPr>
            </w:rPrChange>
          </w:rPr>
          <w:t>et al</w:t>
        </w:r>
      </w:ins>
      <w:r>
        <w:rPr>
          <w:rStyle w:val="Author"/>
          <w:i/>
          <w:iCs/>
          <w:shd w:fill="auto" w:val="clear"/>
          <w:rPrChange w:id="0" w:author="Raja Pari" w:date="2025-10-24T17:27:00Z">
            <w:rPr>
              <w:rStyle w:val="Author"/>
              <w:shd w:fill="auto" w:val="clear"/>
            </w:rPr>
          </w:rPrChange>
        </w:rPr>
        <w:t>.</w:t>
      </w:r>
      <w:r>
        <w:rPr>
          <w:lang w:val="en-US"/>
        </w:rPr>
        <w:t xml:space="preserve"> </w:t>
      </w:r>
      <w:r>
        <w:rPr>
          <w:rStyle w:val="Year"/>
          <w:shd w:fill="auto" w:val="clear"/>
        </w:rPr>
        <w:t>(2017)</w:t>
      </w:r>
      <w:del w:id="728" w:author="Raja Pari" w:date="2025-10-24T17:10:00Z">
        <w:r>
          <w:rPr>
            <w:lang w:val="en-US"/>
          </w:rPr>
          <w:delText>.</w:delText>
        </w:r>
      </w:del>
      <w:r>
        <w:rPr>
          <w:lang w:val="en-US"/>
        </w:rPr>
        <w:t xml:space="preserve"> </w:t>
      </w:r>
      <w:ins w:id="729" w:author="Raja Pari" w:date="2025-10-24T17:30:00Z">
        <w:r>
          <w:rPr>
            <w:lang w:val="en-US"/>
          </w:rPr>
          <w:t>‘</w:t>
        </w:r>
      </w:ins>
      <w:r>
        <w:rPr>
          <w:rStyle w:val="ArtlTitle"/>
          <w:shd w:fill="auto" w:val="clear"/>
        </w:rPr>
        <w:t>Maelstrom Research guidelines for rigorous retrospective data harmonization</w:t>
      </w:r>
      <w:del w:id="730" w:author="Raja Pari" w:date="2025-10-24T19:24:00Z">
        <w:r>
          <w:rPr>
            <w:lang w:val="en-US"/>
          </w:rPr>
          <w:delText xml:space="preserve">. </w:delText>
        </w:r>
      </w:del>
      <w:ins w:id="731" w:author="Raja Pari" w:date="2025-10-24T19:24:00Z">
        <w:r>
          <w:rPr>
            <w:lang w:val="en-US"/>
          </w:rPr>
          <w:t xml:space="preserve">’, </w:t>
        </w:r>
      </w:ins>
      <w:r>
        <w:rPr>
          <w:i/>
          <w:iCs/>
          <w:lang w:val="en-US"/>
          <w:rPrChange w:id="0" w:author="Raja Pari" w:date="2025-10-26T15:22:00Z"/>
        </w:rPr>
        <w:t>International Journal of Epidemiology</w:t>
      </w:r>
      <w:r>
        <w:rPr>
          <w:lang w:val="en-US"/>
        </w:rPr>
        <w:t xml:space="preserve">, </w:t>
      </w:r>
      <w:ins w:id="733" w:author="Raja Pari" w:date="2025-10-26T15:22:00Z">
        <w:r>
          <w:rPr>
            <w:lang w:val="en-US"/>
          </w:rPr>
          <w:t>46(1), pp. 103</w:t>
        </w:r>
      </w:ins>
      <w:ins w:id="734" w:author="Raja Pari" w:date="2025-10-26T15:22:00Z">
        <w:r>
          <w:rPr>
            <w:rFonts w:cs="Times New Roman"/>
            <w:lang w:val="en-US"/>
          </w:rPr>
          <w:t>–</w:t>
        </w:r>
      </w:ins>
      <w:ins w:id="735" w:author="Raja Pari" w:date="2025-10-26T15:22:00Z">
        <w:r>
          <w:rPr>
            <w:lang w:val="en-US"/>
          </w:rPr>
          <w:t>105</w:t>
        </w:r>
      </w:ins>
      <w:del w:id="736" w:author="Raja Pari" w:date="2025-10-26T15:22:00Z">
        <w:r>
          <w:rPr>
            <w:lang w:val="en-US"/>
          </w:rPr>
          <w:delText>dyw075</w:delText>
        </w:r>
      </w:del>
      <w:r>
        <w:rPr>
          <w:lang w:val="en-US"/>
        </w:rPr>
        <w:t xml:space="preserve">. </w:t>
      </w:r>
      <w:ins w:id="737" w:author="Raja Pari" w:date="2025-10-24T19:32:00Z">
        <w:r>
          <w:rPr>
            <w:lang w:val="en-US"/>
          </w:rPr>
          <w:t xml:space="preserve">Available at: </w:t>
        </w:r>
      </w:ins>
      <w:r>
        <w:rPr>
          <w:rStyle w:val="DOI"/>
          <w:u w:val="single"/>
          <w:shd w:fill="auto" w:val="clear"/>
        </w:rPr>
        <w:t>https://doi.org/10.1093/ije/dyw075</w:t>
      </w:r>
    </w:p>
    <w:p>
      <w:pPr>
        <w:pStyle w:val="ReferencesJN"/>
        <w:shd w:val="clear" w:color="000000" w:fill="auto"/>
        <w:rPr>
          <w:lang w:val="en-US"/>
        </w:rPr>
      </w:pPr>
      <w:bookmarkStart w:id="23" w:name="Fowler_et_al__2017"/>
      <w:bookmarkEnd w:id="22"/>
      <w:r>
        <w:rPr>
          <w:rStyle w:val="SurName"/>
          <w:shd w:fill="auto" w:val="clear"/>
        </w:rPr>
        <w:t>Fowler</w:t>
      </w:r>
      <w:r>
        <w:rPr>
          <w:rStyle w:val="Author"/>
          <w:shd w:fill="auto" w:val="clear"/>
        </w:rPr>
        <w:t xml:space="preserve">, </w:t>
      </w:r>
      <w:r>
        <w:rPr>
          <w:rStyle w:val="GivenName"/>
          <w:shd w:fill="auto" w:val="clear"/>
        </w:rPr>
        <w:t>K.</w:t>
      </w:r>
      <w:del w:id="738" w:author="Raja Pari" w:date="2025-10-24T17:04: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Dahlberg</w:t>
      </w:r>
      <w:r>
        <w:rPr>
          <w:rStyle w:val="Author"/>
          <w:shd w:fill="auto" w:val="clear"/>
        </w:rPr>
        <w:t xml:space="preserve">, </w:t>
      </w:r>
      <w:r>
        <w:rPr>
          <w:rStyle w:val="GivenName"/>
          <w:shd w:fill="auto" w:val="clear"/>
        </w:rPr>
        <w:t>L.</w:t>
      </w:r>
      <w:del w:id="739" w:author="Raja Pari" w:date="2025-10-24T17:04:00Z">
        <w:r>
          <w:rPr>
            <w:rStyle w:val="GivenName"/>
            <w:shd w:fill="auto" w:val="clear"/>
          </w:rPr>
          <w:delText xml:space="preserve"> </w:delText>
        </w:r>
      </w:del>
      <w:r>
        <w:rPr>
          <w:rStyle w:val="GivenName"/>
          <w:shd w:fill="auto" w:val="clear"/>
        </w:rPr>
        <w:t>L.</w:t>
      </w:r>
      <w:r>
        <w:rPr>
          <w:rStyle w:val="Author"/>
          <w:shd w:fill="auto" w:val="clear"/>
        </w:rPr>
        <w:t xml:space="preserve">, </w:t>
      </w:r>
      <w:r>
        <w:rPr>
          <w:rStyle w:val="SurName"/>
          <w:shd w:fill="auto" w:val="clear"/>
        </w:rPr>
        <w:t>Haileyesus</w:t>
      </w:r>
      <w:r>
        <w:rPr>
          <w:rStyle w:val="Author"/>
          <w:shd w:fill="auto" w:val="clear"/>
        </w:rPr>
        <w:t xml:space="preserve">, </w:t>
      </w:r>
      <w:r>
        <w:rPr>
          <w:rStyle w:val="GivenName"/>
          <w:shd w:fill="auto" w:val="clear"/>
        </w:rPr>
        <w:t>T.</w:t>
      </w:r>
      <w:r>
        <w:rPr>
          <w:rStyle w:val="Author"/>
          <w:shd w:fill="auto" w:val="clear"/>
        </w:rPr>
        <w:t xml:space="preserve">, </w:t>
      </w:r>
      <w:r>
        <w:rPr>
          <w:rStyle w:val="SurName"/>
          <w:shd w:fill="auto" w:val="clear"/>
        </w:rPr>
        <w:t>Gutierrez</w:t>
      </w:r>
      <w:r>
        <w:rPr>
          <w:rStyle w:val="Author"/>
          <w:shd w:fill="auto" w:val="clear"/>
        </w:rPr>
        <w:t xml:space="preserve">, </w:t>
      </w:r>
      <w:r>
        <w:rPr>
          <w:rStyle w:val="GivenName"/>
          <w:shd w:fill="auto" w:val="clear"/>
        </w:rPr>
        <w:t>C.</w:t>
      </w:r>
      <w:del w:id="740" w:author="Raja Pari" w:date="2025-10-24T17:08:00Z">
        <w:r>
          <w:rPr>
            <w:rStyle w:val="Author"/>
            <w:shd w:fill="auto" w:val="clear"/>
          </w:rPr>
          <w:delText>,</w:delText>
        </w:r>
      </w:del>
      <w:r>
        <w:rPr>
          <w:rStyle w:val="Author"/>
          <w:shd w:fill="auto" w:val="clear"/>
        </w:rPr>
        <w:t xml:space="preserve"> </w:t>
      </w:r>
      <w:del w:id="741" w:author="Raja Pari" w:date="2025-10-24T17:07:00Z">
        <w:r>
          <w:rPr>
            <w:rStyle w:val="Author"/>
            <w:shd w:fill="auto" w:val="clear"/>
          </w:rPr>
          <w:delText>&amp;</w:delText>
        </w:r>
      </w:del>
      <w:ins w:id="742" w:author="Raja Pari" w:date="2025-10-24T17:07:00Z">
        <w:r>
          <w:rPr>
            <w:rStyle w:val="Author"/>
            <w:shd w:fill="auto" w:val="clear"/>
          </w:rPr>
          <w:t>and</w:t>
        </w:r>
      </w:ins>
      <w:r>
        <w:rPr>
          <w:rStyle w:val="Author"/>
          <w:shd w:fill="auto" w:val="clear"/>
        </w:rPr>
        <w:t xml:space="preserve"> </w:t>
      </w:r>
      <w:r>
        <w:rPr>
          <w:rStyle w:val="SurName"/>
          <w:shd w:fill="auto" w:val="clear"/>
        </w:rPr>
        <w:t>Bacon</w:t>
      </w:r>
      <w:r>
        <w:rPr>
          <w:rStyle w:val="Author"/>
          <w:shd w:fill="auto" w:val="clear"/>
        </w:rPr>
        <w:t xml:space="preserve">, </w:t>
      </w:r>
      <w:r>
        <w:rPr>
          <w:rStyle w:val="GivenName"/>
          <w:shd w:fill="auto" w:val="clear"/>
        </w:rPr>
        <w:t>S</w:t>
      </w:r>
      <w:r>
        <w:rPr>
          <w:rStyle w:val="Author"/>
          <w:shd w:fill="auto" w:val="clear"/>
        </w:rPr>
        <w:t>.</w:t>
      </w:r>
      <w:r>
        <w:rPr>
          <w:lang w:val="en-US"/>
        </w:rPr>
        <w:t xml:space="preserve"> </w:t>
      </w:r>
      <w:r>
        <w:rPr>
          <w:rStyle w:val="Year"/>
          <w:shd w:fill="auto" w:val="clear"/>
        </w:rPr>
        <w:t>(2017)</w:t>
      </w:r>
      <w:del w:id="743" w:author="Raja Pari" w:date="2025-10-24T17:10:00Z">
        <w:r>
          <w:rPr>
            <w:lang w:val="en-US"/>
          </w:rPr>
          <w:delText>.</w:delText>
        </w:r>
      </w:del>
      <w:r>
        <w:rPr>
          <w:rStyle w:val="ArtlTitle"/>
          <w:shd w:fill="auto" w:val="clear"/>
        </w:rPr>
        <w:t xml:space="preserve"> </w:t>
      </w:r>
      <w:ins w:id="744" w:author="Raja Pari" w:date="2025-10-24T17:30:00Z">
        <w:r>
          <w:rPr>
            <w:rStyle w:val="ArtlTitle"/>
            <w:shd w:fill="auto" w:val="clear"/>
          </w:rPr>
          <w:t>‘</w:t>
        </w:r>
      </w:ins>
      <w:r>
        <w:rPr>
          <w:rStyle w:val="ArtlTitle"/>
          <w:shd w:fill="auto" w:val="clear"/>
        </w:rPr>
        <w:t>Childhood firearm injuries in the United States</w:t>
      </w:r>
      <w:del w:id="745" w:author="Raja Pari" w:date="2025-10-24T19:24:00Z">
        <w:r>
          <w:rPr>
            <w:rStyle w:val="ArtlTitle"/>
            <w:shd w:fill="auto" w:val="clear"/>
          </w:rPr>
          <w:delText>.</w:delText>
        </w:r>
      </w:del>
      <w:del w:id="746" w:author="Raja Pari" w:date="2025-10-24T19:24:00Z">
        <w:r>
          <w:rPr>
            <w:lang w:val="en-US"/>
          </w:rPr>
          <w:delText xml:space="preserve"> </w:delText>
        </w:r>
      </w:del>
      <w:ins w:id="747" w:author="Raja Pari" w:date="2025-10-24T19:24:00Z">
        <w:r>
          <w:rPr>
            <w:rStyle w:val="ArtlTitle"/>
            <w:shd w:fill="auto" w:val="clear"/>
          </w:rPr>
          <w:t xml:space="preserve">’, </w:t>
        </w:r>
      </w:ins>
      <w:r>
        <w:rPr>
          <w:rStyle w:val="JournalTitle"/>
          <w:i/>
          <w:shd w:fill="auto" w:val="clear"/>
        </w:rPr>
        <w:t>Pediatrics</w:t>
      </w:r>
      <w:r>
        <w:rPr>
          <w:lang w:val="en-US"/>
        </w:rPr>
        <w:t xml:space="preserve">, </w:t>
      </w:r>
      <w:r>
        <w:rPr>
          <w:rStyle w:val="Volume"/>
          <w:iCs/>
          <w:shd w:fill="auto" w:val="clear"/>
          <w:rPrChange w:id="0" w:author="Raja Pari" w:date="2025-10-24T19:27:00Z">
            <w:rPr>
              <w:rStyle w:val="Volume"/>
              <w:i/>
              <w:shd w:fill="auto" w:val="clear"/>
            </w:rPr>
          </w:rPrChange>
        </w:rPr>
        <w:t>140</w:t>
      </w:r>
      <w:r>
        <w:rPr>
          <w:lang w:val="en-US"/>
        </w:rPr>
        <w:t>(</w:t>
      </w:r>
      <w:r>
        <w:rPr>
          <w:rStyle w:val="Issue"/>
          <w:shd w:fill="auto" w:val="clear"/>
        </w:rPr>
        <w:t>1</w:t>
      </w:r>
      <w:r>
        <w:rPr>
          <w:lang w:val="en-US"/>
        </w:rPr>
        <w:t xml:space="preserve">), </w:t>
      </w:r>
      <w:r>
        <w:rPr>
          <w:rStyle w:val="ePage"/>
          <w:shd w:fill="auto" w:val="clear"/>
        </w:rPr>
        <w:t>e20163486</w:t>
      </w:r>
      <w:r>
        <w:rPr>
          <w:lang w:val="en-US"/>
        </w:rPr>
        <w:t xml:space="preserve">. </w:t>
      </w:r>
      <w:ins w:id="749" w:author="Raja Pari" w:date="2025-10-24T19:33:00Z">
        <w:r>
          <w:rPr>
            <w:lang w:val="en-US"/>
          </w:rPr>
          <w:t xml:space="preserve">Available at: </w:t>
        </w:r>
      </w:ins>
      <w:r>
        <w:rPr>
          <w:rStyle w:val="DOI"/>
          <w:u w:val="single"/>
          <w:shd w:fill="auto" w:val="clear"/>
        </w:rPr>
        <w:t>https://doi.org/10.1542/peds.2016-3486</w:t>
      </w:r>
    </w:p>
    <w:p>
      <w:pPr>
        <w:pStyle w:val="ReferencesJN"/>
        <w:shd w:val="clear" w:color="000000" w:fill="auto"/>
        <w:rPr>
          <w:lang w:val="en-US"/>
        </w:rPr>
      </w:pPr>
      <w:bookmarkStart w:id="24" w:name="Galea_et_al__2018"/>
      <w:bookmarkEnd w:id="23"/>
      <w:r>
        <w:rPr>
          <w:rStyle w:val="SurName"/>
          <w:shd w:fill="auto" w:val="clear"/>
        </w:rPr>
        <w:t>Galea</w:t>
      </w:r>
      <w:r>
        <w:rPr>
          <w:rStyle w:val="Author"/>
          <w:shd w:fill="auto" w:val="clear"/>
        </w:rPr>
        <w:t xml:space="preserve">, </w:t>
      </w:r>
      <w:r>
        <w:rPr>
          <w:rStyle w:val="GivenName"/>
          <w:shd w:fill="auto" w:val="clear"/>
        </w:rPr>
        <w:t>S.</w:t>
      </w:r>
      <w:r>
        <w:rPr>
          <w:rStyle w:val="Author"/>
          <w:shd w:fill="auto" w:val="clear"/>
        </w:rPr>
        <w:t xml:space="preserve">, </w:t>
      </w:r>
      <w:r>
        <w:rPr>
          <w:rStyle w:val="SurName"/>
          <w:shd w:fill="auto" w:val="clear"/>
        </w:rPr>
        <w:t>Branas</w:t>
      </w:r>
      <w:r>
        <w:rPr>
          <w:rStyle w:val="Author"/>
          <w:shd w:fill="auto" w:val="clear"/>
        </w:rPr>
        <w:t xml:space="preserve">, </w:t>
      </w:r>
      <w:r>
        <w:rPr>
          <w:rStyle w:val="GivenName"/>
          <w:shd w:fill="auto" w:val="clear"/>
        </w:rPr>
        <w:t>C.</w:t>
      </w:r>
      <w:del w:id="750" w:author="Raja Pari" w:date="2025-10-24T17:04:00Z">
        <w:r>
          <w:rPr>
            <w:rStyle w:val="GivenName"/>
            <w:shd w:fill="auto" w:val="clear"/>
          </w:rPr>
          <w:delText xml:space="preserve"> </w:delText>
        </w:r>
      </w:del>
      <w:r>
        <w:rPr>
          <w:rStyle w:val="GivenName"/>
          <w:shd w:fill="auto" w:val="clear"/>
        </w:rPr>
        <w:t>C.</w:t>
      </w:r>
      <w:r>
        <w:rPr>
          <w:rStyle w:val="Author"/>
          <w:shd w:fill="auto" w:val="clear"/>
        </w:rPr>
        <w:t xml:space="preserve">, </w:t>
      </w:r>
      <w:r>
        <w:rPr>
          <w:rStyle w:val="SurName"/>
          <w:shd w:fill="auto" w:val="clear"/>
        </w:rPr>
        <w:t>Flescher</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Formica</w:t>
      </w:r>
      <w:r>
        <w:rPr>
          <w:rStyle w:val="Author"/>
          <w:shd w:fill="auto" w:val="clear"/>
        </w:rPr>
        <w:t xml:space="preserve">, </w:t>
      </w:r>
      <w:r>
        <w:rPr>
          <w:rStyle w:val="GivenName"/>
          <w:shd w:fill="auto" w:val="clear"/>
        </w:rPr>
        <w:t>M.</w:t>
      </w:r>
      <w:del w:id="751" w:author="Raja Pari" w:date="2025-10-24T17:04:00Z">
        <w:r>
          <w:rPr>
            <w:rStyle w:val="GivenName"/>
            <w:shd w:fill="auto" w:val="clear"/>
          </w:rPr>
          <w:delText xml:space="preserve"> </w:delText>
        </w:r>
      </w:del>
      <w:r>
        <w:rPr>
          <w:rStyle w:val="GivenName"/>
          <w:shd w:fill="auto" w:val="clear"/>
        </w:rPr>
        <w:t>K.</w:t>
      </w:r>
      <w:r>
        <w:rPr>
          <w:rStyle w:val="Author"/>
          <w:shd w:fill="auto" w:val="clear"/>
        </w:rPr>
        <w:t xml:space="preserve">, </w:t>
      </w:r>
      <w:r>
        <w:rPr>
          <w:rStyle w:val="SurName"/>
          <w:shd w:fill="auto" w:val="clear"/>
        </w:rPr>
        <w:t>Hennig</w:t>
      </w:r>
      <w:r>
        <w:rPr>
          <w:rStyle w:val="Author"/>
          <w:shd w:fill="auto" w:val="clear"/>
        </w:rPr>
        <w:t xml:space="preserve">, </w:t>
      </w:r>
      <w:r>
        <w:rPr>
          <w:rStyle w:val="GivenName"/>
          <w:shd w:fill="auto" w:val="clear"/>
        </w:rPr>
        <w:t>N.</w:t>
      </w:r>
      <w:r>
        <w:rPr>
          <w:rStyle w:val="Author"/>
          <w:shd w:fill="auto" w:val="clear"/>
        </w:rPr>
        <w:t xml:space="preserve">, </w:t>
      </w:r>
      <w:r>
        <w:rPr>
          <w:rStyle w:val="SurName"/>
          <w:shd w:fill="auto" w:val="clear"/>
        </w:rPr>
        <w:t>Liller</w:t>
      </w:r>
      <w:r>
        <w:rPr>
          <w:rStyle w:val="Author"/>
          <w:shd w:fill="auto" w:val="clear"/>
        </w:rPr>
        <w:t xml:space="preserve">, </w:t>
      </w:r>
      <w:r>
        <w:rPr>
          <w:rStyle w:val="GivenName"/>
          <w:shd w:fill="auto" w:val="clear"/>
        </w:rPr>
        <w:t>K.</w:t>
      </w:r>
      <w:del w:id="752" w:author="Raja Pari" w:date="2025-10-24T17:04:00Z">
        <w:r>
          <w:rPr>
            <w:rStyle w:val="GivenName"/>
            <w:shd w:fill="auto" w:val="clear"/>
          </w:rPr>
          <w:delText xml:space="preserve"> </w:delText>
        </w:r>
      </w:del>
      <w:r>
        <w:rPr>
          <w:rStyle w:val="GivenName"/>
          <w:shd w:fill="auto" w:val="clear"/>
        </w:rPr>
        <w:t>D.</w:t>
      </w:r>
      <w:del w:id="753" w:author="Raja Pari" w:date="2025-10-24T17:26:00Z">
        <w:r>
          <w:rPr>
            <w:rStyle w:val="Author"/>
            <w:shd w:fill="auto" w:val="clear"/>
          </w:rPr>
          <w:delText xml:space="preserve">, </w:delText>
        </w:r>
      </w:del>
      <w:del w:id="754" w:author="Raja Pari" w:date="2025-10-24T17:26:00Z">
        <w:r>
          <w:rPr>
            <w:rStyle w:val="SurName"/>
            <w:shd w:fill="auto" w:val="clear"/>
          </w:rPr>
          <w:delText>Madanat</w:delText>
        </w:r>
      </w:del>
      <w:del w:id="755" w:author="Raja Pari" w:date="2025-10-24T17:26:00Z">
        <w:r>
          <w:rPr>
            <w:rStyle w:val="Author"/>
            <w:shd w:fill="auto" w:val="clear"/>
          </w:rPr>
          <w:delText xml:space="preserve">, </w:delText>
        </w:r>
      </w:del>
      <w:del w:id="756" w:author="Raja Pari" w:date="2025-10-24T17:26:00Z">
        <w:r>
          <w:rPr>
            <w:rStyle w:val="GivenName"/>
            <w:shd w:fill="auto" w:val="clear"/>
          </w:rPr>
          <w:delText>H.</w:delText>
        </w:r>
      </w:del>
      <w:del w:id="757" w:author="Raja Pari" w:date="2025-10-24T17:04:00Z">
        <w:r>
          <w:rPr>
            <w:rStyle w:val="GivenName"/>
            <w:shd w:fill="auto" w:val="clear"/>
          </w:rPr>
          <w:delText xml:space="preserve"> </w:delText>
        </w:r>
      </w:del>
      <w:del w:id="758" w:author="Raja Pari" w:date="2025-10-24T17:26:00Z">
        <w:r>
          <w:rPr>
            <w:rStyle w:val="GivenName"/>
            <w:shd w:fill="auto" w:val="clear"/>
          </w:rPr>
          <w:delText>N.</w:delText>
        </w:r>
      </w:del>
      <w:del w:id="759" w:author="Raja Pari" w:date="2025-10-24T17:26:00Z">
        <w:r>
          <w:rPr>
            <w:rStyle w:val="Author"/>
            <w:shd w:fill="auto" w:val="clear"/>
          </w:rPr>
          <w:delText xml:space="preserve">, </w:delText>
        </w:r>
      </w:del>
      <w:del w:id="760" w:author="Raja Pari" w:date="2025-10-24T17:26:00Z">
        <w:r>
          <w:rPr>
            <w:rStyle w:val="SurName"/>
            <w:shd w:fill="auto" w:val="clear"/>
          </w:rPr>
          <w:delText>Park</w:delText>
        </w:r>
      </w:del>
      <w:del w:id="761" w:author="Raja Pari" w:date="2025-10-24T17:26:00Z">
        <w:r>
          <w:rPr>
            <w:rStyle w:val="Author"/>
            <w:shd w:fill="auto" w:val="clear"/>
          </w:rPr>
          <w:delText xml:space="preserve">, </w:delText>
        </w:r>
      </w:del>
      <w:del w:id="762" w:author="Raja Pari" w:date="2025-10-24T17:26:00Z">
        <w:r>
          <w:rPr>
            <w:rStyle w:val="GivenName"/>
            <w:shd w:fill="auto" w:val="clear"/>
          </w:rPr>
          <w:delText>A.</w:delText>
        </w:r>
      </w:del>
      <w:del w:id="763" w:author="Raja Pari" w:date="2025-10-24T17:26:00Z">
        <w:r>
          <w:rPr>
            <w:rStyle w:val="Author"/>
            <w:shd w:fill="auto" w:val="clear"/>
          </w:rPr>
          <w:delText xml:space="preserve">, </w:delText>
        </w:r>
      </w:del>
      <w:del w:id="764" w:author="Raja Pari" w:date="2025-10-24T17:26:00Z">
        <w:r>
          <w:rPr>
            <w:rStyle w:val="SurName"/>
            <w:shd w:fill="auto" w:val="clear"/>
          </w:rPr>
          <w:delText>Rosenthal</w:delText>
        </w:r>
      </w:del>
      <w:del w:id="765" w:author="Raja Pari" w:date="2025-10-24T17:26:00Z">
        <w:r>
          <w:rPr>
            <w:rStyle w:val="Author"/>
            <w:shd w:fill="auto" w:val="clear"/>
          </w:rPr>
          <w:delText xml:space="preserve">, </w:delText>
        </w:r>
      </w:del>
      <w:del w:id="766" w:author="Raja Pari" w:date="2025-10-24T17:26:00Z">
        <w:r>
          <w:rPr>
            <w:rStyle w:val="GivenName"/>
            <w:shd w:fill="auto" w:val="clear"/>
          </w:rPr>
          <w:delText>J.</w:delText>
        </w:r>
      </w:del>
      <w:del w:id="767" w:author="Raja Pari" w:date="2025-10-24T17:04:00Z">
        <w:r>
          <w:rPr>
            <w:rStyle w:val="GivenName"/>
            <w:shd w:fill="auto" w:val="clear"/>
          </w:rPr>
          <w:delText xml:space="preserve"> </w:delText>
        </w:r>
      </w:del>
      <w:del w:id="768" w:author="Raja Pari" w:date="2025-10-24T17:26:00Z">
        <w:r>
          <w:rPr>
            <w:rStyle w:val="GivenName"/>
            <w:shd w:fill="auto" w:val="clear"/>
          </w:rPr>
          <w:delText>E.</w:delText>
        </w:r>
      </w:del>
      <w:del w:id="769" w:author="Raja Pari" w:date="2025-10-24T17:08:00Z">
        <w:r>
          <w:rPr>
            <w:rStyle w:val="Author"/>
            <w:shd w:fill="auto" w:val="clear"/>
          </w:rPr>
          <w:delText>,</w:delText>
        </w:r>
      </w:del>
      <w:del w:id="770" w:author="Raja Pari" w:date="2025-10-24T17:26:00Z">
        <w:r>
          <w:rPr>
            <w:rStyle w:val="Author"/>
            <w:shd w:fill="auto" w:val="clear"/>
          </w:rPr>
          <w:delText xml:space="preserve"> </w:delText>
        </w:r>
      </w:del>
      <w:del w:id="771" w:author="Raja Pari" w:date="2025-10-24T17:07:00Z">
        <w:r>
          <w:rPr>
            <w:rStyle w:val="Author"/>
            <w:shd w:fill="auto" w:val="clear"/>
          </w:rPr>
          <w:delText>&amp;</w:delText>
        </w:r>
      </w:del>
      <w:del w:id="772" w:author="Raja Pari" w:date="2025-10-24T17:26:00Z">
        <w:r>
          <w:rPr>
            <w:rStyle w:val="Author"/>
            <w:shd w:fill="auto" w:val="clear"/>
          </w:rPr>
          <w:delText xml:space="preserve"> </w:delText>
        </w:r>
      </w:del>
      <w:del w:id="773" w:author="Raja Pari" w:date="2025-10-24T17:26:00Z">
        <w:r>
          <w:rPr>
            <w:rStyle w:val="SurName"/>
            <w:shd w:fill="auto" w:val="clear"/>
          </w:rPr>
          <w:delText>Ying</w:delText>
        </w:r>
      </w:del>
      <w:del w:id="774" w:author="Raja Pari" w:date="2025-10-24T17:26:00Z">
        <w:r>
          <w:rPr>
            <w:rStyle w:val="Author"/>
            <w:shd w:fill="auto" w:val="clear"/>
          </w:rPr>
          <w:delText xml:space="preserve">, </w:delText>
        </w:r>
      </w:del>
      <w:del w:id="775" w:author="Raja Pari" w:date="2025-10-24T17:26:00Z">
        <w:r>
          <w:rPr>
            <w:rStyle w:val="GivenName"/>
            <w:shd w:fill="auto" w:val="clear"/>
          </w:rPr>
          <w:delText>J</w:delText>
        </w:r>
      </w:del>
      <w:ins w:id="776" w:author="Raja Pari" w:date="2025-10-24T17:26:00Z">
        <w:r>
          <w:rPr>
            <w:rStyle w:val="Author"/>
            <w:shd w:fill="auto" w:val="clear"/>
          </w:rPr>
          <w:t xml:space="preserve"> </w:t>
        </w:r>
      </w:ins>
      <w:ins w:id="777" w:author="Raja Pari" w:date="2025-10-24T17:26:00Z">
        <w:r>
          <w:rPr>
            <w:rStyle w:val="Author"/>
            <w:i/>
            <w:iCs/>
            <w:shd w:fill="auto" w:val="clear"/>
            <w:rPrChange w:id="0" w:author="Raja Pari" w:date="2025-10-24T17:26:00Z">
              <w:rPr>
                <w:rStyle w:val="Author"/>
                <w:shd w:fill="auto" w:val="clear"/>
              </w:rPr>
            </w:rPrChange>
          </w:rPr>
          <w:t>et al</w:t>
        </w:r>
      </w:ins>
      <w:r>
        <w:rPr>
          <w:rStyle w:val="Author"/>
          <w:shd w:fill="auto" w:val="clear"/>
        </w:rPr>
        <w:t>.</w:t>
      </w:r>
      <w:r>
        <w:rPr>
          <w:lang w:val="en-US"/>
        </w:rPr>
        <w:t xml:space="preserve"> </w:t>
      </w:r>
      <w:r>
        <w:rPr>
          <w:rStyle w:val="Year"/>
          <w:shd w:fill="auto" w:val="clear"/>
        </w:rPr>
        <w:t>(2018)</w:t>
      </w:r>
      <w:del w:id="779" w:author="Raja Pari" w:date="2025-10-24T17:10:00Z">
        <w:r>
          <w:rPr>
            <w:lang w:val="en-US"/>
          </w:rPr>
          <w:delText>.</w:delText>
        </w:r>
      </w:del>
      <w:r>
        <w:rPr>
          <w:rStyle w:val="ArtlTitle"/>
          <w:shd w:fill="auto" w:val="clear"/>
        </w:rPr>
        <w:t xml:space="preserve"> </w:t>
      </w:r>
      <w:ins w:id="780" w:author="Raja Pari" w:date="2025-10-24T17:30:00Z">
        <w:r>
          <w:rPr>
            <w:rStyle w:val="ArtlTitle"/>
            <w:shd w:fill="auto" w:val="clear"/>
          </w:rPr>
          <w:t>‘</w:t>
        </w:r>
      </w:ins>
      <w:r>
        <w:rPr>
          <w:rStyle w:val="ArtlTitle"/>
          <w:shd w:fill="auto" w:val="clear"/>
        </w:rPr>
        <w:t>Priorities in recovering from a lost generation of firearms research</w:t>
      </w:r>
      <w:del w:id="781" w:author="Raja Pari" w:date="2025-10-24T19:24:00Z">
        <w:r>
          <w:rPr>
            <w:rStyle w:val="ArtlTitle"/>
            <w:shd w:fill="auto" w:val="clear"/>
          </w:rPr>
          <w:delText>.</w:delText>
        </w:r>
      </w:del>
      <w:del w:id="782" w:author="Raja Pari" w:date="2025-10-24T19:24:00Z">
        <w:r>
          <w:rPr>
            <w:lang w:val="en-US"/>
          </w:rPr>
          <w:delText xml:space="preserve"> </w:delText>
        </w:r>
      </w:del>
      <w:ins w:id="783" w:author="Raja Pari" w:date="2025-10-24T19:24:00Z">
        <w:r>
          <w:rPr>
            <w:rStyle w:val="ArtlTitle"/>
            <w:shd w:fill="auto" w:val="clear"/>
          </w:rPr>
          <w:t xml:space="preserve">’, </w:t>
        </w:r>
      </w:ins>
      <w:r>
        <w:rPr>
          <w:rStyle w:val="JournalTitle"/>
          <w:i/>
          <w:shd w:fill="auto" w:val="clear"/>
        </w:rPr>
        <w:t>American Journal of Public Health</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108</w:t>
      </w:r>
      <w:r>
        <w:rPr>
          <w:lang w:val="en-US"/>
        </w:rPr>
        <w:t>(</w:t>
      </w:r>
      <w:r>
        <w:rPr>
          <w:rStyle w:val="Issue"/>
          <w:shd w:fill="auto" w:val="clear"/>
        </w:rPr>
        <w:t>7</w:t>
      </w:r>
      <w:r>
        <w:rPr>
          <w:lang w:val="en-US"/>
        </w:rPr>
        <w:t xml:space="preserve">), </w:t>
      </w:r>
      <w:ins w:id="786" w:author="Raja Pari" w:date="2025-10-24T19:30:00Z">
        <w:r>
          <w:rPr>
            <w:lang w:val="en-US"/>
          </w:rPr>
          <w:t xml:space="preserve">pp. </w:t>
        </w:r>
      </w:ins>
      <w:r>
        <w:rPr>
          <w:rStyle w:val="FirstPage"/>
          <w:shd w:fill="auto" w:val="clear"/>
        </w:rPr>
        <w:t>858</w:t>
      </w:r>
      <w:r>
        <w:rPr>
          <w:lang w:val="en-US"/>
        </w:rPr>
        <w:t>–</w:t>
      </w:r>
      <w:r>
        <w:rPr>
          <w:rStyle w:val="LastPage"/>
          <w:shd w:fill="auto" w:val="clear"/>
        </w:rPr>
        <w:t>860</w:t>
      </w:r>
      <w:r>
        <w:rPr>
          <w:lang w:val="en-US"/>
        </w:rPr>
        <w:t xml:space="preserve">. </w:t>
      </w:r>
      <w:ins w:id="787" w:author="Raja Pari" w:date="2025-10-24T19:33:00Z">
        <w:r>
          <w:rPr>
            <w:lang w:val="en-US"/>
          </w:rPr>
          <w:t xml:space="preserve">Available at: </w:t>
        </w:r>
      </w:ins>
      <w:r>
        <w:rPr>
          <w:rStyle w:val="DOI"/>
          <w:u w:val="single"/>
          <w:shd w:fill="auto" w:val="clear"/>
        </w:rPr>
        <w:t>https://doi.org/10.2105/AJPH.2018.304436</w:t>
      </w:r>
    </w:p>
    <w:p>
      <w:pPr>
        <w:pStyle w:val="ReferencesJN"/>
        <w:shd w:val="clear" w:color="000000" w:fill="auto"/>
        <w:rPr>
          <w:lang w:val="en-US"/>
        </w:rPr>
      </w:pPr>
      <w:bookmarkStart w:id="25" w:name="Gobaud_et_al__2023"/>
      <w:bookmarkEnd w:id="24"/>
      <w:r>
        <w:rPr>
          <w:rStyle w:val="SurName"/>
          <w:shd w:fill="auto" w:val="clear"/>
        </w:rPr>
        <w:t>Gobaud</w:t>
      </w:r>
      <w:r>
        <w:rPr>
          <w:rStyle w:val="Author"/>
          <w:shd w:fill="auto" w:val="clear"/>
        </w:rPr>
        <w:t xml:space="preserve">, </w:t>
      </w:r>
      <w:r>
        <w:rPr>
          <w:rStyle w:val="GivenName"/>
          <w:shd w:fill="auto" w:val="clear"/>
        </w:rPr>
        <w:t>A.</w:t>
      </w:r>
      <w:del w:id="788" w:author="Raja Pari" w:date="2025-10-24T17:04:00Z">
        <w:r>
          <w:rPr>
            <w:rStyle w:val="GivenName"/>
            <w:shd w:fill="auto" w:val="clear"/>
          </w:rPr>
          <w:delText xml:space="preserve"> </w:delText>
        </w:r>
      </w:del>
      <w:r>
        <w:rPr>
          <w:rStyle w:val="GivenName"/>
          <w:shd w:fill="auto" w:val="clear"/>
        </w:rPr>
        <w:t>N.</w:t>
      </w:r>
      <w:r>
        <w:rPr>
          <w:rStyle w:val="Author"/>
          <w:shd w:fill="auto" w:val="clear"/>
        </w:rPr>
        <w:t xml:space="preserve">, </w:t>
      </w:r>
      <w:r>
        <w:rPr>
          <w:rStyle w:val="SurName"/>
          <w:shd w:fill="auto" w:val="clear"/>
        </w:rPr>
        <w:t>Mehranbod</w:t>
      </w:r>
      <w:r>
        <w:rPr>
          <w:rStyle w:val="Author"/>
          <w:shd w:fill="auto" w:val="clear"/>
        </w:rPr>
        <w:t xml:space="preserve">, </w:t>
      </w:r>
      <w:r>
        <w:rPr>
          <w:rStyle w:val="GivenName"/>
          <w:shd w:fill="auto" w:val="clear"/>
        </w:rPr>
        <w:t>C.</w:t>
      </w:r>
      <w:del w:id="789" w:author="Raja Pari" w:date="2025-10-24T17:04: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Kaufman</w:t>
      </w:r>
      <w:r>
        <w:rPr>
          <w:rStyle w:val="Author"/>
          <w:shd w:fill="auto" w:val="clear"/>
        </w:rPr>
        <w:t xml:space="preserve">, </w:t>
      </w:r>
      <w:r>
        <w:rPr>
          <w:rStyle w:val="GivenName"/>
          <w:shd w:fill="auto" w:val="clear"/>
        </w:rPr>
        <w:t>E.</w:t>
      </w:r>
      <w:r>
        <w:rPr>
          <w:rStyle w:val="Author"/>
          <w:shd w:fill="auto" w:val="clear"/>
        </w:rPr>
        <w:t xml:space="preserve">, </w:t>
      </w:r>
      <w:r>
        <w:rPr>
          <w:rStyle w:val="SurName"/>
          <w:shd w:fill="auto" w:val="clear"/>
        </w:rPr>
        <w:t>Jay</w:t>
      </w:r>
      <w:r>
        <w:rPr>
          <w:rStyle w:val="Author"/>
          <w:shd w:fill="auto" w:val="clear"/>
        </w:rPr>
        <w:t xml:space="preserve">, </w:t>
      </w:r>
      <w:r>
        <w:rPr>
          <w:rStyle w:val="GivenName"/>
          <w:shd w:fill="auto" w:val="clear"/>
        </w:rPr>
        <w:t>J.</w:t>
      </w:r>
      <w:r>
        <w:rPr>
          <w:rStyle w:val="Author"/>
          <w:shd w:fill="auto" w:val="clear"/>
        </w:rPr>
        <w:t xml:space="preserve">, </w:t>
      </w:r>
      <w:r>
        <w:rPr>
          <w:rStyle w:val="SurName"/>
          <w:shd w:fill="auto" w:val="clear"/>
        </w:rPr>
        <w:t>Beard</w:t>
      </w:r>
      <w:r>
        <w:rPr>
          <w:rStyle w:val="Author"/>
          <w:shd w:fill="auto" w:val="clear"/>
        </w:rPr>
        <w:t xml:space="preserve">, </w:t>
      </w:r>
      <w:r>
        <w:rPr>
          <w:rStyle w:val="GivenName"/>
          <w:shd w:fill="auto" w:val="clear"/>
        </w:rPr>
        <w:t>J.</w:t>
      </w:r>
      <w:del w:id="790" w:author="Raja Pari" w:date="2025-10-24T17:04:00Z">
        <w:r>
          <w:rPr>
            <w:rStyle w:val="GivenName"/>
            <w:shd w:fill="auto" w:val="clear"/>
          </w:rPr>
          <w:delText xml:space="preserve"> </w:delText>
        </w:r>
      </w:del>
      <w:r>
        <w:rPr>
          <w:rStyle w:val="GivenName"/>
          <w:shd w:fill="auto" w:val="clear"/>
        </w:rPr>
        <w:t>H.</w:t>
      </w:r>
      <w:r>
        <w:rPr>
          <w:rStyle w:val="Author"/>
          <w:shd w:fill="auto" w:val="clear"/>
        </w:rPr>
        <w:t xml:space="preserve">, </w:t>
      </w:r>
      <w:r>
        <w:rPr>
          <w:rStyle w:val="SurName"/>
          <w:shd w:fill="auto" w:val="clear"/>
        </w:rPr>
        <w:t>Jacoby</w:t>
      </w:r>
      <w:r>
        <w:rPr>
          <w:rStyle w:val="Author"/>
          <w:shd w:fill="auto" w:val="clear"/>
        </w:rPr>
        <w:t xml:space="preserve">, </w:t>
      </w:r>
      <w:r>
        <w:rPr>
          <w:rStyle w:val="GivenName"/>
          <w:shd w:fill="auto" w:val="clear"/>
        </w:rPr>
        <w:t>S.</w:t>
      </w:r>
      <w:del w:id="791" w:author="Raja Pari" w:date="2025-10-24T17:05:00Z">
        <w:r>
          <w:rPr>
            <w:rStyle w:val="GivenName"/>
            <w:shd w:fill="auto" w:val="clear"/>
          </w:rPr>
          <w:delText xml:space="preserve"> </w:delText>
        </w:r>
      </w:del>
      <w:r>
        <w:rPr>
          <w:rStyle w:val="GivenName"/>
          <w:shd w:fill="auto" w:val="clear"/>
        </w:rPr>
        <w:t>F.</w:t>
      </w:r>
      <w:del w:id="792" w:author="Raja Pari" w:date="2025-10-24T17:16:00Z">
        <w:r>
          <w:rPr>
            <w:rStyle w:val="Author"/>
            <w:shd w:fill="auto" w:val="clear"/>
          </w:rPr>
          <w:delText xml:space="preserve">, </w:delText>
        </w:r>
      </w:del>
      <w:del w:id="793" w:author="Raja Pari" w:date="2025-10-24T17:16:00Z">
        <w:r>
          <w:rPr>
            <w:rStyle w:val="SurName"/>
            <w:shd w:fill="auto" w:val="clear"/>
          </w:rPr>
          <w:delText>Branas</w:delText>
        </w:r>
      </w:del>
      <w:del w:id="794" w:author="Raja Pari" w:date="2025-10-24T17:16:00Z">
        <w:r>
          <w:rPr>
            <w:rStyle w:val="Author"/>
            <w:shd w:fill="auto" w:val="clear"/>
          </w:rPr>
          <w:delText xml:space="preserve">, </w:delText>
        </w:r>
      </w:del>
      <w:del w:id="795" w:author="Raja Pari" w:date="2025-10-24T17:16:00Z">
        <w:r>
          <w:rPr>
            <w:rStyle w:val="GivenName"/>
            <w:shd w:fill="auto" w:val="clear"/>
          </w:rPr>
          <w:delText>C.</w:delText>
        </w:r>
      </w:del>
      <w:del w:id="796" w:author="Raja Pari" w:date="2025-10-24T17:05:00Z">
        <w:r>
          <w:rPr>
            <w:rStyle w:val="GivenName"/>
            <w:shd w:fill="auto" w:val="clear"/>
          </w:rPr>
          <w:delText xml:space="preserve"> </w:delText>
        </w:r>
      </w:del>
      <w:del w:id="797" w:author="Raja Pari" w:date="2025-10-24T17:16:00Z">
        <w:r>
          <w:rPr>
            <w:rStyle w:val="GivenName"/>
            <w:shd w:fill="auto" w:val="clear"/>
          </w:rPr>
          <w:delText>C.</w:delText>
        </w:r>
      </w:del>
      <w:del w:id="798" w:author="Raja Pari" w:date="2025-10-24T17:16:00Z">
        <w:r>
          <w:rPr>
            <w:rStyle w:val="Author"/>
            <w:shd w:fill="auto" w:val="clear"/>
          </w:rPr>
          <w:delText xml:space="preserve">, </w:delText>
        </w:r>
      </w:del>
      <w:del w:id="799" w:author="Raja Pari" w:date="2025-10-24T17:16:00Z">
        <w:r>
          <w:rPr>
            <w:rStyle w:val="SurName"/>
            <w:shd w:fill="auto" w:val="clear"/>
          </w:rPr>
          <w:delText>Bushover</w:delText>
        </w:r>
      </w:del>
      <w:del w:id="800" w:author="Raja Pari" w:date="2025-10-24T17:16:00Z">
        <w:r>
          <w:rPr>
            <w:rStyle w:val="Author"/>
            <w:shd w:fill="auto" w:val="clear"/>
          </w:rPr>
          <w:delText xml:space="preserve">, </w:delText>
        </w:r>
      </w:del>
      <w:del w:id="801" w:author="Raja Pari" w:date="2025-10-24T17:16:00Z">
        <w:r>
          <w:rPr>
            <w:rStyle w:val="GivenName"/>
            <w:shd w:fill="auto" w:val="clear"/>
          </w:rPr>
          <w:delText>B.</w:delText>
        </w:r>
      </w:del>
      <w:del w:id="802" w:author="Raja Pari" w:date="2025-10-24T17:08:00Z">
        <w:r>
          <w:rPr>
            <w:rStyle w:val="Author"/>
            <w:shd w:fill="auto" w:val="clear"/>
          </w:rPr>
          <w:delText>,</w:delText>
        </w:r>
      </w:del>
      <w:del w:id="803" w:author="Raja Pari" w:date="2025-10-24T17:16:00Z">
        <w:r>
          <w:rPr>
            <w:rStyle w:val="Author"/>
            <w:shd w:fill="auto" w:val="clear"/>
          </w:rPr>
          <w:delText xml:space="preserve"> </w:delText>
        </w:r>
      </w:del>
      <w:del w:id="804" w:author="Raja Pari" w:date="2025-10-24T17:07:00Z">
        <w:r>
          <w:rPr>
            <w:rStyle w:val="Author"/>
            <w:shd w:fill="auto" w:val="clear"/>
          </w:rPr>
          <w:delText>&amp;</w:delText>
        </w:r>
      </w:del>
      <w:del w:id="805" w:author="Raja Pari" w:date="2025-10-24T17:16:00Z">
        <w:r>
          <w:rPr>
            <w:rStyle w:val="Author"/>
            <w:shd w:fill="auto" w:val="clear"/>
          </w:rPr>
          <w:delText xml:space="preserve"> </w:delText>
        </w:r>
      </w:del>
      <w:del w:id="806" w:author="Raja Pari" w:date="2025-10-24T17:16:00Z">
        <w:r>
          <w:rPr>
            <w:rStyle w:val="SurName"/>
            <w:shd w:fill="auto" w:val="clear"/>
          </w:rPr>
          <w:delText>Morrison</w:delText>
        </w:r>
      </w:del>
      <w:del w:id="807" w:author="Raja Pari" w:date="2025-10-24T17:16:00Z">
        <w:r>
          <w:rPr>
            <w:rStyle w:val="Author"/>
            <w:shd w:fill="auto" w:val="clear"/>
          </w:rPr>
          <w:delText xml:space="preserve">, </w:delText>
        </w:r>
      </w:del>
      <w:del w:id="808" w:author="Raja Pari" w:date="2025-10-24T17:16:00Z">
        <w:r>
          <w:rPr>
            <w:rStyle w:val="GivenName"/>
            <w:shd w:fill="auto" w:val="clear"/>
          </w:rPr>
          <w:delText>C.</w:delText>
        </w:r>
      </w:del>
      <w:del w:id="809" w:author="Raja Pari" w:date="2025-10-24T17:05:00Z">
        <w:r>
          <w:rPr>
            <w:rStyle w:val="GivenName"/>
            <w:shd w:fill="auto" w:val="clear"/>
          </w:rPr>
          <w:delText xml:space="preserve"> </w:delText>
        </w:r>
      </w:del>
      <w:del w:id="810" w:author="Raja Pari" w:date="2025-10-24T17:16:00Z">
        <w:r>
          <w:rPr>
            <w:rStyle w:val="GivenName"/>
            <w:shd w:fill="auto" w:val="clear"/>
          </w:rPr>
          <w:delText>N</w:delText>
        </w:r>
      </w:del>
      <w:ins w:id="811" w:author="Raja Pari" w:date="2025-10-24T17:16:00Z">
        <w:r>
          <w:rPr>
            <w:rStyle w:val="Author"/>
            <w:shd w:fill="auto" w:val="clear"/>
          </w:rPr>
          <w:t xml:space="preserve"> </w:t>
        </w:r>
      </w:ins>
      <w:ins w:id="812" w:author="Raja Pari" w:date="2025-10-24T17:16:00Z">
        <w:r>
          <w:rPr>
            <w:rStyle w:val="Author"/>
            <w:i/>
            <w:iCs/>
            <w:shd w:fill="auto" w:val="clear"/>
            <w:rPrChange w:id="0" w:author="Raja Pari" w:date="2025-10-24T17:16:00Z">
              <w:rPr>
                <w:rStyle w:val="Author"/>
                <w:shd w:fill="auto" w:val="clear"/>
              </w:rPr>
            </w:rPrChange>
          </w:rPr>
          <w:t>et al</w:t>
        </w:r>
      </w:ins>
      <w:r>
        <w:rPr>
          <w:rStyle w:val="GivenName"/>
          <w:i/>
          <w:iCs/>
          <w:shd w:fill="auto" w:val="clear"/>
          <w:rPrChange w:id="0" w:author="Raja Pari" w:date="2025-10-24T17:16:00Z">
            <w:rPr>
              <w:rStyle w:val="GivenName"/>
              <w:shd w:fill="auto" w:val="clear"/>
            </w:rPr>
          </w:rPrChange>
        </w:rPr>
        <w:t>.</w:t>
      </w:r>
      <w:r>
        <w:rPr>
          <w:lang w:val="en-US"/>
        </w:rPr>
        <w:t xml:space="preserve"> </w:t>
      </w:r>
      <w:r>
        <w:rPr>
          <w:rStyle w:val="Year"/>
          <w:shd w:fill="auto" w:val="clear"/>
        </w:rPr>
        <w:t>(2023)</w:t>
      </w:r>
      <w:del w:id="815" w:author="Raja Pari" w:date="2025-10-24T17:10:00Z">
        <w:r>
          <w:rPr>
            <w:lang w:val="en-US"/>
          </w:rPr>
          <w:delText>.</w:delText>
        </w:r>
      </w:del>
      <w:r>
        <w:rPr>
          <w:rStyle w:val="ArtlTitle"/>
          <w:shd w:fill="auto" w:val="clear"/>
        </w:rPr>
        <w:t xml:space="preserve"> </w:t>
      </w:r>
      <w:ins w:id="816" w:author="Raja Pari" w:date="2025-10-24T17:30:00Z">
        <w:r>
          <w:rPr>
            <w:rStyle w:val="ArtlTitle"/>
            <w:shd w:fill="auto" w:val="clear"/>
          </w:rPr>
          <w:t>‘</w:t>
        </w:r>
      </w:ins>
      <w:r>
        <w:rPr>
          <w:rStyle w:val="ArtlTitle"/>
          <w:shd w:fill="auto" w:val="clear"/>
        </w:rPr>
        <w:t>Assessing the gun violence archive as an epidemiologic data source for community firearm violence in 4 US cities</w:t>
      </w:r>
      <w:del w:id="817" w:author="Raja Pari" w:date="2025-10-24T19:24:00Z">
        <w:r>
          <w:rPr>
            <w:rStyle w:val="ArtlTitle"/>
            <w:shd w:fill="auto" w:val="clear"/>
          </w:rPr>
          <w:delText>.</w:delText>
        </w:r>
      </w:del>
      <w:del w:id="818" w:author="Raja Pari" w:date="2025-10-24T19:24:00Z">
        <w:r>
          <w:rPr>
            <w:lang w:val="en-US"/>
          </w:rPr>
          <w:delText xml:space="preserve"> </w:delText>
        </w:r>
      </w:del>
      <w:ins w:id="819" w:author="Raja Pari" w:date="2025-10-24T19:24:00Z">
        <w:r>
          <w:rPr>
            <w:rStyle w:val="ArtlTitle"/>
            <w:shd w:fill="auto" w:val="clear"/>
          </w:rPr>
          <w:t xml:space="preserve">’, </w:t>
        </w:r>
      </w:ins>
      <w:r>
        <w:rPr>
          <w:rStyle w:val="JournalTitle"/>
          <w:i/>
          <w:shd w:fill="auto" w:val="clear"/>
        </w:rPr>
        <w:t>JAMA Network Open</w:t>
      </w:r>
      <w:r>
        <w:rPr>
          <w:lang w:val="en-US"/>
        </w:rPr>
        <w:t xml:space="preserve">, </w:t>
      </w:r>
      <w:r>
        <w:rPr>
          <w:rStyle w:val="Volume"/>
          <w:iCs/>
          <w:shd w:fill="auto" w:val="clear"/>
          <w:rPrChange w:id="0" w:author="Raja Pari" w:date="2025-10-24T19:27:00Z">
            <w:rPr>
              <w:rStyle w:val="Volume"/>
              <w:i/>
              <w:shd w:fill="auto" w:val="clear"/>
            </w:rPr>
          </w:rPrChange>
        </w:rPr>
        <w:t>6</w:t>
      </w:r>
      <w:r>
        <w:rPr>
          <w:lang w:val="en-US"/>
        </w:rPr>
        <w:t>(</w:t>
      </w:r>
      <w:r>
        <w:rPr>
          <w:rStyle w:val="Issue"/>
          <w:shd w:fill="auto" w:val="clear"/>
        </w:rPr>
        <w:t>6</w:t>
      </w:r>
      <w:r>
        <w:rPr>
          <w:lang w:val="en-US"/>
        </w:rPr>
        <w:t xml:space="preserve">), </w:t>
      </w:r>
      <w:r>
        <w:rPr>
          <w:rStyle w:val="ePage"/>
          <w:shd w:fill="auto" w:val="clear"/>
        </w:rPr>
        <w:t>e2316545</w:t>
      </w:r>
      <w:r>
        <w:rPr>
          <w:lang w:val="en-US"/>
        </w:rPr>
        <w:t xml:space="preserve">. </w:t>
      </w:r>
      <w:ins w:id="821" w:author="Raja Pari" w:date="2025-10-24T19:33:00Z">
        <w:r>
          <w:rPr>
            <w:lang w:val="en-US"/>
          </w:rPr>
          <w:t xml:space="preserve">Available at: </w:t>
        </w:r>
      </w:ins>
      <w:r>
        <w:rPr>
          <w:rStyle w:val="DOI"/>
          <w:u w:val="single"/>
          <w:shd w:fill="auto" w:val="clear"/>
        </w:rPr>
        <w:t>https://doi.org/10.1001/jamanetworkopen.2023.16545</w:t>
      </w:r>
    </w:p>
    <w:p>
      <w:pPr>
        <w:pStyle w:val="ReferencesBO"/>
        <w:shd w:val="clear" w:color="000000" w:fill="auto"/>
        <w:rPr/>
      </w:pPr>
      <w:bookmarkStart w:id="26" w:name="Hey_et_al__2003"/>
      <w:bookmarkEnd w:id="25"/>
      <w:r>
        <w:rPr>
          <w:rStyle w:val="SurName"/>
          <w:shd w:fill="auto" w:val="clear"/>
        </w:rPr>
        <w:t>Hey</w:t>
      </w:r>
      <w:r>
        <w:rPr>
          <w:rStyle w:val="Author"/>
          <w:shd w:fill="auto" w:val="clear"/>
        </w:rPr>
        <w:t xml:space="preserve">, </w:t>
      </w:r>
      <w:r>
        <w:rPr>
          <w:rStyle w:val="GivenName"/>
          <w:shd w:fill="auto" w:val="clear"/>
        </w:rPr>
        <w:t>T.</w:t>
      </w:r>
      <w:del w:id="822" w:author="Raja Pari" w:date="2025-10-24T17:08:00Z">
        <w:r>
          <w:rPr>
            <w:rStyle w:val="Author"/>
            <w:shd w:fill="auto" w:val="clear"/>
          </w:rPr>
          <w:delText>,</w:delText>
        </w:r>
      </w:del>
      <w:r>
        <w:rPr>
          <w:rStyle w:val="Author"/>
          <w:shd w:fill="auto" w:val="clear"/>
        </w:rPr>
        <w:t xml:space="preserve"> </w:t>
      </w:r>
      <w:del w:id="823" w:author="Raja Pari" w:date="2025-10-24T17:07:00Z">
        <w:r>
          <w:rPr>
            <w:rStyle w:val="Author"/>
            <w:shd w:fill="auto" w:val="clear"/>
          </w:rPr>
          <w:delText>&amp;</w:delText>
        </w:r>
      </w:del>
      <w:ins w:id="824" w:author="Raja Pari" w:date="2025-10-24T17:07:00Z">
        <w:r>
          <w:rPr>
            <w:rStyle w:val="Author"/>
            <w:shd w:fill="auto" w:val="clear"/>
          </w:rPr>
          <w:t>and</w:t>
        </w:r>
      </w:ins>
      <w:r>
        <w:rPr>
          <w:rStyle w:val="Author"/>
          <w:shd w:fill="auto" w:val="clear"/>
        </w:rPr>
        <w:t xml:space="preserve"> </w:t>
      </w:r>
      <w:r>
        <w:rPr>
          <w:rStyle w:val="SurName"/>
          <w:shd w:fill="auto" w:val="clear"/>
        </w:rPr>
        <w:t>Trefethen</w:t>
      </w:r>
      <w:r>
        <w:rPr>
          <w:rStyle w:val="Author"/>
          <w:shd w:fill="auto" w:val="clear"/>
        </w:rPr>
        <w:t xml:space="preserve">, </w:t>
      </w:r>
      <w:r>
        <w:rPr>
          <w:rStyle w:val="GivenName"/>
          <w:shd w:fill="auto" w:val="clear"/>
        </w:rPr>
        <w:t>A</w:t>
      </w:r>
      <w:r>
        <w:rPr>
          <w:rStyle w:val="Author"/>
          <w:shd w:fill="auto" w:val="clear"/>
        </w:rPr>
        <w:t>.</w:t>
      </w:r>
      <w:r>
        <w:rPr/>
        <w:t xml:space="preserve"> </w:t>
      </w:r>
      <w:r>
        <w:rPr>
          <w:rStyle w:val="Year"/>
          <w:shd w:fill="auto" w:val="clear"/>
        </w:rPr>
        <w:t>(2003)</w:t>
      </w:r>
      <w:del w:id="825" w:author="Raja Pari" w:date="2025-10-24T17:10:00Z">
        <w:r>
          <w:rPr/>
          <w:delText>.</w:delText>
        </w:r>
      </w:del>
      <w:r>
        <w:rPr>
          <w:rStyle w:val="ChapTitle"/>
          <w:shd w:fill="auto" w:val="clear"/>
        </w:rPr>
        <w:t xml:space="preserve"> </w:t>
      </w:r>
      <w:ins w:id="826" w:author="Raja Pari" w:date="2025-10-24T17:30:00Z">
        <w:r>
          <w:rPr>
            <w:rStyle w:val="ChapTitle"/>
            <w:shd w:fill="auto" w:val="clear"/>
          </w:rPr>
          <w:t>‘</w:t>
        </w:r>
      </w:ins>
      <w:r>
        <w:rPr>
          <w:rStyle w:val="ChapTitle"/>
          <w:shd w:fill="auto" w:val="clear"/>
        </w:rPr>
        <w:t>The data deluge: An e‐science perspective</w:t>
      </w:r>
      <w:del w:id="827" w:author="Raja Pari" w:date="2025-10-24T19:24:00Z">
        <w:r>
          <w:rPr/>
          <w:delText xml:space="preserve">. </w:delText>
        </w:r>
      </w:del>
      <w:ins w:id="828" w:author="Raja Pari" w:date="2025-10-24T19:24:00Z">
        <w:r>
          <w:rPr/>
          <w:t xml:space="preserve">’, </w:t>
        </w:r>
      </w:ins>
      <w:del w:id="829" w:author="Raja Pari" w:date="2025-10-26T15:23:00Z">
        <w:r>
          <w:rPr/>
          <w:delText>I</w:delText>
        </w:r>
      </w:del>
      <w:ins w:id="830" w:author="Raja Pari" w:date="2025-10-26T15:23:00Z">
        <w:r>
          <w:rPr/>
          <w:t>i</w:t>
        </w:r>
      </w:ins>
      <w:r>
        <w:rPr/>
        <w:t xml:space="preserve">n </w:t>
      </w:r>
      <w:ins w:id="831" w:author="Raja Pari" w:date="2025-10-26T15:23:00Z">
        <w:r>
          <w:rPr/>
          <w:t xml:space="preserve">F. </w:t>
        </w:r>
      </w:ins>
      <w:r>
        <w:rPr/>
        <w:t>Berman</w:t>
      </w:r>
      <w:del w:id="832" w:author="Raja Pari" w:date="2025-10-26T15:23:00Z">
        <w:r>
          <w:rPr/>
          <w:delText>, F.</w:delText>
        </w:r>
      </w:del>
      <w:r>
        <w:rPr/>
        <w:t xml:space="preserve">, </w:t>
      </w:r>
      <w:ins w:id="833" w:author="Raja Pari" w:date="2025-10-26T15:23:00Z">
        <w:r>
          <w:rPr/>
          <w:t xml:space="preserve">G. </w:t>
        </w:r>
      </w:ins>
      <w:r>
        <w:rPr/>
        <w:t>Fox</w:t>
      </w:r>
      <w:del w:id="834" w:author="Raja Pari" w:date="2025-10-26T15:23:00Z">
        <w:r>
          <w:rPr/>
          <w:delText>, G.</w:delText>
        </w:r>
      </w:del>
      <w:del w:id="835" w:author="Raja Pari" w:date="2025-10-24T17:08:00Z">
        <w:r>
          <w:rPr/>
          <w:delText>,</w:delText>
        </w:r>
      </w:del>
      <w:r>
        <w:rPr/>
        <w:t xml:space="preserve"> </w:t>
      </w:r>
      <w:del w:id="836" w:author="Raja Pari" w:date="2025-10-24T17:07:00Z">
        <w:r>
          <w:rPr/>
          <w:delText>&amp;</w:delText>
        </w:r>
      </w:del>
      <w:ins w:id="837" w:author="Raja Pari" w:date="2025-10-24T17:07:00Z">
        <w:r>
          <w:rPr/>
          <w:t>and</w:t>
        </w:r>
      </w:ins>
      <w:r>
        <w:rPr/>
        <w:t xml:space="preserve"> </w:t>
      </w:r>
      <w:ins w:id="838" w:author="Raja Pari" w:date="2025-10-26T15:23:00Z">
        <w:r>
          <w:rPr/>
          <w:t xml:space="preserve">T. </w:t>
        </w:r>
      </w:ins>
      <w:r>
        <w:rPr/>
        <w:t>Hey</w:t>
      </w:r>
      <w:del w:id="839" w:author="Raja Pari" w:date="2025-10-26T15:23:00Z">
        <w:r>
          <w:rPr/>
          <w:delText>, T.</w:delText>
        </w:r>
      </w:del>
      <w:r>
        <w:rPr/>
        <w:t xml:space="preserve"> (</w:t>
      </w:r>
      <w:del w:id="840" w:author="Raja Pari" w:date="2025-10-26T15:23:00Z">
        <w:r>
          <w:rPr/>
          <w:delText>E</w:delText>
        </w:r>
      </w:del>
      <w:ins w:id="841" w:author="Raja Pari" w:date="2025-10-26T15:23:00Z">
        <w:r>
          <w:rPr/>
          <w:t>e</w:t>
        </w:r>
      </w:ins>
      <w:r>
        <w:rPr/>
        <w:t xml:space="preserve">ds.) </w:t>
      </w:r>
      <w:r>
        <w:rPr>
          <w:rStyle w:val="BookTitle"/>
          <w:i/>
          <w:shd w:fill="auto" w:val="clear"/>
        </w:rPr>
        <w:t>Grid computing: Making the global infrastructure a reality</w:t>
      </w:r>
      <w:r>
        <w:rPr/>
        <w:t xml:space="preserve">, </w:t>
      </w:r>
      <w:del w:id="842" w:author="Raja Pari" w:date="2025-10-26T15:24:00Z">
        <w:r>
          <w:rPr/>
          <w:delText>(</w:delText>
        </w:r>
      </w:del>
      <w:r>
        <w:rPr>
          <w:rStyle w:val="Edn"/>
          <w:shd w:fill="auto" w:val="clear"/>
        </w:rPr>
        <w:t>1st ed</w:t>
      </w:r>
      <w:r>
        <w:rPr/>
        <w:t>.</w:t>
      </w:r>
      <w:moveFromRangeStart w:id="27" w:author="Raja Pari" w:date="2025-10-26T15:24:00Z" w:name="move212384677"/>
      <w:moveFrom w:id="843" w:author="Raja Pari" w:date="2025-10-26T15:24:00Z">
        <w:r>
          <w:rPr/>
          <w:t xml:space="preserve">, pp. </w:t>
        </w:r>
      </w:moveFrom>
      <w:moveFrom w:id="844" w:author="Raja Pari" w:date="2025-10-26T15:24:00Z">
        <w:r>
          <w:rPr>
            <w:rStyle w:val="FirstPage"/>
            <w:shd w:fill="auto" w:val="clear"/>
          </w:rPr>
          <w:t>809</w:t>
        </w:r>
      </w:moveFrom>
      <w:moveFrom w:id="845" w:author="Raja Pari" w:date="2025-10-26T15:24:00Z">
        <w:r>
          <w:rPr/>
          <w:t>–</w:t>
        </w:r>
      </w:moveFrom>
      <w:moveFrom w:id="846" w:author="Raja Pari" w:date="2025-10-26T15:24:00Z">
        <w:r>
          <w:rPr>
            <w:rStyle w:val="LastPage"/>
            <w:shd w:fill="auto" w:val="clear"/>
          </w:rPr>
          <w:t>824</w:t>
        </w:r>
      </w:moveFrom>
      <w:del w:id="847" w:author="Raja Pari" w:date="2025-10-26T15:24:00Z">
        <w:r>
          <w:rPr/>
          <w:delText>).</w:delText>
        </w:r>
      </w:del>
      <w:moveFromRangeEnd w:id="27"/>
      <w:r>
        <w:rPr/>
        <w:t xml:space="preserve"> </w:t>
      </w:r>
      <w:ins w:id="848" w:author="Raja Pari" w:date="2025-10-26T15:27:00Z">
        <w:r>
          <w:rPr/>
          <w:t xml:space="preserve">Chichester, UK: </w:t>
        </w:r>
      </w:ins>
      <w:r>
        <w:rPr>
          <w:rStyle w:val="Pub-Name"/>
          <w:shd w:fill="auto" w:val="clear"/>
        </w:rPr>
        <w:t>Wiley</w:t>
      </w:r>
      <w:moveToRangeStart w:id="28" w:author="Raja Pari" w:date="2025-10-26T15:24:00Z" w:name="move212384677"/>
      <w:moveTo w:id="849" w:author="Raja Pari" w:date="2025-10-26T15:24:00Z">
        <w:r>
          <w:rPr/>
          <w:t xml:space="preserve">, pp. </w:t>
        </w:r>
      </w:moveTo>
      <w:moveTo w:id="850" w:author="Raja Pari" w:date="2025-10-26T15:24:00Z">
        <w:r>
          <w:rPr>
            <w:rStyle w:val="FirstPage"/>
            <w:shd w:fill="auto" w:val="clear"/>
          </w:rPr>
          <w:t>809</w:t>
        </w:r>
      </w:moveTo>
      <w:moveTo w:id="851" w:author="Raja Pari" w:date="2025-10-26T15:24:00Z">
        <w:r>
          <w:rPr/>
          <w:t>–</w:t>
        </w:r>
      </w:moveTo>
      <w:moveTo w:id="852" w:author="Raja Pari" w:date="2025-10-26T15:24:00Z">
        <w:r>
          <w:rPr>
            <w:rStyle w:val="LastPage"/>
            <w:shd w:fill="auto" w:val="clear"/>
          </w:rPr>
          <w:t>824</w:t>
        </w:r>
      </w:moveTo>
      <w:r>
        <w:rPr/>
        <w:t xml:space="preserve">. </w:t>
      </w:r>
      <w:moveToRangeEnd w:id="28"/>
      <w:ins w:id="853" w:author="Raja Pari" w:date="2025-10-24T19:33:00Z">
        <w:r>
          <w:rPr/>
          <w:t xml:space="preserve">Available at: </w:t>
        </w:r>
      </w:ins>
      <w:r>
        <w:rPr>
          <w:rStyle w:val="DOI"/>
          <w:u w:val="single"/>
          <w:shd w:fill="auto" w:val="clear"/>
        </w:rPr>
        <w:t>https://doi.org/10.1002/0470867167</w:t>
      </w:r>
    </w:p>
    <w:p>
      <w:pPr>
        <w:pStyle w:val="ReferencesWE"/>
        <w:shd w:val="clear" w:color="000000" w:fill="auto"/>
        <w:rPr>
          <w:lang w:val="en-US"/>
        </w:rPr>
      </w:pPr>
      <w:bookmarkStart w:id="29" w:name="Jamieson_2013"/>
      <w:bookmarkEnd w:id="26"/>
      <w:r>
        <w:rPr>
          <w:rStyle w:val="SurName"/>
          <w:shd w:fill="auto" w:val="clear"/>
        </w:rPr>
        <w:t>Jamieson</w:t>
      </w:r>
      <w:r>
        <w:rPr>
          <w:rStyle w:val="Author"/>
          <w:shd w:fill="auto" w:val="clear"/>
        </w:rPr>
        <w:t xml:space="preserve">, </w:t>
      </w:r>
      <w:r>
        <w:rPr>
          <w:rStyle w:val="GivenName"/>
          <w:shd w:fill="auto" w:val="clear"/>
        </w:rPr>
        <w:t>C</w:t>
      </w:r>
      <w:r>
        <w:rPr>
          <w:rStyle w:val="Author"/>
          <w:shd w:fill="auto" w:val="clear"/>
        </w:rPr>
        <w:t>.</w:t>
      </w:r>
      <w:r>
        <w:rPr>
          <w:lang w:val="en-US"/>
        </w:rPr>
        <w:t xml:space="preserve"> (</w:t>
      </w:r>
      <w:r>
        <w:rPr>
          <w:rStyle w:val="Year"/>
          <w:shd w:fill="auto" w:val="clear"/>
        </w:rPr>
        <w:t>2013</w:t>
      </w:r>
      <w:r>
        <w:rPr>
          <w:lang w:val="en-US"/>
        </w:rPr>
        <w:t>, February)</w:t>
      </w:r>
      <w:del w:id="854" w:author="Raja Pari" w:date="2025-10-24T17:10:00Z">
        <w:r>
          <w:rPr>
            <w:lang w:val="en-US"/>
          </w:rPr>
          <w:delText>.</w:delText>
        </w:r>
      </w:del>
      <w:r>
        <w:rPr>
          <w:lang w:val="en-US"/>
        </w:rPr>
        <w:t xml:space="preserve"> </w:t>
      </w:r>
      <w:ins w:id="855" w:author="Raja Pari" w:date="2025-10-24T17:30:00Z">
        <w:r>
          <w:rPr>
            <w:lang w:val="en-US"/>
          </w:rPr>
          <w:t>‘</w:t>
        </w:r>
      </w:ins>
      <w:r>
        <w:rPr>
          <w:lang w:val="en-US"/>
        </w:rPr>
        <w:t>Gun violence research: History of the federal funding freeze</w:t>
      </w:r>
      <w:del w:id="856" w:author="Raja Pari" w:date="2025-10-24T19:24:00Z">
        <w:r>
          <w:rPr>
            <w:lang w:val="en-US"/>
          </w:rPr>
          <w:delText xml:space="preserve">. </w:delText>
        </w:r>
      </w:del>
      <w:ins w:id="857" w:author="Raja Pari" w:date="2025-10-24T19:24:00Z">
        <w:r>
          <w:rPr>
            <w:lang w:val="en-US"/>
          </w:rPr>
          <w:t xml:space="preserve">’, </w:t>
        </w:r>
      </w:ins>
      <w:r>
        <w:rPr>
          <w:rStyle w:val="JournalTitle"/>
          <w:i/>
          <w:shd w:fill="auto" w:val="clear"/>
        </w:rPr>
        <w:t>Psychological Science Agenda</w:t>
      </w:r>
      <w:r>
        <w:rPr>
          <w:lang w:val="en-US"/>
        </w:rPr>
        <w:t xml:space="preserve">. </w:t>
      </w:r>
      <w:ins w:id="858" w:author="Raja Pari" w:date="2025-10-24T19:33:00Z">
        <w:r>
          <w:rPr>
            <w:lang w:val="en-US"/>
          </w:rPr>
          <w:t xml:space="preserve">Available at: </w:t>
        </w:r>
      </w:ins>
      <w:r>
        <w:rPr>
          <w:lang w:val="en-US"/>
        </w:rPr>
        <w:t>http:/</w:t>
      </w:r>
      <w:r>
        <w:rPr>
          <w:rStyle w:val="Web"/>
          <w:u w:val="single"/>
          <w:shd w:fill="auto" w:val="clear"/>
        </w:rPr>
        <w:t>www.apa.org/science/about/psa/2013/02/gun-violence.aspx</w:t>
      </w:r>
    </w:p>
    <w:p>
      <w:pPr>
        <w:pStyle w:val="ReferencesJN"/>
        <w:shd w:val="clear" w:color="000000" w:fill="auto"/>
        <w:rPr>
          <w:lang w:val="en-US"/>
        </w:rPr>
      </w:pPr>
      <w:bookmarkStart w:id="30" w:name="Kellermann_et_al__1993"/>
      <w:bookmarkEnd w:id="29"/>
      <w:r>
        <w:rPr>
          <w:rStyle w:val="SurName"/>
          <w:shd w:fill="auto" w:val="clear"/>
        </w:rPr>
        <w:t>Kellermann</w:t>
      </w:r>
      <w:r>
        <w:rPr>
          <w:rStyle w:val="Author"/>
          <w:shd w:fill="auto" w:val="clear"/>
        </w:rPr>
        <w:t xml:space="preserve">, </w:t>
      </w:r>
      <w:r>
        <w:rPr>
          <w:rStyle w:val="GivenName"/>
          <w:shd w:fill="auto" w:val="clear"/>
        </w:rPr>
        <w:t>A.</w:t>
      </w:r>
      <w:del w:id="859" w:author="Raja Pari" w:date="2025-10-24T17:05:00Z">
        <w:r>
          <w:rPr>
            <w:rStyle w:val="GivenName"/>
            <w:shd w:fill="auto" w:val="clear"/>
          </w:rPr>
          <w:delText xml:space="preserve"> </w:delText>
        </w:r>
      </w:del>
      <w:r>
        <w:rPr>
          <w:rStyle w:val="GivenName"/>
          <w:shd w:fill="auto" w:val="clear"/>
        </w:rPr>
        <w:t>L.</w:t>
      </w:r>
      <w:r>
        <w:rPr>
          <w:rStyle w:val="Author"/>
          <w:shd w:fill="auto" w:val="clear"/>
        </w:rPr>
        <w:t xml:space="preserve">, </w:t>
      </w:r>
      <w:r>
        <w:rPr>
          <w:rStyle w:val="SurName"/>
          <w:shd w:fill="auto" w:val="clear"/>
        </w:rPr>
        <w:t>Rivara</w:t>
      </w:r>
      <w:r>
        <w:rPr>
          <w:rStyle w:val="Author"/>
          <w:shd w:fill="auto" w:val="clear"/>
        </w:rPr>
        <w:t xml:space="preserve">, </w:t>
      </w:r>
      <w:r>
        <w:rPr>
          <w:rStyle w:val="GivenName"/>
          <w:shd w:fill="auto" w:val="clear"/>
        </w:rPr>
        <w:t>F.</w:t>
      </w:r>
      <w:del w:id="860" w:author="Raja Pari" w:date="2025-10-24T17:05:00Z">
        <w:r>
          <w:rPr>
            <w:rStyle w:val="GivenName"/>
            <w:shd w:fill="auto" w:val="clear"/>
          </w:rPr>
          <w:delText xml:space="preserve"> </w:delText>
        </w:r>
      </w:del>
      <w:r>
        <w:rPr>
          <w:rStyle w:val="GivenName"/>
          <w:shd w:fill="auto" w:val="clear"/>
        </w:rPr>
        <w:t>P.</w:t>
      </w:r>
      <w:r>
        <w:rPr>
          <w:rStyle w:val="Author"/>
          <w:shd w:fill="auto" w:val="clear"/>
        </w:rPr>
        <w:t xml:space="preserve">, </w:t>
      </w:r>
      <w:r>
        <w:rPr>
          <w:rStyle w:val="SurName"/>
          <w:shd w:fill="auto" w:val="clear"/>
        </w:rPr>
        <w:t>Rushforth</w:t>
      </w:r>
      <w:r>
        <w:rPr>
          <w:rStyle w:val="Author"/>
          <w:shd w:fill="auto" w:val="clear"/>
        </w:rPr>
        <w:t xml:space="preserve">, </w:t>
      </w:r>
      <w:r>
        <w:rPr>
          <w:rStyle w:val="GivenName"/>
          <w:shd w:fill="auto" w:val="clear"/>
        </w:rPr>
        <w:t>N.</w:t>
      </w:r>
      <w:del w:id="861" w:author="Raja Pari" w:date="2025-10-24T17:05:00Z">
        <w:r>
          <w:rPr>
            <w:rStyle w:val="GivenName"/>
            <w:shd w:fill="auto" w:val="clear"/>
          </w:rPr>
          <w:delText xml:space="preserve"> </w:delText>
        </w:r>
      </w:del>
      <w:r>
        <w:rPr>
          <w:rStyle w:val="GivenName"/>
          <w:shd w:fill="auto" w:val="clear"/>
        </w:rPr>
        <w:t>B.</w:t>
      </w:r>
      <w:r>
        <w:rPr>
          <w:rStyle w:val="Author"/>
          <w:shd w:fill="auto" w:val="clear"/>
        </w:rPr>
        <w:t xml:space="preserve">, </w:t>
      </w:r>
      <w:r>
        <w:rPr>
          <w:rStyle w:val="SurName"/>
          <w:shd w:fill="auto" w:val="clear"/>
        </w:rPr>
        <w:t>Banton</w:t>
      </w:r>
      <w:r>
        <w:rPr>
          <w:rStyle w:val="Author"/>
          <w:shd w:fill="auto" w:val="clear"/>
        </w:rPr>
        <w:t xml:space="preserve">, </w:t>
      </w:r>
      <w:r>
        <w:rPr>
          <w:rStyle w:val="GivenName"/>
          <w:shd w:fill="auto" w:val="clear"/>
        </w:rPr>
        <w:t>J.</w:t>
      </w:r>
      <w:del w:id="862" w:author="Raja Pari" w:date="2025-10-24T17:05:00Z">
        <w:r>
          <w:rPr>
            <w:rStyle w:val="GivenName"/>
            <w:shd w:fill="auto" w:val="clear"/>
          </w:rPr>
          <w:delText xml:space="preserve"> </w:delText>
        </w:r>
      </w:del>
      <w:r>
        <w:rPr>
          <w:rStyle w:val="GivenName"/>
          <w:shd w:fill="auto" w:val="clear"/>
        </w:rPr>
        <w:t>G.</w:t>
      </w:r>
      <w:r>
        <w:rPr>
          <w:rStyle w:val="Author"/>
          <w:shd w:fill="auto" w:val="clear"/>
        </w:rPr>
        <w:t xml:space="preserve">, </w:t>
      </w:r>
      <w:r>
        <w:rPr>
          <w:rStyle w:val="SurName"/>
          <w:shd w:fill="auto" w:val="clear"/>
        </w:rPr>
        <w:t>Reay</w:t>
      </w:r>
      <w:r>
        <w:rPr>
          <w:rStyle w:val="Author"/>
          <w:shd w:fill="auto" w:val="clear"/>
        </w:rPr>
        <w:t xml:space="preserve">, </w:t>
      </w:r>
      <w:r>
        <w:rPr>
          <w:rStyle w:val="GivenName"/>
          <w:shd w:fill="auto" w:val="clear"/>
        </w:rPr>
        <w:t>D.</w:t>
      </w:r>
      <w:del w:id="863" w:author="Raja Pari" w:date="2025-10-24T17:05:00Z">
        <w:r>
          <w:rPr>
            <w:rStyle w:val="GivenName"/>
            <w:shd w:fill="auto" w:val="clear"/>
          </w:rPr>
          <w:delText xml:space="preserve"> </w:delText>
        </w:r>
      </w:del>
      <w:r>
        <w:rPr>
          <w:rStyle w:val="GivenName"/>
          <w:shd w:fill="auto" w:val="clear"/>
        </w:rPr>
        <w:t>T.</w:t>
      </w:r>
      <w:r>
        <w:rPr>
          <w:rStyle w:val="Author"/>
          <w:shd w:fill="auto" w:val="clear"/>
        </w:rPr>
        <w:t xml:space="preserve">, </w:t>
      </w:r>
      <w:r>
        <w:rPr>
          <w:rStyle w:val="SurName"/>
          <w:shd w:fill="auto" w:val="clear"/>
        </w:rPr>
        <w:t>Francisco</w:t>
      </w:r>
      <w:r>
        <w:rPr>
          <w:rStyle w:val="Author"/>
          <w:shd w:fill="auto" w:val="clear"/>
        </w:rPr>
        <w:t xml:space="preserve">, </w:t>
      </w:r>
      <w:r>
        <w:rPr>
          <w:rStyle w:val="GivenName"/>
          <w:shd w:fill="auto" w:val="clear"/>
        </w:rPr>
        <w:t>J.</w:t>
      </w:r>
      <w:del w:id="864" w:author="Raja Pari" w:date="2025-10-24T17:05:00Z">
        <w:r>
          <w:rPr>
            <w:rStyle w:val="GivenName"/>
            <w:shd w:fill="auto" w:val="clear"/>
          </w:rPr>
          <w:delText xml:space="preserve"> </w:delText>
        </w:r>
      </w:del>
      <w:r>
        <w:rPr>
          <w:rStyle w:val="GivenName"/>
          <w:shd w:fill="auto" w:val="clear"/>
        </w:rPr>
        <w:t>T.</w:t>
      </w:r>
      <w:del w:id="865" w:author="Raja Pari" w:date="2025-10-24T17:16:00Z">
        <w:r>
          <w:rPr>
            <w:rStyle w:val="Author"/>
            <w:shd w:fill="auto" w:val="clear"/>
          </w:rPr>
          <w:delText xml:space="preserve">, </w:delText>
        </w:r>
      </w:del>
      <w:del w:id="866" w:author="Raja Pari" w:date="2025-10-24T17:16:00Z">
        <w:r>
          <w:rPr>
            <w:rStyle w:val="SurName"/>
            <w:shd w:fill="auto" w:val="clear"/>
          </w:rPr>
          <w:delText>Locci</w:delText>
        </w:r>
      </w:del>
      <w:del w:id="867" w:author="Raja Pari" w:date="2025-10-24T17:16:00Z">
        <w:r>
          <w:rPr>
            <w:rStyle w:val="Author"/>
            <w:shd w:fill="auto" w:val="clear"/>
          </w:rPr>
          <w:delText xml:space="preserve">, </w:delText>
        </w:r>
      </w:del>
      <w:del w:id="868" w:author="Raja Pari" w:date="2025-10-24T17:16:00Z">
        <w:r>
          <w:rPr>
            <w:rStyle w:val="GivenName"/>
            <w:shd w:fill="auto" w:val="clear"/>
          </w:rPr>
          <w:delText>A.</w:delText>
        </w:r>
      </w:del>
      <w:del w:id="869" w:author="Raja Pari" w:date="2025-10-24T17:05:00Z">
        <w:r>
          <w:rPr>
            <w:rStyle w:val="GivenName"/>
            <w:shd w:fill="auto" w:val="clear"/>
          </w:rPr>
          <w:delText xml:space="preserve"> </w:delText>
        </w:r>
      </w:del>
      <w:del w:id="870" w:author="Raja Pari" w:date="2025-10-24T17:16:00Z">
        <w:r>
          <w:rPr>
            <w:rStyle w:val="GivenName"/>
            <w:shd w:fill="auto" w:val="clear"/>
          </w:rPr>
          <w:delText>B.</w:delText>
        </w:r>
      </w:del>
      <w:del w:id="871" w:author="Raja Pari" w:date="2025-10-24T17:16:00Z">
        <w:r>
          <w:rPr>
            <w:rStyle w:val="Author"/>
            <w:shd w:fill="auto" w:val="clear"/>
          </w:rPr>
          <w:delText xml:space="preserve">, </w:delText>
        </w:r>
      </w:del>
      <w:del w:id="872" w:author="Raja Pari" w:date="2025-10-24T17:16:00Z">
        <w:r>
          <w:rPr>
            <w:rStyle w:val="SurName"/>
            <w:shd w:fill="auto" w:val="clear"/>
          </w:rPr>
          <w:delText>Prodzinski</w:delText>
        </w:r>
      </w:del>
      <w:del w:id="873" w:author="Raja Pari" w:date="2025-10-24T17:16:00Z">
        <w:r>
          <w:rPr>
            <w:rStyle w:val="Author"/>
            <w:shd w:fill="auto" w:val="clear"/>
          </w:rPr>
          <w:delText xml:space="preserve">, </w:delText>
        </w:r>
      </w:del>
      <w:del w:id="874" w:author="Raja Pari" w:date="2025-10-24T17:16:00Z">
        <w:r>
          <w:rPr>
            <w:rStyle w:val="GivenName"/>
            <w:shd w:fill="auto" w:val="clear"/>
          </w:rPr>
          <w:delText>J.</w:delText>
        </w:r>
      </w:del>
      <w:del w:id="875" w:author="Raja Pari" w:date="2025-10-24T17:16:00Z">
        <w:r>
          <w:rPr>
            <w:rStyle w:val="Author"/>
            <w:shd w:fill="auto" w:val="clear"/>
          </w:rPr>
          <w:delText xml:space="preserve">, </w:delText>
        </w:r>
      </w:del>
      <w:del w:id="876" w:author="Raja Pari" w:date="2025-10-24T17:16:00Z">
        <w:r>
          <w:rPr>
            <w:rStyle w:val="SurName"/>
            <w:shd w:fill="auto" w:val="clear"/>
          </w:rPr>
          <w:delText>Hackman</w:delText>
        </w:r>
      </w:del>
      <w:del w:id="877" w:author="Raja Pari" w:date="2025-10-24T17:16:00Z">
        <w:r>
          <w:rPr>
            <w:rStyle w:val="Author"/>
            <w:shd w:fill="auto" w:val="clear"/>
          </w:rPr>
          <w:delText xml:space="preserve">, </w:delText>
        </w:r>
      </w:del>
      <w:del w:id="878" w:author="Raja Pari" w:date="2025-10-24T17:16:00Z">
        <w:r>
          <w:rPr>
            <w:rStyle w:val="GivenName"/>
            <w:shd w:fill="auto" w:val="clear"/>
          </w:rPr>
          <w:delText>B.</w:delText>
        </w:r>
      </w:del>
      <w:del w:id="879" w:author="Raja Pari" w:date="2025-10-24T17:05:00Z">
        <w:r>
          <w:rPr>
            <w:rStyle w:val="GivenName"/>
            <w:shd w:fill="auto" w:val="clear"/>
          </w:rPr>
          <w:delText xml:space="preserve"> </w:delText>
        </w:r>
      </w:del>
      <w:del w:id="880" w:author="Raja Pari" w:date="2025-10-24T17:16:00Z">
        <w:r>
          <w:rPr>
            <w:rStyle w:val="GivenName"/>
            <w:shd w:fill="auto" w:val="clear"/>
          </w:rPr>
          <w:delText>B.</w:delText>
        </w:r>
      </w:del>
      <w:del w:id="881" w:author="Raja Pari" w:date="2025-10-24T17:08:00Z">
        <w:r>
          <w:rPr>
            <w:rStyle w:val="Author"/>
            <w:shd w:fill="auto" w:val="clear"/>
          </w:rPr>
          <w:delText>,</w:delText>
        </w:r>
      </w:del>
      <w:del w:id="882" w:author="Raja Pari" w:date="2025-10-24T17:16:00Z">
        <w:r>
          <w:rPr>
            <w:rStyle w:val="Author"/>
            <w:shd w:fill="auto" w:val="clear"/>
          </w:rPr>
          <w:delText xml:space="preserve"> </w:delText>
        </w:r>
      </w:del>
      <w:del w:id="883" w:author="Raja Pari" w:date="2025-10-24T17:07:00Z">
        <w:r>
          <w:rPr>
            <w:rStyle w:val="Author"/>
            <w:shd w:fill="auto" w:val="clear"/>
          </w:rPr>
          <w:delText>&amp;</w:delText>
        </w:r>
      </w:del>
      <w:del w:id="884" w:author="Raja Pari" w:date="2025-10-24T17:16:00Z">
        <w:r>
          <w:rPr>
            <w:rStyle w:val="Author"/>
            <w:shd w:fill="auto" w:val="clear"/>
          </w:rPr>
          <w:delText xml:space="preserve"> </w:delText>
        </w:r>
      </w:del>
      <w:del w:id="885" w:author="Raja Pari" w:date="2025-10-24T17:16:00Z">
        <w:r>
          <w:rPr>
            <w:rStyle w:val="SurName"/>
            <w:shd w:fill="auto" w:val="clear"/>
          </w:rPr>
          <w:delText>Somes</w:delText>
        </w:r>
      </w:del>
      <w:del w:id="886" w:author="Raja Pari" w:date="2025-10-24T17:16:00Z">
        <w:r>
          <w:rPr>
            <w:rStyle w:val="Author"/>
            <w:shd w:fill="auto" w:val="clear"/>
          </w:rPr>
          <w:delText xml:space="preserve">, </w:delText>
        </w:r>
      </w:del>
      <w:del w:id="887" w:author="Raja Pari" w:date="2025-10-24T17:16:00Z">
        <w:r>
          <w:rPr>
            <w:rStyle w:val="GivenName"/>
            <w:shd w:fill="auto" w:val="clear"/>
          </w:rPr>
          <w:delText>G</w:delText>
        </w:r>
      </w:del>
      <w:ins w:id="888" w:author="Raja Pari" w:date="2025-10-24T17:16:00Z">
        <w:r>
          <w:rPr>
            <w:rStyle w:val="Author"/>
            <w:shd w:fill="auto" w:val="clear"/>
          </w:rPr>
          <w:t xml:space="preserve"> </w:t>
        </w:r>
      </w:ins>
      <w:ins w:id="889" w:author="Raja Pari" w:date="2025-10-24T17:16:00Z">
        <w:r>
          <w:rPr>
            <w:rStyle w:val="Author"/>
            <w:i/>
            <w:iCs/>
            <w:shd w:fill="auto" w:val="clear"/>
            <w:rPrChange w:id="0" w:author="Raja Pari" w:date="2025-10-24T17:16:00Z">
              <w:rPr>
                <w:rStyle w:val="Author"/>
                <w:shd w:fill="auto" w:val="clear"/>
              </w:rPr>
            </w:rPrChange>
          </w:rPr>
          <w:t>et al</w:t>
        </w:r>
      </w:ins>
      <w:r>
        <w:rPr>
          <w:rStyle w:val="Author"/>
          <w:i/>
          <w:iCs/>
          <w:shd w:fill="auto" w:val="clear"/>
          <w:rPrChange w:id="0" w:author="Raja Pari" w:date="2025-10-24T17:16:00Z">
            <w:rPr>
              <w:rStyle w:val="Author"/>
              <w:shd w:fill="auto" w:val="clear"/>
            </w:rPr>
          </w:rPrChange>
        </w:rPr>
        <w:t>.</w:t>
      </w:r>
      <w:r>
        <w:rPr>
          <w:lang w:val="en-US"/>
        </w:rPr>
        <w:t xml:space="preserve"> </w:t>
      </w:r>
      <w:r>
        <w:rPr>
          <w:rStyle w:val="Year"/>
          <w:shd w:fill="auto" w:val="clear"/>
        </w:rPr>
        <w:t>(1993)</w:t>
      </w:r>
      <w:del w:id="892" w:author="Raja Pari" w:date="2025-10-24T17:10:00Z">
        <w:r>
          <w:rPr>
            <w:lang w:val="en-US"/>
          </w:rPr>
          <w:delText>.</w:delText>
        </w:r>
      </w:del>
      <w:r>
        <w:rPr>
          <w:rStyle w:val="ArtlTitle"/>
          <w:shd w:fill="auto" w:val="clear"/>
        </w:rPr>
        <w:t xml:space="preserve"> </w:t>
      </w:r>
      <w:ins w:id="893" w:author="Raja Pari" w:date="2025-10-24T17:30:00Z">
        <w:r>
          <w:rPr>
            <w:rStyle w:val="ArtlTitle"/>
            <w:shd w:fill="auto" w:val="clear"/>
          </w:rPr>
          <w:t>‘</w:t>
        </w:r>
      </w:ins>
      <w:r>
        <w:rPr>
          <w:rStyle w:val="ArtlTitle"/>
          <w:shd w:fill="auto" w:val="clear"/>
        </w:rPr>
        <w:t>Gun ownership as a risk factor for homicide in the home</w:t>
      </w:r>
      <w:del w:id="894" w:author="Raja Pari" w:date="2025-10-24T19:24:00Z">
        <w:r>
          <w:rPr>
            <w:rStyle w:val="ArtlTitle"/>
            <w:shd w:fill="auto" w:val="clear"/>
          </w:rPr>
          <w:delText>.</w:delText>
        </w:r>
      </w:del>
      <w:del w:id="895" w:author="Raja Pari" w:date="2025-10-24T19:24:00Z">
        <w:r>
          <w:rPr>
            <w:lang w:val="en-US"/>
          </w:rPr>
          <w:delText xml:space="preserve"> </w:delText>
        </w:r>
      </w:del>
      <w:ins w:id="896" w:author="Raja Pari" w:date="2025-10-24T19:24:00Z">
        <w:r>
          <w:rPr>
            <w:rStyle w:val="ArtlTitle"/>
            <w:shd w:fill="auto" w:val="clear"/>
          </w:rPr>
          <w:t xml:space="preserve">’, </w:t>
        </w:r>
      </w:ins>
      <w:r>
        <w:rPr>
          <w:rStyle w:val="JournalTitle"/>
          <w:i/>
          <w:shd w:fill="auto" w:val="clear"/>
        </w:rPr>
        <w:t>New England Journal of Medicine</w:t>
      </w:r>
      <w:r>
        <w:rPr>
          <w:lang w:val="en-US"/>
        </w:rPr>
        <w:t xml:space="preserve">, </w:t>
      </w:r>
      <w:r>
        <w:rPr>
          <w:rStyle w:val="Volume"/>
          <w:iCs/>
          <w:shd w:fill="auto" w:val="clear"/>
          <w:rPrChange w:id="0" w:author="Raja Pari" w:date="2025-10-24T19:27:00Z">
            <w:rPr>
              <w:rStyle w:val="Volume"/>
              <w:i/>
              <w:shd w:fill="auto" w:val="clear"/>
            </w:rPr>
          </w:rPrChange>
        </w:rPr>
        <w:t>329</w:t>
      </w:r>
      <w:r>
        <w:rPr>
          <w:lang w:val="en-US"/>
        </w:rPr>
        <w:t>(</w:t>
      </w:r>
      <w:r>
        <w:rPr>
          <w:rStyle w:val="Issue"/>
          <w:shd w:fill="auto" w:val="clear"/>
        </w:rPr>
        <w:t>15</w:t>
      </w:r>
      <w:r>
        <w:rPr>
          <w:lang w:val="en-US"/>
        </w:rPr>
        <w:t xml:space="preserve">), </w:t>
      </w:r>
      <w:ins w:id="898" w:author="Raja Pari" w:date="2025-10-24T19:30:00Z">
        <w:r>
          <w:rPr>
            <w:lang w:val="en-US"/>
          </w:rPr>
          <w:t xml:space="preserve">pp. </w:t>
        </w:r>
      </w:ins>
      <w:r>
        <w:rPr>
          <w:rStyle w:val="FirstPage"/>
          <w:shd w:fill="auto" w:val="clear"/>
        </w:rPr>
        <w:t>1084</w:t>
      </w:r>
      <w:r>
        <w:rPr>
          <w:lang w:val="en-US"/>
        </w:rPr>
        <w:t>–</w:t>
      </w:r>
      <w:r>
        <w:rPr>
          <w:rStyle w:val="LastPage"/>
          <w:shd w:fill="auto" w:val="clear"/>
        </w:rPr>
        <w:t>1091</w:t>
      </w:r>
      <w:r>
        <w:rPr>
          <w:lang w:val="en-US"/>
        </w:rPr>
        <w:t xml:space="preserve">. </w:t>
      </w:r>
      <w:ins w:id="899" w:author="Raja Pari" w:date="2025-10-24T19:33:00Z">
        <w:r>
          <w:rPr>
            <w:lang w:val="en-US"/>
          </w:rPr>
          <w:t xml:space="preserve">Available at: </w:t>
        </w:r>
      </w:ins>
      <w:r>
        <w:rPr>
          <w:rStyle w:val="DOI"/>
          <w:u w:val="single"/>
          <w:shd w:fill="auto" w:val="clear"/>
        </w:rPr>
        <w:t>https://doi.org/10.1056/NEJM199310073291506</w:t>
      </w:r>
    </w:p>
    <w:p>
      <w:pPr>
        <w:pStyle w:val="ReferencesJN"/>
        <w:shd w:val="clear" w:color="000000" w:fill="auto"/>
        <w:rPr>
          <w:lang w:val="en-US"/>
        </w:rPr>
      </w:pPr>
      <w:bookmarkStart w:id="31" w:name="Korstjens_et_al__2018"/>
      <w:bookmarkEnd w:id="30"/>
      <w:r>
        <w:rPr>
          <w:rStyle w:val="SurName"/>
          <w:shd w:fill="auto" w:val="clear"/>
        </w:rPr>
        <w:t>Korstjens</w:t>
      </w:r>
      <w:r>
        <w:rPr>
          <w:rStyle w:val="Author"/>
          <w:shd w:fill="auto" w:val="clear"/>
        </w:rPr>
        <w:t xml:space="preserve">, </w:t>
      </w:r>
      <w:r>
        <w:rPr>
          <w:rStyle w:val="GivenName"/>
          <w:shd w:fill="auto" w:val="clear"/>
        </w:rPr>
        <w:t>I.</w:t>
      </w:r>
      <w:del w:id="900" w:author="Raja Pari" w:date="2025-10-24T17:08:00Z">
        <w:r>
          <w:rPr>
            <w:rStyle w:val="Author"/>
            <w:shd w:fill="auto" w:val="clear"/>
          </w:rPr>
          <w:delText>,</w:delText>
        </w:r>
      </w:del>
      <w:r>
        <w:rPr>
          <w:rStyle w:val="Author"/>
          <w:shd w:fill="auto" w:val="clear"/>
        </w:rPr>
        <w:t xml:space="preserve"> </w:t>
      </w:r>
      <w:del w:id="901" w:author="Raja Pari" w:date="2025-10-24T17:07:00Z">
        <w:r>
          <w:rPr>
            <w:rStyle w:val="Author"/>
            <w:shd w:fill="auto" w:val="clear"/>
          </w:rPr>
          <w:delText>&amp;</w:delText>
        </w:r>
      </w:del>
      <w:ins w:id="902" w:author="Raja Pari" w:date="2025-10-24T17:07:00Z">
        <w:r>
          <w:rPr>
            <w:rStyle w:val="Author"/>
            <w:shd w:fill="auto" w:val="clear"/>
          </w:rPr>
          <w:t>and</w:t>
        </w:r>
      </w:ins>
      <w:r>
        <w:rPr>
          <w:rStyle w:val="Author"/>
          <w:shd w:fill="auto" w:val="clear"/>
        </w:rPr>
        <w:t xml:space="preserve"> </w:t>
      </w:r>
      <w:r>
        <w:rPr>
          <w:rStyle w:val="SurName"/>
          <w:shd w:fill="auto" w:val="clear"/>
        </w:rPr>
        <w:t>Moser</w:t>
      </w:r>
      <w:r>
        <w:rPr>
          <w:rStyle w:val="Author"/>
          <w:shd w:fill="auto" w:val="clear"/>
        </w:rPr>
        <w:t xml:space="preserve">, </w:t>
      </w:r>
      <w:r>
        <w:rPr>
          <w:rStyle w:val="GivenName"/>
          <w:shd w:fill="auto" w:val="clear"/>
        </w:rPr>
        <w:t>A</w:t>
      </w:r>
      <w:r>
        <w:rPr>
          <w:rStyle w:val="Author"/>
          <w:shd w:fill="auto" w:val="clear"/>
        </w:rPr>
        <w:t>.</w:t>
      </w:r>
      <w:r>
        <w:rPr>
          <w:lang w:val="en-US"/>
        </w:rPr>
        <w:t xml:space="preserve"> </w:t>
      </w:r>
      <w:r>
        <w:rPr>
          <w:rStyle w:val="Year"/>
          <w:shd w:fill="auto" w:val="clear"/>
        </w:rPr>
        <w:t>(201</w:t>
      </w:r>
      <w:ins w:id="903" w:author="Raja Pari" w:date="2025-10-24T16:03:00Z">
        <w:r>
          <w:rPr>
            <w:rStyle w:val="Year"/>
            <w:shd w:fill="auto" w:val="clear"/>
          </w:rPr>
          <w:t>7</w:t>
        </w:r>
      </w:ins>
      <w:del w:id="904" w:author="Raja Pari" w:date="2025-10-24T16:03:00Z">
        <w:r>
          <w:rPr>
            <w:rStyle w:val="Year"/>
            <w:shd w:fill="auto" w:val="clear"/>
          </w:rPr>
          <w:delText>8</w:delText>
        </w:r>
      </w:del>
      <w:r>
        <w:rPr>
          <w:rStyle w:val="Year"/>
          <w:shd w:fill="auto" w:val="clear"/>
        </w:rPr>
        <w:t>)</w:t>
      </w:r>
      <w:del w:id="905" w:author="Raja Pari" w:date="2025-10-24T17:10:00Z">
        <w:r>
          <w:rPr>
            <w:lang w:val="en-US"/>
          </w:rPr>
          <w:delText>.</w:delText>
        </w:r>
      </w:del>
      <w:r>
        <w:rPr>
          <w:rStyle w:val="ArtlTitle"/>
          <w:shd w:fill="auto" w:val="clear"/>
        </w:rPr>
        <w:t xml:space="preserve"> </w:t>
      </w:r>
      <w:ins w:id="906" w:author="Raja Pari" w:date="2025-10-24T17:30:00Z">
        <w:r>
          <w:rPr>
            <w:rStyle w:val="ArtlTitle"/>
            <w:shd w:fill="auto" w:val="clear"/>
          </w:rPr>
          <w:t>‘</w:t>
        </w:r>
      </w:ins>
      <w:r>
        <w:rPr>
          <w:rStyle w:val="ArtlTitle"/>
          <w:shd w:fill="auto" w:val="clear"/>
        </w:rPr>
        <w:t>Series: Practical guidance to qualitative research. Part 4: Trustworthiness and publishing</w:t>
      </w:r>
      <w:del w:id="907" w:author="Raja Pari" w:date="2025-10-24T19:24:00Z">
        <w:r>
          <w:rPr>
            <w:rStyle w:val="ArtlTitle"/>
            <w:shd w:fill="auto" w:val="clear"/>
          </w:rPr>
          <w:delText>.</w:delText>
        </w:r>
      </w:del>
      <w:del w:id="908" w:author="Raja Pari" w:date="2025-10-24T19:24:00Z">
        <w:r>
          <w:rPr>
            <w:lang w:val="en-US"/>
          </w:rPr>
          <w:delText xml:space="preserve"> </w:delText>
        </w:r>
      </w:del>
      <w:ins w:id="909" w:author="Raja Pari" w:date="2025-10-24T19:24:00Z">
        <w:r>
          <w:rPr>
            <w:rStyle w:val="ArtlTitle"/>
            <w:shd w:fill="auto" w:val="clear"/>
          </w:rPr>
          <w:t xml:space="preserve">’, </w:t>
        </w:r>
      </w:ins>
      <w:r>
        <w:rPr>
          <w:rStyle w:val="JournalTitle"/>
          <w:i/>
          <w:shd w:fill="auto" w:val="clear"/>
        </w:rPr>
        <w:t>European Journal of General Practice</w:t>
      </w:r>
      <w:r>
        <w:rPr>
          <w:lang w:val="en-US"/>
        </w:rPr>
        <w:t xml:space="preserve">, </w:t>
      </w:r>
      <w:r>
        <w:rPr>
          <w:rStyle w:val="Volume"/>
          <w:iCs/>
          <w:shd w:fill="auto" w:val="clear"/>
          <w:rPrChange w:id="0" w:author="Raja Pari" w:date="2025-10-24T19:27:00Z">
            <w:rPr>
              <w:rStyle w:val="Volume"/>
              <w:i/>
              <w:shd w:fill="auto" w:val="clear"/>
            </w:rPr>
          </w:rPrChange>
        </w:rPr>
        <w:t>24</w:t>
      </w:r>
      <w:r>
        <w:rPr>
          <w:lang w:val="en-US"/>
        </w:rPr>
        <w:t>(</w:t>
      </w:r>
      <w:r>
        <w:rPr>
          <w:rStyle w:val="Issue"/>
          <w:shd w:fill="auto" w:val="clear"/>
        </w:rPr>
        <w:t>1</w:t>
      </w:r>
      <w:r>
        <w:rPr>
          <w:lang w:val="en-US"/>
        </w:rPr>
        <w:t xml:space="preserve">), </w:t>
      </w:r>
      <w:ins w:id="911" w:author="Raja Pari" w:date="2025-10-24T19:30:00Z">
        <w:r>
          <w:rPr>
            <w:lang w:val="en-US"/>
          </w:rPr>
          <w:t xml:space="preserve">pp. </w:t>
        </w:r>
      </w:ins>
      <w:r>
        <w:rPr>
          <w:rStyle w:val="FirstPage"/>
          <w:shd w:fill="auto" w:val="clear"/>
        </w:rPr>
        <w:t>120</w:t>
      </w:r>
      <w:r>
        <w:rPr>
          <w:lang w:val="en-US"/>
        </w:rPr>
        <w:t>–</w:t>
      </w:r>
      <w:r>
        <w:rPr>
          <w:rStyle w:val="LastPage"/>
          <w:shd w:fill="auto" w:val="clear"/>
        </w:rPr>
        <w:t>124</w:t>
      </w:r>
      <w:r>
        <w:rPr>
          <w:lang w:val="en-US"/>
        </w:rPr>
        <w:t xml:space="preserve">. </w:t>
      </w:r>
      <w:ins w:id="912" w:author="Raja Pari" w:date="2025-10-24T19:33:00Z">
        <w:r>
          <w:rPr>
            <w:lang w:val="en-US"/>
          </w:rPr>
          <w:t xml:space="preserve">Available at: </w:t>
        </w:r>
      </w:ins>
      <w:r>
        <w:rPr>
          <w:rStyle w:val="DOI"/>
          <w:u w:val="single"/>
          <w:shd w:fill="auto" w:val="clear"/>
        </w:rPr>
        <w:t>https://doi.org/10.1080/13814788.2017.1375092</w:t>
      </w:r>
    </w:p>
    <w:p>
      <w:pPr>
        <w:pStyle w:val="ReferencesJN"/>
        <w:shd w:val="clear" w:color="000000" w:fill="auto"/>
        <w:rPr>
          <w:lang w:val="en-US"/>
        </w:rPr>
      </w:pPr>
      <w:bookmarkStart w:id="32" w:name="Landi_et_al__2020"/>
      <w:bookmarkEnd w:id="31"/>
      <w:r>
        <w:rPr>
          <w:rStyle w:val="SurName"/>
          <w:shd w:fill="auto" w:val="clear"/>
        </w:rPr>
        <w:t>Landi</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Thompson</w:t>
      </w:r>
      <w:r>
        <w:rPr>
          <w:rStyle w:val="Author"/>
          <w:shd w:fill="auto" w:val="clear"/>
        </w:rPr>
        <w:t xml:space="preserve">, </w:t>
      </w:r>
      <w:r>
        <w:rPr>
          <w:rStyle w:val="GivenName"/>
          <w:shd w:fill="auto" w:val="clear"/>
        </w:rPr>
        <w:t>M.</w:t>
      </w:r>
      <w:r>
        <w:rPr>
          <w:rStyle w:val="Author"/>
          <w:shd w:fill="auto" w:val="clear"/>
        </w:rPr>
        <w:t xml:space="preserve">, </w:t>
      </w:r>
      <w:r>
        <w:rPr>
          <w:rStyle w:val="SurName"/>
          <w:shd w:fill="auto" w:val="clear"/>
        </w:rPr>
        <w:t>Giannuzzi</w:t>
      </w:r>
      <w:r>
        <w:rPr>
          <w:rStyle w:val="Author"/>
          <w:shd w:fill="auto" w:val="clear"/>
        </w:rPr>
        <w:t xml:space="preserve">, </w:t>
      </w:r>
      <w:r>
        <w:rPr>
          <w:rStyle w:val="GivenName"/>
          <w:shd w:fill="auto" w:val="clear"/>
        </w:rPr>
        <w:t>V.</w:t>
      </w:r>
      <w:r>
        <w:rPr>
          <w:rStyle w:val="Author"/>
          <w:shd w:fill="auto" w:val="clear"/>
        </w:rPr>
        <w:t xml:space="preserve">, </w:t>
      </w:r>
      <w:r>
        <w:rPr>
          <w:rStyle w:val="SurName"/>
          <w:shd w:fill="auto" w:val="clear"/>
        </w:rPr>
        <w:t>Bonifazi</w:t>
      </w:r>
      <w:r>
        <w:rPr>
          <w:rStyle w:val="Author"/>
          <w:shd w:fill="auto" w:val="clear"/>
        </w:rPr>
        <w:t xml:space="preserve">, </w:t>
      </w:r>
      <w:r>
        <w:rPr>
          <w:rStyle w:val="GivenName"/>
          <w:shd w:fill="auto" w:val="clear"/>
        </w:rPr>
        <w:t>F.</w:t>
      </w:r>
      <w:r>
        <w:rPr>
          <w:rStyle w:val="Author"/>
          <w:shd w:fill="auto" w:val="clear"/>
        </w:rPr>
        <w:t xml:space="preserve">, </w:t>
      </w:r>
      <w:r>
        <w:rPr>
          <w:rStyle w:val="SurName"/>
          <w:shd w:fill="auto" w:val="clear"/>
        </w:rPr>
        <w:t>Labastida</w:t>
      </w:r>
      <w:r>
        <w:rPr>
          <w:rStyle w:val="Author"/>
          <w:shd w:fill="auto" w:val="clear"/>
        </w:rPr>
        <w:t xml:space="preserve">, </w:t>
      </w:r>
      <w:r>
        <w:rPr>
          <w:rStyle w:val="SurName"/>
          <w:shd w:fill="auto" w:val="clear"/>
        </w:rPr>
        <w:t>I.</w:t>
      </w:r>
      <w:r>
        <w:rPr>
          <w:rStyle w:val="Author"/>
          <w:shd w:fill="auto" w:val="clear"/>
        </w:rPr>
        <w:t xml:space="preserve">, </w:t>
      </w:r>
      <w:r>
        <w:rPr>
          <w:rStyle w:val="SurName"/>
          <w:shd w:fill="auto" w:val="clear"/>
        </w:rPr>
        <w:t>da</w:t>
      </w:r>
      <w:r>
        <w:rPr>
          <w:rStyle w:val="Author"/>
          <w:shd w:fill="auto" w:val="clear"/>
        </w:rPr>
        <w:t xml:space="preserve"> </w:t>
      </w:r>
      <w:r>
        <w:rPr>
          <w:rStyle w:val="SurName"/>
          <w:shd w:fill="auto" w:val="clear"/>
        </w:rPr>
        <w:t>Silva Santos</w:t>
      </w:r>
      <w:r>
        <w:rPr>
          <w:rStyle w:val="Author"/>
          <w:shd w:fill="auto" w:val="clear"/>
        </w:rPr>
        <w:t xml:space="preserve">, </w:t>
      </w:r>
      <w:r>
        <w:rPr>
          <w:rStyle w:val="GivenName"/>
          <w:shd w:fill="auto" w:val="clear"/>
        </w:rPr>
        <w:t>L.</w:t>
      </w:r>
      <w:del w:id="913" w:author="Raja Pari" w:date="2025-10-24T17:05:00Z">
        <w:r>
          <w:rPr>
            <w:rStyle w:val="GivenName"/>
            <w:shd w:fill="auto" w:val="clear"/>
          </w:rPr>
          <w:delText xml:space="preserve"> </w:delText>
        </w:r>
      </w:del>
      <w:r>
        <w:rPr>
          <w:rStyle w:val="GivenName"/>
          <w:shd w:fill="auto" w:val="clear"/>
        </w:rPr>
        <w:t>O.</w:t>
      </w:r>
      <w:del w:id="914" w:author="Raja Pari" w:date="2025-10-24T17:05:00Z">
        <w:r>
          <w:rPr>
            <w:rStyle w:val="GivenName"/>
            <w:shd w:fill="auto" w:val="clear"/>
          </w:rPr>
          <w:delText xml:space="preserve"> </w:delText>
        </w:r>
      </w:del>
      <w:r>
        <w:rPr>
          <w:rStyle w:val="GivenName"/>
          <w:shd w:fill="auto" w:val="clear"/>
        </w:rPr>
        <w:t>B.</w:t>
      </w:r>
      <w:del w:id="915" w:author="Raja Pari" w:date="2025-10-24T17:08:00Z">
        <w:r>
          <w:rPr>
            <w:rStyle w:val="Author"/>
            <w:shd w:fill="auto" w:val="clear"/>
          </w:rPr>
          <w:delText>,</w:delText>
        </w:r>
      </w:del>
      <w:r>
        <w:rPr>
          <w:rStyle w:val="Author"/>
          <w:shd w:fill="auto" w:val="clear"/>
        </w:rPr>
        <w:t xml:space="preserve"> </w:t>
      </w:r>
      <w:del w:id="916" w:author="Raja Pari" w:date="2025-10-24T17:07:00Z">
        <w:r>
          <w:rPr>
            <w:rStyle w:val="Author"/>
            <w:i/>
            <w:iCs/>
            <w:shd w:fill="auto" w:val="clear"/>
            <w:rPrChange w:id="0" w:author="Raja Pari" w:date="2025-10-24T17:15:00Z">
              <w:rPr>
                <w:rStyle w:val="Author"/>
                <w:shd w:fill="auto" w:val="clear"/>
              </w:rPr>
            </w:rPrChange>
          </w:rPr>
          <w:delText>&amp;</w:delText>
        </w:r>
      </w:del>
      <w:ins w:id="918" w:author="Raja Pari" w:date="2025-10-24T17:15:00Z">
        <w:r>
          <w:rPr>
            <w:rStyle w:val="Author"/>
            <w:i/>
            <w:iCs/>
            <w:shd w:fill="auto" w:val="clear"/>
          </w:rPr>
          <w:t>et al</w:t>
        </w:r>
      </w:ins>
      <w:del w:id="919" w:author="Raja Pari" w:date="2025-10-24T17:15:00Z">
        <w:r>
          <w:rPr>
            <w:rStyle w:val="Author"/>
            <w:i/>
            <w:iCs/>
            <w:shd w:fill="auto" w:val="clear"/>
            <w:rPrChange w:id="0" w:author="Raja Pari" w:date="2025-10-24T17:15:00Z">
              <w:rPr>
                <w:rStyle w:val="Author"/>
                <w:shd w:fill="auto" w:val="clear"/>
              </w:rPr>
            </w:rPrChange>
          </w:rPr>
          <w:delText xml:space="preserve"> </w:delText>
        </w:r>
      </w:del>
      <w:del w:id="921" w:author="Raja Pari" w:date="2025-10-24T17:15:00Z">
        <w:r>
          <w:rPr>
            <w:rStyle w:val="SurName"/>
            <w:i/>
            <w:iCs/>
            <w:shd w:fill="auto" w:val="clear"/>
            <w:rPrChange w:id="0" w:author="Raja Pari" w:date="2025-10-24T17:15:00Z">
              <w:rPr>
                <w:rStyle w:val="SurName"/>
                <w:shd w:fill="auto" w:val="clear"/>
              </w:rPr>
            </w:rPrChange>
          </w:rPr>
          <w:delText>Roos</w:delText>
        </w:r>
      </w:del>
      <w:del w:id="923" w:author="Raja Pari" w:date="2025-10-24T17:15:00Z">
        <w:r>
          <w:rPr>
            <w:rStyle w:val="Author"/>
            <w:i/>
            <w:iCs/>
            <w:shd w:fill="auto" w:val="clear"/>
            <w:rPrChange w:id="0" w:author="Raja Pari" w:date="2025-10-24T17:15:00Z">
              <w:rPr>
                <w:rStyle w:val="Author"/>
                <w:shd w:fill="auto" w:val="clear"/>
              </w:rPr>
            </w:rPrChange>
          </w:rPr>
          <w:delText xml:space="preserve">, </w:delText>
        </w:r>
      </w:del>
      <w:del w:id="925" w:author="Raja Pari" w:date="2025-10-24T17:15:00Z">
        <w:r>
          <w:rPr>
            <w:rStyle w:val="GivenName"/>
            <w:i/>
            <w:iCs/>
            <w:shd w:fill="auto" w:val="clear"/>
            <w:rPrChange w:id="0" w:author="Raja Pari" w:date="2025-10-24T17:15:00Z">
              <w:rPr>
                <w:rStyle w:val="GivenName"/>
                <w:shd w:fill="auto" w:val="clear"/>
              </w:rPr>
            </w:rPrChange>
          </w:rPr>
          <w:delText>M</w:delText>
        </w:r>
      </w:del>
      <w:r>
        <w:rPr>
          <w:rStyle w:val="Author"/>
          <w:i/>
          <w:iCs/>
          <w:shd w:fill="auto" w:val="clear"/>
          <w:rPrChange w:id="0" w:author="Raja Pari" w:date="2025-10-24T17:15:00Z">
            <w:rPr>
              <w:rStyle w:val="Author"/>
              <w:shd w:fill="auto" w:val="clear"/>
            </w:rPr>
          </w:rPrChange>
        </w:rPr>
        <w:t>.</w:t>
      </w:r>
      <w:r>
        <w:rPr>
          <w:lang w:val="en-US"/>
        </w:rPr>
        <w:t xml:space="preserve"> </w:t>
      </w:r>
      <w:r>
        <w:rPr>
          <w:rStyle w:val="Year"/>
          <w:shd w:fill="auto" w:val="clear"/>
        </w:rPr>
        <w:t>(2020)</w:t>
      </w:r>
      <w:del w:id="928" w:author="Raja Pari" w:date="2025-10-24T17:10:00Z">
        <w:r>
          <w:rPr>
            <w:lang w:val="en-US"/>
          </w:rPr>
          <w:delText>.</w:delText>
        </w:r>
      </w:del>
      <w:r>
        <w:rPr>
          <w:rStyle w:val="ArtlTitle"/>
          <w:shd w:fill="auto" w:val="clear"/>
        </w:rPr>
        <w:t xml:space="preserve"> </w:t>
      </w:r>
      <w:ins w:id="929" w:author="Raja Pari" w:date="2025-10-24T17:30:00Z">
        <w:r>
          <w:rPr>
            <w:rStyle w:val="ArtlTitle"/>
            <w:shd w:fill="auto" w:val="clear"/>
          </w:rPr>
          <w:t>‘</w:t>
        </w:r>
      </w:ins>
      <w:r>
        <w:rPr>
          <w:rStyle w:val="ArtlTitle"/>
          <w:shd w:fill="auto" w:val="clear"/>
        </w:rPr>
        <w:t>The “A” of FAIR–as open as possible, as closed as necessary</w:t>
      </w:r>
      <w:del w:id="930" w:author="Raja Pari" w:date="2025-10-24T19:25:00Z">
        <w:r>
          <w:rPr>
            <w:rStyle w:val="ArtlTitle"/>
            <w:shd w:fill="auto" w:val="clear"/>
          </w:rPr>
          <w:delText>.</w:delText>
        </w:r>
      </w:del>
      <w:del w:id="931" w:author="Raja Pari" w:date="2025-10-24T19:25:00Z">
        <w:r>
          <w:rPr>
            <w:lang w:val="en-US"/>
          </w:rPr>
          <w:delText xml:space="preserve"> </w:delText>
        </w:r>
      </w:del>
      <w:ins w:id="932" w:author="Raja Pari" w:date="2025-10-24T19:25:00Z">
        <w:r>
          <w:rPr>
            <w:rStyle w:val="ArtlTitle"/>
            <w:shd w:fill="auto" w:val="clear"/>
          </w:rPr>
          <w:t xml:space="preserve">’, </w:t>
        </w:r>
      </w:ins>
      <w:r>
        <w:rPr>
          <w:rStyle w:val="JournalTitle"/>
          <w:i/>
          <w:shd w:fill="auto" w:val="clear"/>
        </w:rPr>
        <w:t>Data Intelligence</w:t>
      </w:r>
      <w:r>
        <w:rPr>
          <w:lang w:val="en-US"/>
        </w:rPr>
        <w:t xml:space="preserve">, </w:t>
      </w:r>
      <w:r>
        <w:rPr>
          <w:rStyle w:val="Volume"/>
          <w:iCs/>
          <w:shd w:fill="auto" w:val="clear"/>
          <w:rPrChange w:id="0" w:author="Raja Pari" w:date="2025-10-24T19:27:00Z">
            <w:rPr>
              <w:rStyle w:val="Volume"/>
              <w:i/>
              <w:shd w:fill="auto" w:val="clear"/>
            </w:rPr>
          </w:rPrChange>
        </w:rPr>
        <w:t>2</w:t>
      </w:r>
      <w:r>
        <w:rPr>
          <w:lang w:val="en-US"/>
        </w:rPr>
        <w:t>(</w:t>
      </w:r>
      <w:r>
        <w:rPr>
          <w:rStyle w:val="Issue"/>
          <w:shd w:fill="auto" w:val="clear"/>
        </w:rPr>
        <w:t>1–2</w:t>
      </w:r>
      <w:r>
        <w:rPr>
          <w:lang w:val="en-US"/>
        </w:rPr>
        <w:t xml:space="preserve">), </w:t>
      </w:r>
      <w:ins w:id="934" w:author="Raja Pari" w:date="2025-10-24T19:30:00Z">
        <w:r>
          <w:rPr>
            <w:lang w:val="en-US"/>
          </w:rPr>
          <w:t xml:space="preserve">pp. </w:t>
        </w:r>
      </w:ins>
      <w:r>
        <w:rPr>
          <w:rStyle w:val="FirstPage"/>
          <w:shd w:fill="auto" w:val="clear"/>
        </w:rPr>
        <w:t>47</w:t>
      </w:r>
      <w:r>
        <w:rPr>
          <w:lang w:val="en-US"/>
        </w:rPr>
        <w:t>–</w:t>
      </w:r>
      <w:r>
        <w:rPr>
          <w:rStyle w:val="LastPage"/>
          <w:shd w:fill="auto" w:val="clear"/>
        </w:rPr>
        <w:t>55</w:t>
      </w:r>
      <w:r>
        <w:rPr>
          <w:lang w:val="en-US"/>
        </w:rPr>
        <w:t>.</w:t>
      </w:r>
    </w:p>
    <w:p>
      <w:pPr>
        <w:pStyle w:val="ReferencesJN"/>
        <w:shd w:val="clear" w:color="000000" w:fill="auto"/>
        <w:rPr>
          <w:lang w:val="en-US"/>
        </w:rPr>
      </w:pPr>
      <w:bookmarkStart w:id="33" w:name="Lin_et_al__2024"/>
      <w:bookmarkEnd w:id="32"/>
      <w:r>
        <w:rPr>
          <w:rStyle w:val="SurName"/>
          <w:shd w:fill="auto" w:val="clear"/>
        </w:rPr>
        <w:t>Lin</w:t>
      </w:r>
      <w:r>
        <w:rPr>
          <w:rStyle w:val="Author"/>
          <w:shd w:fill="auto" w:val="clear"/>
        </w:rPr>
        <w:t xml:space="preserve">, </w:t>
      </w:r>
      <w:r>
        <w:rPr>
          <w:rStyle w:val="GivenName"/>
          <w:shd w:fill="auto" w:val="clear"/>
        </w:rPr>
        <w:t>J.</w:t>
      </w:r>
      <w:del w:id="935" w:author="Raja Pari" w:date="2025-10-24T17:05:00Z">
        <w:r>
          <w:rPr>
            <w:rStyle w:val="GivenName"/>
            <w:shd w:fill="auto" w:val="clear"/>
          </w:rPr>
          <w:delText xml:space="preserve"> </w:delText>
        </w:r>
      </w:del>
      <w:r>
        <w:rPr>
          <w:rStyle w:val="GivenName"/>
          <w:shd w:fill="auto" w:val="clear"/>
        </w:rPr>
        <w:t>C.</w:t>
      </w:r>
      <w:r>
        <w:rPr>
          <w:rStyle w:val="Author"/>
          <w:shd w:fill="auto" w:val="clear"/>
        </w:rPr>
        <w:t xml:space="preserve">, </w:t>
      </w:r>
      <w:r>
        <w:rPr>
          <w:rStyle w:val="SurName"/>
          <w:shd w:fill="auto" w:val="clear"/>
        </w:rPr>
        <w:t>Chang</w:t>
      </w:r>
      <w:r>
        <w:rPr>
          <w:rStyle w:val="Author"/>
          <w:shd w:fill="auto" w:val="clear"/>
        </w:rPr>
        <w:t xml:space="preserve">, </w:t>
      </w:r>
      <w:r>
        <w:rPr>
          <w:rStyle w:val="GivenName"/>
          <w:shd w:fill="auto" w:val="clear"/>
        </w:rPr>
        <w:t>C.</w:t>
      </w:r>
      <w:r>
        <w:rPr>
          <w:rStyle w:val="Author"/>
          <w:shd w:fill="auto" w:val="clear"/>
        </w:rPr>
        <w:t xml:space="preserve">, </w:t>
      </w:r>
      <w:r>
        <w:rPr>
          <w:rStyle w:val="SurName"/>
          <w:shd w:fill="auto" w:val="clear"/>
        </w:rPr>
        <w:t>McCarthy</w:t>
      </w:r>
      <w:r>
        <w:rPr>
          <w:rStyle w:val="Author"/>
          <w:shd w:fill="auto" w:val="clear"/>
        </w:rPr>
        <w:t xml:space="preserve">, </w:t>
      </w:r>
      <w:r>
        <w:rPr>
          <w:rStyle w:val="GivenName"/>
          <w:shd w:fill="auto" w:val="clear"/>
        </w:rPr>
        <w:t>M.</w:t>
      </w:r>
      <w:del w:id="936" w:author="Raja Pari" w:date="2025-10-24T17:05:00Z">
        <w:r>
          <w:rPr>
            <w:rStyle w:val="GivenName"/>
            <w:shd w:fill="auto" w:val="clear"/>
          </w:rPr>
          <w:delText xml:space="preserve"> </w:delText>
        </w:r>
      </w:del>
      <w:r>
        <w:rPr>
          <w:rStyle w:val="GivenName"/>
          <w:shd w:fill="auto" w:val="clear"/>
        </w:rPr>
        <w:t>S.</w:t>
      </w:r>
      <w:r>
        <w:rPr>
          <w:rStyle w:val="Author"/>
          <w:shd w:fill="auto" w:val="clear"/>
        </w:rPr>
        <w:t xml:space="preserve">, </w:t>
      </w:r>
      <w:r>
        <w:rPr>
          <w:rStyle w:val="SurName"/>
          <w:shd w:fill="auto" w:val="clear"/>
        </w:rPr>
        <w:t>Baker-Butler</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Tong</w:t>
      </w:r>
      <w:r>
        <w:rPr>
          <w:rStyle w:val="Author"/>
          <w:shd w:fill="auto" w:val="clear"/>
        </w:rPr>
        <w:t xml:space="preserve">, </w:t>
      </w:r>
      <w:r>
        <w:rPr>
          <w:rStyle w:val="GivenName"/>
          <w:shd w:fill="auto" w:val="clear"/>
        </w:rPr>
        <w:t>G.</w:t>
      </w:r>
      <w:del w:id="937" w:author="Raja Pari" w:date="2025-10-24T17:08:00Z">
        <w:r>
          <w:rPr>
            <w:rStyle w:val="Author"/>
            <w:shd w:fill="auto" w:val="clear"/>
          </w:rPr>
          <w:delText>,</w:delText>
        </w:r>
      </w:del>
      <w:r>
        <w:rPr>
          <w:rStyle w:val="Author"/>
          <w:shd w:fill="auto" w:val="clear"/>
        </w:rPr>
        <w:t xml:space="preserve"> </w:t>
      </w:r>
      <w:del w:id="938" w:author="Raja Pari" w:date="2025-10-24T17:07:00Z">
        <w:r>
          <w:rPr>
            <w:rStyle w:val="Author"/>
            <w:shd w:fill="auto" w:val="clear"/>
          </w:rPr>
          <w:delText>&amp;</w:delText>
        </w:r>
      </w:del>
      <w:ins w:id="939" w:author="Raja Pari" w:date="2025-10-24T17:07:00Z">
        <w:r>
          <w:rPr>
            <w:rStyle w:val="Author"/>
            <w:shd w:fill="auto" w:val="clear"/>
          </w:rPr>
          <w:t>and</w:t>
        </w:r>
      </w:ins>
      <w:r>
        <w:rPr>
          <w:rStyle w:val="Author"/>
          <w:shd w:fill="auto" w:val="clear"/>
        </w:rPr>
        <w:t xml:space="preserve"> </w:t>
      </w:r>
      <w:r>
        <w:rPr>
          <w:rStyle w:val="SurName"/>
          <w:shd w:fill="auto" w:val="clear"/>
        </w:rPr>
        <w:t>Ranney</w:t>
      </w:r>
      <w:r>
        <w:rPr>
          <w:rStyle w:val="Author"/>
          <w:shd w:fill="auto" w:val="clear"/>
        </w:rPr>
        <w:t xml:space="preserve">, </w:t>
      </w:r>
      <w:r>
        <w:rPr>
          <w:rStyle w:val="GivenName"/>
          <w:shd w:fill="auto" w:val="clear"/>
        </w:rPr>
        <w:t>M.</w:t>
      </w:r>
      <w:del w:id="940" w:author="Raja Pari" w:date="2025-10-24T17:05:00Z">
        <w:r>
          <w:rPr>
            <w:rStyle w:val="GivenName"/>
            <w:shd w:fill="auto" w:val="clear"/>
          </w:rPr>
          <w:delText xml:space="preserve"> </w:delText>
        </w:r>
      </w:del>
      <w:r>
        <w:rPr>
          <w:rStyle w:val="GivenName"/>
          <w:shd w:fill="auto" w:val="clear"/>
        </w:rPr>
        <w:t>L.</w:t>
      </w:r>
      <w:r>
        <w:rPr>
          <w:lang w:val="en-US"/>
        </w:rPr>
        <w:t xml:space="preserve"> </w:t>
      </w:r>
      <w:r>
        <w:rPr>
          <w:rStyle w:val="Year"/>
          <w:shd w:fill="auto" w:val="clear"/>
        </w:rPr>
        <w:t>(2024)</w:t>
      </w:r>
      <w:del w:id="941" w:author="Raja Pari" w:date="2025-10-24T17:10:00Z">
        <w:r>
          <w:rPr>
            <w:lang w:val="en-US"/>
          </w:rPr>
          <w:delText>.</w:delText>
        </w:r>
      </w:del>
      <w:r>
        <w:rPr>
          <w:lang w:val="en-US"/>
        </w:rPr>
        <w:t xml:space="preserve"> </w:t>
      </w:r>
      <w:ins w:id="942" w:author="Raja Pari" w:date="2025-10-24T17:30:00Z">
        <w:r>
          <w:rPr>
            <w:lang w:val="en-US"/>
          </w:rPr>
          <w:t>‘</w:t>
        </w:r>
      </w:ins>
      <w:r>
        <w:rPr>
          <w:lang w:val="en-US"/>
        </w:rPr>
        <w:t xml:space="preserve">Trends in firearm injury prevention research funding, clinical trials, and publications in the US, </w:t>
      </w:r>
      <w:r>
        <w:rPr>
          <w:rStyle w:val="FirstPage"/>
          <w:shd w:fill="auto" w:val="clear"/>
        </w:rPr>
        <w:t>1985</w:t>
      </w:r>
      <w:r>
        <w:rPr>
          <w:lang w:val="en-US"/>
        </w:rPr>
        <w:t>–</w:t>
      </w:r>
      <w:r>
        <w:rPr>
          <w:rStyle w:val="LastPage"/>
          <w:shd w:fill="auto" w:val="clear"/>
        </w:rPr>
        <w:t>2022</w:t>
      </w:r>
      <w:del w:id="943" w:author="Raja Pari" w:date="2025-10-24T19:25:00Z">
        <w:r>
          <w:rPr>
            <w:lang w:val="en-US"/>
          </w:rPr>
          <w:delText xml:space="preserve">. </w:delText>
        </w:r>
      </w:del>
      <w:ins w:id="944" w:author="Raja Pari" w:date="2025-10-24T19:25:00Z">
        <w:r>
          <w:rPr>
            <w:lang w:val="en-US"/>
          </w:rPr>
          <w:t xml:space="preserve">’, </w:t>
        </w:r>
      </w:ins>
      <w:r>
        <w:rPr>
          <w:rStyle w:val="JournalTitle"/>
          <w:i/>
          <w:shd w:fill="auto" w:val="clear"/>
        </w:rPr>
        <w:t>JAMA Surgery</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159</w:t>
      </w:r>
      <w:r>
        <w:rPr>
          <w:lang w:val="en-US"/>
        </w:rPr>
        <w:t>(</w:t>
      </w:r>
      <w:r>
        <w:rPr>
          <w:rStyle w:val="Issue"/>
          <w:shd w:fill="auto" w:val="clear"/>
        </w:rPr>
        <w:t>4</w:t>
      </w:r>
      <w:r>
        <w:rPr>
          <w:lang w:val="en-US"/>
        </w:rPr>
        <w:t xml:space="preserve">), </w:t>
      </w:r>
      <w:ins w:id="947" w:author="Raja Pari" w:date="2025-10-24T19:30:00Z">
        <w:r>
          <w:rPr>
            <w:lang w:val="en-US"/>
          </w:rPr>
          <w:t xml:space="preserve">pp. </w:t>
        </w:r>
      </w:ins>
      <w:r>
        <w:rPr>
          <w:rStyle w:val="FirstPage"/>
          <w:shd w:fill="auto" w:val="clear"/>
        </w:rPr>
        <w:t>461</w:t>
      </w:r>
      <w:r>
        <w:rPr>
          <w:lang w:val="en-US"/>
        </w:rPr>
        <w:t>–</w:t>
      </w:r>
      <w:r>
        <w:rPr>
          <w:rStyle w:val="LastPage"/>
          <w:shd w:fill="auto" w:val="clear"/>
        </w:rPr>
        <w:t>463</w:t>
      </w:r>
      <w:r>
        <w:rPr>
          <w:lang w:val="en-US"/>
        </w:rPr>
        <w:t xml:space="preserve">. </w:t>
      </w:r>
      <w:ins w:id="948" w:author="Raja Pari" w:date="2025-10-24T19:33:00Z">
        <w:r>
          <w:rPr>
            <w:lang w:val="en-US"/>
          </w:rPr>
          <w:t xml:space="preserve">Available at: </w:t>
        </w:r>
      </w:ins>
      <w:r>
        <w:rPr>
          <w:rStyle w:val="DOI"/>
          <w:u w:val="single"/>
          <w:shd w:fill="auto" w:val="clear"/>
        </w:rPr>
        <w:t>https://doi.org/10.1001/jamasurg.2023.7461</w:t>
      </w:r>
    </w:p>
    <w:p>
      <w:pPr>
        <w:pStyle w:val="ReferencesJN"/>
        <w:shd w:val="clear" w:color="000000" w:fill="auto"/>
        <w:rPr>
          <w:lang w:val="en-US"/>
        </w:rPr>
      </w:pPr>
      <w:bookmarkStart w:id="34" w:name="Lyons_et_al__2021"/>
      <w:bookmarkEnd w:id="33"/>
      <w:r>
        <w:rPr>
          <w:rStyle w:val="SurName"/>
          <w:shd w:fill="auto" w:val="clear"/>
        </w:rPr>
        <w:t>Lyons</w:t>
      </w:r>
      <w:r>
        <w:rPr>
          <w:rStyle w:val="Author"/>
          <w:shd w:fill="auto" w:val="clear"/>
        </w:rPr>
        <w:t xml:space="preserve">, </w:t>
      </w:r>
      <w:r>
        <w:rPr>
          <w:rStyle w:val="GivenName"/>
          <w:shd w:fill="auto" w:val="clear"/>
        </w:rPr>
        <w:t>V.</w:t>
      </w:r>
      <w:del w:id="949" w:author="Raja Pari" w:date="2025-10-24T17:05:00Z">
        <w:r>
          <w:rPr>
            <w:rStyle w:val="GivenName"/>
            <w:shd w:fill="auto" w:val="clear"/>
          </w:rPr>
          <w:delText xml:space="preserve"> </w:delText>
        </w:r>
      </w:del>
      <w:r>
        <w:rPr>
          <w:rStyle w:val="GivenName"/>
          <w:shd w:fill="auto" w:val="clear"/>
        </w:rPr>
        <w:t>H.</w:t>
      </w:r>
      <w:r>
        <w:rPr>
          <w:rStyle w:val="Author"/>
          <w:shd w:fill="auto" w:val="clear"/>
        </w:rPr>
        <w:t xml:space="preserve">, </w:t>
      </w:r>
      <w:r>
        <w:rPr>
          <w:rStyle w:val="SurName"/>
          <w:shd w:fill="auto" w:val="clear"/>
        </w:rPr>
        <w:t>Haviland</w:t>
      </w:r>
      <w:r>
        <w:rPr>
          <w:rStyle w:val="Author"/>
          <w:shd w:fill="auto" w:val="clear"/>
        </w:rPr>
        <w:t xml:space="preserve">, </w:t>
      </w:r>
      <w:r>
        <w:rPr>
          <w:rStyle w:val="GivenName"/>
          <w:shd w:fill="auto" w:val="clear"/>
        </w:rPr>
        <w:t>M.</w:t>
      </w:r>
      <w:del w:id="950" w:author="Raja Pari" w:date="2025-10-24T17:05:00Z">
        <w:r>
          <w:rPr>
            <w:rStyle w:val="GivenName"/>
            <w:shd w:fill="auto" w:val="clear"/>
          </w:rPr>
          <w:delText xml:space="preserve"> </w:delText>
        </w:r>
      </w:del>
      <w:r>
        <w:rPr>
          <w:rStyle w:val="GivenName"/>
          <w:shd w:fill="auto" w:val="clear"/>
        </w:rPr>
        <w:t>J.</w:t>
      </w:r>
      <w:r>
        <w:rPr>
          <w:rStyle w:val="Author"/>
          <w:shd w:fill="auto" w:val="clear"/>
        </w:rPr>
        <w:t xml:space="preserve">, </w:t>
      </w:r>
      <w:r>
        <w:rPr>
          <w:rStyle w:val="SurName"/>
          <w:shd w:fill="auto" w:val="clear"/>
        </w:rPr>
        <w:t>Azrael</w:t>
      </w:r>
      <w:r>
        <w:rPr>
          <w:rStyle w:val="Author"/>
          <w:shd w:fill="auto" w:val="clear"/>
        </w:rPr>
        <w:t xml:space="preserve">, </w:t>
      </w:r>
      <w:r>
        <w:rPr>
          <w:rStyle w:val="GivenName"/>
          <w:shd w:fill="auto" w:val="clear"/>
        </w:rPr>
        <w:t>D.</w:t>
      </w:r>
      <w:r>
        <w:rPr>
          <w:rStyle w:val="Author"/>
          <w:shd w:fill="auto" w:val="clear"/>
        </w:rPr>
        <w:t xml:space="preserve">, </w:t>
      </w:r>
      <w:r>
        <w:rPr>
          <w:rStyle w:val="SurName"/>
          <w:shd w:fill="auto" w:val="clear"/>
        </w:rPr>
        <w:t>Adhia</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Bellenger</w:t>
      </w:r>
      <w:r>
        <w:rPr>
          <w:rStyle w:val="Author"/>
          <w:shd w:fill="auto" w:val="clear"/>
        </w:rPr>
        <w:t xml:space="preserve">, </w:t>
      </w:r>
      <w:r>
        <w:rPr>
          <w:rStyle w:val="GivenName"/>
          <w:shd w:fill="auto" w:val="clear"/>
        </w:rPr>
        <w:t>M.</w:t>
      </w:r>
      <w:del w:id="951" w:author="Raja Pari" w:date="2025-10-24T17:05: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Ellyson</w:t>
      </w:r>
      <w:r>
        <w:rPr>
          <w:rStyle w:val="Author"/>
          <w:shd w:fill="auto" w:val="clear"/>
        </w:rPr>
        <w:t xml:space="preserve">, </w:t>
      </w:r>
      <w:r>
        <w:rPr>
          <w:rStyle w:val="GivenName"/>
          <w:shd w:fill="auto" w:val="clear"/>
        </w:rPr>
        <w:t>A.</w:t>
      </w:r>
      <w:del w:id="952" w:author="Raja Pari" w:date="2025-10-24T17:15:00Z">
        <w:r>
          <w:rPr>
            <w:rStyle w:val="Author"/>
            <w:shd w:fill="auto" w:val="clear"/>
          </w:rPr>
          <w:delText xml:space="preserve">, </w:delText>
        </w:r>
      </w:del>
      <w:del w:id="953" w:author="Raja Pari" w:date="2025-10-24T17:15:00Z">
        <w:r>
          <w:rPr>
            <w:rStyle w:val="SurName"/>
            <w:shd w:fill="auto" w:val="clear"/>
          </w:rPr>
          <w:delText>Rowhani-Rahbar</w:delText>
        </w:r>
      </w:del>
      <w:del w:id="954" w:author="Raja Pari" w:date="2025-10-24T17:15:00Z">
        <w:r>
          <w:rPr>
            <w:rStyle w:val="Author"/>
            <w:shd w:fill="auto" w:val="clear"/>
          </w:rPr>
          <w:delText xml:space="preserve">, </w:delText>
        </w:r>
      </w:del>
      <w:del w:id="955" w:author="Raja Pari" w:date="2025-10-24T17:15:00Z">
        <w:r>
          <w:rPr>
            <w:rStyle w:val="GivenName"/>
            <w:shd w:fill="auto" w:val="clear"/>
          </w:rPr>
          <w:delText>A.</w:delText>
        </w:r>
      </w:del>
      <w:del w:id="956" w:author="Raja Pari" w:date="2025-10-24T17:15:00Z">
        <w:r>
          <w:rPr>
            <w:rStyle w:val="Author"/>
            <w:shd w:fill="auto" w:val="clear"/>
          </w:rPr>
          <w:delText xml:space="preserve"> </w:delText>
        </w:r>
      </w:del>
      <w:del w:id="957" w:author="Raja Pari" w:date="2025-10-24T17:07:00Z">
        <w:r>
          <w:rPr>
            <w:rStyle w:val="Author"/>
            <w:shd w:fill="auto" w:val="clear"/>
          </w:rPr>
          <w:delText>&amp;</w:delText>
        </w:r>
      </w:del>
      <w:del w:id="958" w:author="Raja Pari" w:date="2025-10-24T17:15:00Z">
        <w:r>
          <w:rPr>
            <w:rStyle w:val="Author"/>
            <w:shd w:fill="auto" w:val="clear"/>
          </w:rPr>
          <w:delText xml:space="preserve"> </w:delText>
        </w:r>
      </w:del>
      <w:del w:id="959" w:author="Raja Pari" w:date="2025-10-24T17:15:00Z">
        <w:r>
          <w:rPr>
            <w:rStyle w:val="SurName"/>
            <w:shd w:fill="auto" w:val="clear"/>
          </w:rPr>
          <w:delText>Rivara</w:delText>
        </w:r>
      </w:del>
      <w:del w:id="960" w:author="Raja Pari" w:date="2025-10-24T17:15:00Z">
        <w:r>
          <w:rPr>
            <w:rStyle w:val="Author"/>
            <w:shd w:fill="auto" w:val="clear"/>
          </w:rPr>
          <w:delText xml:space="preserve">, </w:delText>
        </w:r>
      </w:del>
      <w:del w:id="961" w:author="Raja Pari" w:date="2025-10-24T17:15:00Z">
        <w:r>
          <w:rPr>
            <w:rStyle w:val="GivenName"/>
            <w:shd w:fill="auto" w:val="clear"/>
          </w:rPr>
          <w:delText>F.</w:delText>
        </w:r>
      </w:del>
      <w:del w:id="962" w:author="Raja Pari" w:date="2025-10-24T17:05:00Z">
        <w:r>
          <w:rPr>
            <w:rStyle w:val="GivenName"/>
            <w:shd w:fill="auto" w:val="clear"/>
          </w:rPr>
          <w:delText xml:space="preserve"> </w:delText>
        </w:r>
      </w:del>
      <w:del w:id="963" w:author="Raja Pari" w:date="2025-10-24T17:15:00Z">
        <w:r>
          <w:rPr>
            <w:rStyle w:val="GivenName"/>
            <w:shd w:fill="auto" w:val="clear"/>
          </w:rPr>
          <w:delText>P</w:delText>
        </w:r>
      </w:del>
      <w:ins w:id="964" w:author="Raja Pari" w:date="2025-10-24T17:15:00Z">
        <w:r>
          <w:rPr>
            <w:rStyle w:val="Author"/>
            <w:shd w:fill="auto" w:val="clear"/>
          </w:rPr>
          <w:t xml:space="preserve"> </w:t>
        </w:r>
      </w:ins>
      <w:ins w:id="965" w:author="Raja Pari" w:date="2025-10-24T17:15:00Z">
        <w:r>
          <w:rPr>
            <w:rStyle w:val="Author"/>
            <w:i/>
            <w:iCs/>
            <w:shd w:fill="auto" w:val="clear"/>
            <w:rPrChange w:id="0" w:author="Raja Pari" w:date="2025-10-24T17:15:00Z">
              <w:rPr>
                <w:rStyle w:val="Author"/>
                <w:shd w:fill="auto" w:val="clear"/>
              </w:rPr>
            </w:rPrChange>
          </w:rPr>
          <w:t>et al</w:t>
        </w:r>
      </w:ins>
      <w:r>
        <w:rPr>
          <w:rStyle w:val="GivenName"/>
          <w:i/>
          <w:iCs/>
          <w:shd w:fill="auto" w:val="clear"/>
          <w:rPrChange w:id="0" w:author="Raja Pari" w:date="2025-10-24T17:15:00Z">
            <w:rPr>
              <w:rStyle w:val="GivenName"/>
              <w:shd w:fill="auto" w:val="clear"/>
            </w:rPr>
          </w:rPrChange>
        </w:rPr>
        <w:t>.</w:t>
      </w:r>
      <w:r>
        <w:rPr>
          <w:lang w:val="en-US"/>
        </w:rPr>
        <w:t xml:space="preserve"> </w:t>
      </w:r>
      <w:r>
        <w:rPr>
          <w:rStyle w:val="Year"/>
          <w:shd w:fill="auto" w:val="clear"/>
        </w:rPr>
        <w:t>(2021)</w:t>
      </w:r>
      <w:del w:id="968" w:author="Raja Pari" w:date="2025-10-24T17:10:00Z">
        <w:r>
          <w:rPr>
            <w:lang w:val="en-US"/>
          </w:rPr>
          <w:delText>.</w:delText>
        </w:r>
      </w:del>
      <w:r>
        <w:rPr>
          <w:lang w:val="en-US"/>
        </w:rPr>
        <w:t xml:space="preserve"> </w:t>
      </w:r>
      <w:ins w:id="969" w:author="Raja Pari" w:date="2025-10-24T17:30:00Z">
        <w:r>
          <w:rPr>
            <w:lang w:val="en-US"/>
          </w:rPr>
          <w:t>‘</w:t>
        </w:r>
      </w:ins>
      <w:r>
        <w:rPr>
          <w:rStyle w:val="JournalTitle"/>
          <w:shd w:fill="auto" w:val="clear"/>
        </w:rPr>
        <w:t xml:space="preserve">Firearm </w:t>
      </w:r>
      <w:del w:id="970" w:author="Raja Pari" w:date="2025-10-26T15:37:00Z">
        <w:r>
          <w:rPr>
            <w:rStyle w:val="JournalTitle"/>
            <w:shd w:fill="auto" w:val="clear"/>
          </w:rPr>
          <w:delText>P</w:delText>
        </w:r>
      </w:del>
      <w:ins w:id="971" w:author="Raja Pari" w:date="2025-10-26T15:37:00Z">
        <w:r>
          <w:rPr>
            <w:rStyle w:val="JournalTitle"/>
            <w:shd w:fill="auto" w:val="clear"/>
          </w:rPr>
          <w:t>p</w:t>
        </w:r>
      </w:ins>
      <w:r>
        <w:rPr>
          <w:rStyle w:val="JournalTitle"/>
          <w:shd w:fill="auto" w:val="clear"/>
        </w:rPr>
        <w:t xml:space="preserve">urchasing and </w:t>
      </w:r>
      <w:del w:id="972" w:author="Raja Pari" w:date="2025-10-26T15:37:00Z">
        <w:r>
          <w:rPr>
            <w:rStyle w:val="JournalTitle"/>
            <w:shd w:fill="auto" w:val="clear"/>
          </w:rPr>
          <w:delText>S</w:delText>
        </w:r>
      </w:del>
      <w:ins w:id="973" w:author="Raja Pari" w:date="2025-10-26T15:37:00Z">
        <w:r>
          <w:rPr>
            <w:rStyle w:val="JournalTitle"/>
            <w:shd w:fill="auto" w:val="clear"/>
          </w:rPr>
          <w:t>s</w:t>
        </w:r>
      </w:ins>
      <w:r>
        <w:rPr>
          <w:rStyle w:val="JournalTitle"/>
          <w:shd w:fill="auto" w:val="clear"/>
        </w:rPr>
        <w:t xml:space="preserve">torage </w:t>
      </w:r>
      <w:del w:id="974" w:author="Raja Pari" w:date="2025-10-26T15:37:00Z">
        <w:r>
          <w:rPr>
            <w:rStyle w:val="JournalTitle"/>
            <w:shd w:fill="auto" w:val="clear"/>
          </w:rPr>
          <w:delText>D</w:delText>
        </w:r>
      </w:del>
      <w:ins w:id="975" w:author="Raja Pari" w:date="2025-10-26T15:37:00Z">
        <w:r>
          <w:rPr>
            <w:rStyle w:val="JournalTitle"/>
            <w:shd w:fill="auto" w:val="clear"/>
          </w:rPr>
          <w:t>d</w:t>
        </w:r>
      </w:ins>
      <w:r>
        <w:rPr>
          <w:rStyle w:val="JournalTitle"/>
          <w:shd w:fill="auto" w:val="clear"/>
        </w:rPr>
        <w:t xml:space="preserve">uring the COVID-19 </w:t>
      </w:r>
      <w:del w:id="976" w:author="Raja Pari" w:date="2025-10-26T15:37:00Z">
        <w:r>
          <w:rPr>
            <w:rStyle w:val="JournalTitle"/>
            <w:shd w:fill="auto" w:val="clear"/>
          </w:rPr>
          <w:delText>P</w:delText>
        </w:r>
      </w:del>
      <w:ins w:id="977" w:author="Raja Pari" w:date="2025-10-26T15:37:00Z">
        <w:r>
          <w:rPr>
            <w:rStyle w:val="JournalTitle"/>
            <w:shd w:fill="auto" w:val="clear"/>
          </w:rPr>
          <w:t>p</w:t>
        </w:r>
      </w:ins>
      <w:r>
        <w:rPr>
          <w:rStyle w:val="JournalTitle"/>
          <w:shd w:fill="auto" w:val="clear"/>
        </w:rPr>
        <w:t xml:space="preserve">andemic </w:t>
      </w:r>
      <w:del w:id="978" w:author="Raja Pari" w:date="2025-10-26T15:37:00Z">
        <w:r>
          <w:rPr>
            <w:rStyle w:val="JournalTitle"/>
            <w:shd w:fill="auto" w:val="clear"/>
          </w:rPr>
          <w:delText>I</w:delText>
        </w:r>
      </w:del>
      <w:ins w:id="979" w:author="Raja Pari" w:date="2025-10-26T15:37:00Z">
        <w:r>
          <w:rPr>
            <w:rStyle w:val="JournalTitle"/>
            <w:shd w:fill="auto" w:val="clear"/>
          </w:rPr>
          <w:t>i</w:t>
        </w:r>
      </w:ins>
      <w:r>
        <w:rPr>
          <w:rStyle w:val="JournalTitle"/>
          <w:shd w:fill="auto" w:val="clear"/>
        </w:rPr>
        <w:t>njury prevention</w:t>
      </w:r>
      <w:ins w:id="980" w:author="Raja Pari" w:date="2025-10-26T15:37:00Z">
        <w:r>
          <w:rPr>
            <w:rStyle w:val="JournalTitle"/>
            <w:shd w:fill="auto" w:val="clear"/>
          </w:rPr>
          <w:t>’</w:t>
        </w:r>
      </w:ins>
      <w:r>
        <w:rPr>
          <w:lang w:val="en-US"/>
        </w:rPr>
        <w:t xml:space="preserve">, </w:t>
      </w:r>
      <w:r>
        <w:rPr>
          <w:rStyle w:val="Volume"/>
          <w:shd w:fill="auto" w:val="clear"/>
        </w:rPr>
        <w:t>27</w:t>
      </w:r>
      <w:r>
        <w:rPr>
          <w:lang w:val="en-US"/>
        </w:rPr>
        <w:t>(</w:t>
      </w:r>
      <w:r>
        <w:rPr>
          <w:rStyle w:val="Issue"/>
          <w:shd w:fill="auto" w:val="clear"/>
        </w:rPr>
        <w:t>1</w:t>
      </w:r>
      <w:r>
        <w:rPr>
          <w:lang w:val="en-US"/>
        </w:rPr>
        <w:t xml:space="preserve">), </w:t>
      </w:r>
      <w:ins w:id="981" w:author="Raja Pari" w:date="2025-10-24T19:30:00Z">
        <w:r>
          <w:rPr>
            <w:lang w:val="en-US"/>
          </w:rPr>
          <w:t xml:space="preserve">pp. </w:t>
        </w:r>
      </w:ins>
      <w:r>
        <w:rPr>
          <w:rStyle w:val="FirstPage"/>
          <w:shd w:fill="auto" w:val="clear"/>
        </w:rPr>
        <w:t>87</w:t>
      </w:r>
      <w:r>
        <w:rPr>
          <w:lang w:val="en-US"/>
        </w:rPr>
        <w:t>–</w:t>
      </w:r>
      <w:r>
        <w:rPr>
          <w:rStyle w:val="LastPage"/>
          <w:shd w:fill="auto" w:val="clear"/>
        </w:rPr>
        <w:t>92</w:t>
      </w:r>
      <w:r>
        <w:rPr>
          <w:lang w:val="en-US"/>
        </w:rPr>
        <w:t xml:space="preserve">. </w:t>
      </w:r>
      <w:ins w:id="982" w:author="Raja Pari" w:date="2025-10-24T19:33:00Z">
        <w:r>
          <w:rPr>
            <w:lang w:val="en-US"/>
          </w:rPr>
          <w:t xml:space="preserve">Available at: </w:t>
        </w:r>
      </w:ins>
      <w:r>
        <w:rPr>
          <w:rStyle w:val="DOI"/>
          <w:u w:val="single"/>
          <w:shd w:fill="auto" w:val="clear"/>
        </w:rPr>
        <w:t>https://doi.org/10.1136/injuryprev-2020-043872</w:t>
      </w:r>
    </w:p>
    <w:p>
      <w:pPr>
        <w:pStyle w:val="ReferencesJN"/>
        <w:shd w:val="clear" w:color="000000" w:fill="auto"/>
        <w:rPr>
          <w:lang w:val="en-US"/>
        </w:rPr>
      </w:pPr>
      <w:bookmarkStart w:id="35" w:name="Magee_2023"/>
      <w:bookmarkEnd w:id="34"/>
      <w:r>
        <w:rPr>
          <w:rStyle w:val="SurName"/>
          <w:shd w:fill="auto" w:val="clear"/>
        </w:rPr>
        <w:t>Magee</w:t>
      </w:r>
      <w:r>
        <w:rPr>
          <w:rStyle w:val="Author"/>
          <w:shd w:fill="auto" w:val="clear"/>
        </w:rPr>
        <w:t xml:space="preserve">, </w:t>
      </w:r>
      <w:r>
        <w:rPr>
          <w:rStyle w:val="GivenName"/>
          <w:shd w:fill="auto" w:val="clear"/>
        </w:rPr>
        <w:t>L.</w:t>
      </w:r>
      <w:del w:id="983" w:author="Raja Pari" w:date="2025-10-24T17:05:00Z">
        <w:r>
          <w:rPr>
            <w:rStyle w:val="GivenName"/>
            <w:shd w:fill="auto" w:val="clear"/>
          </w:rPr>
          <w:delText xml:space="preserve"> </w:delText>
        </w:r>
      </w:del>
      <w:r>
        <w:rPr>
          <w:rStyle w:val="GivenName"/>
          <w:shd w:fill="auto" w:val="clear"/>
        </w:rPr>
        <w:t>A.</w:t>
      </w:r>
      <w:r>
        <w:rPr>
          <w:lang w:val="en-US"/>
        </w:rPr>
        <w:t xml:space="preserve"> </w:t>
      </w:r>
      <w:r>
        <w:rPr>
          <w:rStyle w:val="Year"/>
          <w:shd w:fill="auto" w:val="clear"/>
        </w:rPr>
        <w:t>(2023)</w:t>
      </w:r>
      <w:del w:id="984" w:author="Raja Pari" w:date="2025-10-24T17:10:00Z">
        <w:r>
          <w:rPr>
            <w:lang w:val="en-US"/>
          </w:rPr>
          <w:delText>.</w:delText>
        </w:r>
      </w:del>
      <w:r>
        <w:rPr>
          <w:rStyle w:val="ArtlTitle"/>
          <w:shd w:fill="auto" w:val="clear"/>
        </w:rPr>
        <w:t xml:space="preserve"> </w:t>
      </w:r>
      <w:ins w:id="985" w:author="Raja Pari" w:date="2025-10-24T17:30:00Z">
        <w:r>
          <w:rPr>
            <w:rStyle w:val="ArtlTitle"/>
            <w:shd w:fill="auto" w:val="clear"/>
          </w:rPr>
          <w:t>‘</w:t>
        </w:r>
      </w:ins>
      <w:r>
        <w:rPr>
          <w:rStyle w:val="ArtlTitle"/>
          <w:shd w:fill="auto" w:val="clear"/>
        </w:rPr>
        <w:t>Differences in mortality rates of gunshot victims: the influence of neighborhood social processes</w:t>
      </w:r>
      <w:del w:id="986" w:author="Raja Pari" w:date="2025-10-24T19:25:00Z">
        <w:r>
          <w:rPr>
            <w:rStyle w:val="ArtlTitle"/>
            <w:shd w:fill="auto" w:val="clear"/>
          </w:rPr>
          <w:delText>.</w:delText>
        </w:r>
      </w:del>
      <w:del w:id="987" w:author="Raja Pari" w:date="2025-10-24T19:25:00Z">
        <w:r>
          <w:rPr>
            <w:lang w:val="en-US"/>
          </w:rPr>
          <w:delText xml:space="preserve"> </w:delText>
        </w:r>
      </w:del>
      <w:ins w:id="988" w:author="Raja Pari" w:date="2025-10-24T19:25:00Z">
        <w:r>
          <w:rPr>
            <w:rStyle w:val="ArtlTitle"/>
            <w:shd w:fill="auto" w:val="clear"/>
          </w:rPr>
          <w:t xml:space="preserve">’, </w:t>
        </w:r>
      </w:ins>
      <w:r>
        <w:rPr>
          <w:rStyle w:val="JournalTitle"/>
          <w:i/>
          <w:shd w:fill="auto" w:val="clear"/>
        </w:rPr>
        <w:t>Homicide Studies</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27</w:t>
      </w:r>
      <w:r>
        <w:rPr>
          <w:lang w:val="en-US"/>
        </w:rPr>
        <w:t>(</w:t>
      </w:r>
      <w:r>
        <w:rPr>
          <w:rStyle w:val="Issue"/>
          <w:shd w:fill="auto" w:val="clear"/>
        </w:rPr>
        <w:t>3</w:t>
      </w:r>
      <w:r>
        <w:rPr>
          <w:lang w:val="en-US"/>
        </w:rPr>
        <w:t xml:space="preserve">), </w:t>
      </w:r>
      <w:ins w:id="991" w:author="Raja Pari" w:date="2025-10-24T19:30:00Z">
        <w:r>
          <w:rPr>
            <w:lang w:val="en-US"/>
          </w:rPr>
          <w:t xml:space="preserve">pp. </w:t>
        </w:r>
      </w:ins>
      <w:r>
        <w:rPr>
          <w:rStyle w:val="FirstPage"/>
          <w:shd w:fill="auto" w:val="clear"/>
        </w:rPr>
        <w:t>299</w:t>
      </w:r>
      <w:r>
        <w:rPr>
          <w:lang w:val="en-US"/>
        </w:rPr>
        <w:t>–</w:t>
      </w:r>
      <w:r>
        <w:rPr>
          <w:rStyle w:val="LastPage"/>
          <w:shd w:fill="auto" w:val="clear"/>
        </w:rPr>
        <w:t>320</w:t>
      </w:r>
      <w:r>
        <w:rPr>
          <w:lang w:val="en-US"/>
        </w:rPr>
        <w:t xml:space="preserve">. </w:t>
      </w:r>
      <w:ins w:id="992" w:author="Raja Pari" w:date="2025-10-24T19:34:00Z">
        <w:r>
          <w:rPr>
            <w:lang w:val="en-US"/>
          </w:rPr>
          <w:t xml:space="preserve">Available at: </w:t>
        </w:r>
      </w:ins>
      <w:r>
        <w:rPr>
          <w:rStyle w:val="DOI"/>
          <w:u w:val="single"/>
          <w:shd w:fill="auto" w:val="clear"/>
        </w:rPr>
        <w:t>https://doi.org/10.1177/10887679211047162</w:t>
      </w:r>
    </w:p>
    <w:p>
      <w:pPr>
        <w:pStyle w:val="ReferencesWE"/>
        <w:shd w:val="clear" w:color="000000" w:fill="auto"/>
        <w:rPr>
          <w:lang w:val="en-US"/>
        </w:rPr>
      </w:pPr>
      <w:bookmarkStart w:id="36" w:name="_nd"/>
      <w:bookmarkEnd w:id="35"/>
      <w:r>
        <w:rPr>
          <w:lang w:val="en-US"/>
        </w:rPr>
        <w:t xml:space="preserve">Merriam-Webster. </w:t>
      </w:r>
      <w:r>
        <w:rPr>
          <w:rStyle w:val="Year"/>
          <w:shd w:fill="auto" w:val="clear"/>
        </w:rPr>
        <w:t>(n.d.)</w:t>
      </w:r>
      <w:del w:id="993" w:author="Raja Pari" w:date="2025-10-24T17:10:00Z">
        <w:r>
          <w:rPr>
            <w:rStyle w:val="OtherTitle"/>
            <w:shd w:fill="auto" w:val="clear"/>
          </w:rPr>
          <w:delText>.</w:delText>
        </w:r>
      </w:del>
      <w:r>
        <w:rPr>
          <w:lang w:val="en-US"/>
        </w:rPr>
        <w:t xml:space="preserve"> </w:t>
      </w:r>
      <w:r>
        <w:rPr>
          <w:rStyle w:val="OtherTitle"/>
          <w:i/>
          <w:shd w:fill="auto" w:val="clear"/>
        </w:rPr>
        <w:t>Syntax</w:t>
      </w:r>
      <w:r>
        <w:rPr>
          <w:lang w:val="en-US"/>
        </w:rPr>
        <w:t xml:space="preserve">. </w:t>
      </w:r>
      <w:ins w:id="994" w:author="Raja Pari" w:date="2025-10-24T19:34:00Z">
        <w:r>
          <w:rPr>
            <w:lang w:val="en-US"/>
          </w:rPr>
          <w:t xml:space="preserve">Available at: </w:t>
        </w:r>
      </w:ins>
      <w:r>
        <w:rPr>
          <w:rStyle w:val="Web"/>
          <w:u w:val="single"/>
          <w:shd w:fill="auto" w:val="clear"/>
        </w:rPr>
        <w:t>https://www.merriam-webster.com/dictionary/syntax</w:t>
      </w:r>
    </w:p>
    <w:p>
      <w:pPr>
        <w:pStyle w:val="ReferencesJN"/>
        <w:shd w:val="clear" w:color="000000" w:fill="auto"/>
        <w:rPr>
          <w:lang w:val="en-US"/>
        </w:rPr>
      </w:pPr>
      <w:bookmarkStart w:id="37" w:name="Million_et_al__2025"/>
      <w:bookmarkEnd w:id="36"/>
      <w:r>
        <w:rPr>
          <w:rStyle w:val="SurName"/>
          <w:shd w:fill="auto" w:val="clear"/>
        </w:rPr>
        <w:t>Million</w:t>
      </w:r>
      <w:r>
        <w:rPr>
          <w:rStyle w:val="Author"/>
          <w:shd w:fill="auto" w:val="clear"/>
        </w:rPr>
        <w:t xml:space="preserve">, </w:t>
      </w:r>
      <w:r>
        <w:rPr>
          <w:rStyle w:val="GivenName"/>
          <w:shd w:fill="auto" w:val="clear"/>
        </w:rPr>
        <w:t>A.</w:t>
      </w:r>
      <w:del w:id="995" w:author="Raja Pari" w:date="2025-10-24T17:05:00Z">
        <w:r>
          <w:rPr>
            <w:rStyle w:val="GivenName"/>
            <w:shd w:fill="auto" w:val="clear"/>
          </w:rPr>
          <w:delText xml:space="preserve"> </w:delText>
        </w:r>
      </w:del>
      <w:r>
        <w:rPr>
          <w:rStyle w:val="GivenName"/>
          <w:shd w:fill="auto" w:val="clear"/>
        </w:rPr>
        <w:t>J.</w:t>
      </w:r>
      <w:r>
        <w:rPr>
          <w:rStyle w:val="Author"/>
          <w:shd w:fill="auto" w:val="clear"/>
        </w:rPr>
        <w:t xml:space="preserve">, </w:t>
      </w:r>
      <w:r>
        <w:rPr>
          <w:rStyle w:val="SurName"/>
          <w:shd w:fill="auto" w:val="clear"/>
        </w:rPr>
        <w:t>York</w:t>
      </w:r>
      <w:r>
        <w:rPr>
          <w:rStyle w:val="Author"/>
          <w:shd w:fill="auto" w:val="clear"/>
        </w:rPr>
        <w:t xml:space="preserve">, </w:t>
      </w:r>
      <w:r>
        <w:rPr>
          <w:rStyle w:val="GivenName"/>
          <w:shd w:fill="auto" w:val="clear"/>
        </w:rPr>
        <w:t>J.</w:t>
      </w:r>
      <w:r>
        <w:rPr>
          <w:rStyle w:val="Author"/>
          <w:shd w:fill="auto" w:val="clear"/>
        </w:rPr>
        <w:t xml:space="preserve">, </w:t>
      </w:r>
      <w:r>
        <w:rPr>
          <w:rStyle w:val="SurName"/>
          <w:shd w:fill="auto" w:val="clear"/>
        </w:rPr>
        <w:t>Lafia</w:t>
      </w:r>
      <w:r>
        <w:rPr>
          <w:rStyle w:val="Author"/>
          <w:shd w:fill="auto" w:val="clear"/>
        </w:rPr>
        <w:t xml:space="preserve">, </w:t>
      </w:r>
      <w:r>
        <w:rPr>
          <w:rStyle w:val="GivenName"/>
          <w:shd w:fill="auto" w:val="clear"/>
        </w:rPr>
        <w:t>S.</w:t>
      </w:r>
      <w:del w:id="996" w:author="Raja Pari" w:date="2025-10-24T17:09:00Z">
        <w:r>
          <w:rPr>
            <w:rStyle w:val="Author"/>
            <w:shd w:fill="auto" w:val="clear"/>
          </w:rPr>
          <w:delText>,</w:delText>
        </w:r>
      </w:del>
      <w:r>
        <w:rPr>
          <w:rStyle w:val="Author"/>
          <w:shd w:fill="auto" w:val="clear"/>
        </w:rPr>
        <w:t xml:space="preserve"> </w:t>
      </w:r>
      <w:del w:id="997" w:author="Raja Pari" w:date="2025-10-24T17:07:00Z">
        <w:r>
          <w:rPr>
            <w:rStyle w:val="Author"/>
            <w:shd w:fill="auto" w:val="clear"/>
          </w:rPr>
          <w:delText>&amp;</w:delText>
        </w:r>
      </w:del>
      <w:ins w:id="998" w:author="Raja Pari" w:date="2025-10-24T17:07:00Z">
        <w:r>
          <w:rPr>
            <w:rStyle w:val="Author"/>
            <w:shd w:fill="auto" w:val="clear"/>
          </w:rPr>
          <w:t>and</w:t>
        </w:r>
      </w:ins>
      <w:r>
        <w:rPr>
          <w:rStyle w:val="Author"/>
          <w:shd w:fill="auto" w:val="clear"/>
        </w:rPr>
        <w:t xml:space="preserve"> </w:t>
      </w:r>
      <w:r>
        <w:rPr>
          <w:rStyle w:val="SurName"/>
          <w:shd w:fill="auto" w:val="clear"/>
        </w:rPr>
        <w:t>Hemphill</w:t>
      </w:r>
      <w:r>
        <w:rPr>
          <w:rStyle w:val="Author"/>
          <w:shd w:fill="auto" w:val="clear"/>
        </w:rPr>
        <w:t xml:space="preserve">, </w:t>
      </w:r>
      <w:r>
        <w:rPr>
          <w:rStyle w:val="GivenName"/>
          <w:shd w:fill="auto" w:val="clear"/>
        </w:rPr>
        <w:t>L</w:t>
      </w:r>
      <w:r>
        <w:rPr>
          <w:rStyle w:val="Author"/>
          <w:shd w:fill="auto" w:val="clear"/>
        </w:rPr>
        <w:t>.</w:t>
      </w:r>
      <w:r>
        <w:rPr>
          <w:lang w:val="en-US"/>
        </w:rPr>
        <w:t xml:space="preserve"> </w:t>
      </w:r>
      <w:r>
        <w:rPr>
          <w:rStyle w:val="Year"/>
          <w:shd w:fill="auto" w:val="clear"/>
        </w:rPr>
        <w:t>(2025)</w:t>
      </w:r>
      <w:del w:id="999" w:author="Raja Pari" w:date="2025-10-24T17:10:00Z">
        <w:r>
          <w:rPr>
            <w:lang w:val="en-US"/>
          </w:rPr>
          <w:delText>.</w:delText>
        </w:r>
      </w:del>
      <w:r>
        <w:rPr>
          <w:rStyle w:val="ArtlTitle"/>
          <w:shd w:fill="auto" w:val="clear"/>
        </w:rPr>
        <w:t xml:space="preserve"> </w:t>
      </w:r>
      <w:ins w:id="1000" w:author="Raja Pari" w:date="2025-10-24T17:30:00Z">
        <w:r>
          <w:rPr>
            <w:rStyle w:val="ArtlTitle"/>
            <w:shd w:fill="auto" w:val="clear"/>
          </w:rPr>
          <w:t>‘</w:t>
        </w:r>
      </w:ins>
      <w:r>
        <w:rPr>
          <w:rStyle w:val="ArtlTitle"/>
          <w:shd w:fill="auto" w:val="clear"/>
        </w:rPr>
        <w:t>Data, not documents: Moving beyond theories of information-seeking behavior to advance data discovery</w:t>
      </w:r>
      <w:del w:id="1001" w:author="Raja Pari" w:date="2025-10-24T19:25:00Z">
        <w:r>
          <w:rPr>
            <w:rStyle w:val="ArtlTitle"/>
            <w:shd w:fill="auto" w:val="clear"/>
          </w:rPr>
          <w:delText>.</w:delText>
        </w:r>
      </w:del>
      <w:del w:id="1002" w:author="Raja Pari" w:date="2025-10-24T19:25:00Z">
        <w:r>
          <w:rPr>
            <w:lang w:val="en-US"/>
          </w:rPr>
          <w:delText xml:space="preserve"> </w:delText>
        </w:r>
      </w:del>
      <w:ins w:id="1003" w:author="Raja Pari" w:date="2025-10-24T19:25:00Z">
        <w:r>
          <w:rPr>
            <w:rStyle w:val="ArtlTitle"/>
            <w:shd w:fill="auto" w:val="clear"/>
          </w:rPr>
          <w:t xml:space="preserve">’, </w:t>
        </w:r>
      </w:ins>
      <w:r>
        <w:rPr>
          <w:rStyle w:val="JournalTitle"/>
          <w:i/>
          <w:shd w:fill="auto" w:val="clear"/>
        </w:rPr>
        <w:t>Journal of the Association for Information Science and Technology</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76</w:t>
      </w:r>
      <w:r>
        <w:rPr>
          <w:lang w:val="en-US"/>
        </w:rPr>
        <w:t>(</w:t>
      </w:r>
      <w:r>
        <w:rPr>
          <w:rStyle w:val="Issue"/>
          <w:shd w:fill="auto" w:val="clear"/>
        </w:rPr>
        <w:t>4</w:t>
      </w:r>
      <w:r>
        <w:rPr>
          <w:lang w:val="en-US"/>
        </w:rPr>
        <w:t xml:space="preserve">), </w:t>
      </w:r>
      <w:ins w:id="1006" w:author="Raja Pari" w:date="2025-10-24T19:30:00Z">
        <w:r>
          <w:rPr>
            <w:lang w:val="en-US"/>
          </w:rPr>
          <w:t xml:space="preserve">pp. </w:t>
        </w:r>
      </w:ins>
      <w:r>
        <w:rPr>
          <w:rStyle w:val="FirstPage"/>
          <w:shd w:fill="auto" w:val="clear"/>
        </w:rPr>
        <w:t>649</w:t>
      </w:r>
      <w:r>
        <w:rPr>
          <w:lang w:val="en-US"/>
        </w:rPr>
        <w:t>–</w:t>
      </w:r>
      <w:r>
        <w:rPr>
          <w:rStyle w:val="LastPage"/>
          <w:shd w:fill="auto" w:val="clear"/>
        </w:rPr>
        <w:t>664</w:t>
      </w:r>
      <w:r>
        <w:rPr>
          <w:lang w:val="en-US"/>
        </w:rPr>
        <w:t xml:space="preserve">. </w:t>
      </w:r>
      <w:ins w:id="1007" w:author="Raja Pari" w:date="2025-10-24T19:34:00Z">
        <w:r>
          <w:rPr>
            <w:lang w:val="en-US"/>
          </w:rPr>
          <w:t xml:space="preserve">Available at: </w:t>
        </w:r>
      </w:ins>
      <w:r>
        <w:rPr>
          <w:rStyle w:val="DOI"/>
          <w:u w:val="single"/>
          <w:shd w:fill="auto" w:val="clear"/>
        </w:rPr>
        <w:t>https://doi.org/10.1002/asi.24962</w:t>
      </w:r>
    </w:p>
    <w:p>
      <w:pPr>
        <w:pStyle w:val="ReferencesJN"/>
        <w:shd w:val="clear" w:color="000000" w:fill="auto"/>
        <w:rPr>
          <w:lang w:val="en-US"/>
        </w:rPr>
      </w:pPr>
      <w:bookmarkStart w:id="38" w:name="Nelson_2022"/>
      <w:bookmarkEnd w:id="37"/>
      <w:r>
        <w:rPr>
          <w:rStyle w:val="SurName"/>
          <w:shd w:fill="auto" w:val="clear"/>
        </w:rPr>
        <w:t>Nelson</w:t>
      </w:r>
      <w:r>
        <w:rPr>
          <w:rStyle w:val="Author"/>
          <w:shd w:fill="auto" w:val="clear"/>
        </w:rPr>
        <w:t xml:space="preserve">, </w:t>
      </w:r>
      <w:r>
        <w:rPr>
          <w:rStyle w:val="GivenName"/>
          <w:shd w:fill="auto" w:val="clear"/>
        </w:rPr>
        <w:t>A</w:t>
      </w:r>
      <w:r>
        <w:rPr>
          <w:rStyle w:val="Author"/>
          <w:shd w:fill="auto" w:val="clear"/>
        </w:rPr>
        <w:t>.</w:t>
      </w:r>
      <w:r>
        <w:rPr>
          <w:lang w:val="en-US"/>
        </w:rPr>
        <w:t xml:space="preserve"> </w:t>
      </w:r>
      <w:r>
        <w:rPr>
          <w:rStyle w:val="Year"/>
          <w:shd w:fill="auto" w:val="clear"/>
        </w:rPr>
        <w:t>(2022)</w:t>
      </w:r>
      <w:del w:id="1008" w:author="Raja Pari" w:date="2025-10-24T17:10:00Z">
        <w:r>
          <w:rPr>
            <w:lang w:val="en-US"/>
          </w:rPr>
          <w:delText>.</w:delText>
        </w:r>
      </w:del>
      <w:r>
        <w:rPr>
          <w:lang w:val="en-US"/>
        </w:rPr>
        <w:t xml:space="preserve"> </w:t>
      </w:r>
      <w:ins w:id="1009" w:author="Raja Pari" w:date="2025-10-24T17:30:00Z">
        <w:r>
          <w:rPr>
            <w:lang w:val="en-US"/>
          </w:rPr>
          <w:t>‘</w:t>
        </w:r>
      </w:ins>
      <w:r>
        <w:rPr>
          <w:rStyle w:val="ArtlTitle"/>
          <w:shd w:fill="auto" w:val="clear"/>
        </w:rPr>
        <w:t>Memorandum for the heads of executive departments and agencies: Ensuring free, immediate, and equitable access to federally funded research</w:t>
      </w:r>
      <w:del w:id="1010" w:author="Raja Pari" w:date="2025-10-24T19:25:00Z">
        <w:r>
          <w:rPr>
            <w:lang w:val="en-US"/>
          </w:rPr>
          <w:delText xml:space="preserve">. </w:delText>
        </w:r>
      </w:del>
      <w:ins w:id="1011" w:author="Raja Pari" w:date="2025-10-24T19:25:00Z">
        <w:r>
          <w:rPr>
            <w:lang w:val="en-US"/>
          </w:rPr>
          <w:t xml:space="preserve">’, </w:t>
        </w:r>
      </w:ins>
      <w:ins w:id="1012" w:author="Raja Pari" w:date="2025-10-24T19:34:00Z">
        <w:r>
          <w:rPr>
            <w:lang w:val="en-US"/>
          </w:rPr>
          <w:t xml:space="preserve">Available at: </w:t>
        </w:r>
      </w:ins>
      <w:r>
        <w:rPr>
          <w:rStyle w:val="DOI"/>
          <w:u w:val="single"/>
          <w:shd w:fill="auto" w:val="clear"/>
        </w:rPr>
        <w:t>https://doi.org/10.21949/1528361</w:t>
      </w:r>
    </w:p>
    <w:p>
      <w:pPr>
        <w:pStyle w:val="ReferencesJN"/>
        <w:shd w:val="clear" w:color="000000" w:fill="auto"/>
        <w:rPr>
          <w:lang w:val="en-US"/>
        </w:rPr>
      </w:pPr>
      <w:bookmarkStart w:id="39" w:name="Palinkas_et_al__2015"/>
      <w:bookmarkEnd w:id="38"/>
      <w:r>
        <w:rPr>
          <w:rStyle w:val="SurName"/>
          <w:shd w:fill="auto" w:val="clear"/>
        </w:rPr>
        <w:t>Palinkas</w:t>
      </w:r>
      <w:r>
        <w:rPr>
          <w:rStyle w:val="Author"/>
          <w:shd w:fill="auto" w:val="clear"/>
        </w:rPr>
        <w:t xml:space="preserve">, </w:t>
      </w:r>
      <w:r>
        <w:rPr>
          <w:rStyle w:val="GivenName"/>
          <w:shd w:fill="auto" w:val="clear"/>
        </w:rPr>
        <w:t>L.</w:t>
      </w:r>
      <w:del w:id="1013" w:author="Raja Pari" w:date="2025-10-24T17:05: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Horwitz</w:t>
      </w:r>
      <w:r>
        <w:rPr>
          <w:rStyle w:val="Author"/>
          <w:shd w:fill="auto" w:val="clear"/>
        </w:rPr>
        <w:t xml:space="preserve">, </w:t>
      </w:r>
      <w:r>
        <w:rPr>
          <w:rStyle w:val="GivenName"/>
          <w:shd w:fill="auto" w:val="clear"/>
        </w:rPr>
        <w:t>S.</w:t>
      </w:r>
      <w:del w:id="1014" w:author="Raja Pari" w:date="2025-10-24T17:05:00Z">
        <w:r>
          <w:rPr>
            <w:rStyle w:val="GivenName"/>
            <w:shd w:fill="auto" w:val="clear"/>
          </w:rPr>
          <w:delText xml:space="preserve"> </w:delText>
        </w:r>
      </w:del>
      <w:r>
        <w:rPr>
          <w:rStyle w:val="GivenName"/>
          <w:shd w:fill="auto" w:val="clear"/>
        </w:rPr>
        <w:t>M.</w:t>
      </w:r>
      <w:r>
        <w:rPr>
          <w:rStyle w:val="Author"/>
          <w:shd w:fill="auto" w:val="clear"/>
        </w:rPr>
        <w:t xml:space="preserve">, </w:t>
      </w:r>
      <w:r>
        <w:rPr>
          <w:rStyle w:val="SurName"/>
          <w:shd w:fill="auto" w:val="clear"/>
        </w:rPr>
        <w:t>Green</w:t>
      </w:r>
      <w:r>
        <w:rPr>
          <w:rStyle w:val="Author"/>
          <w:shd w:fill="auto" w:val="clear"/>
        </w:rPr>
        <w:t xml:space="preserve">, </w:t>
      </w:r>
      <w:r>
        <w:rPr>
          <w:rStyle w:val="GivenName"/>
          <w:shd w:fill="auto" w:val="clear"/>
        </w:rPr>
        <w:t>C.</w:t>
      </w:r>
      <w:del w:id="1015" w:author="Raja Pari" w:date="2025-10-24T17:05: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Wisdom</w:t>
      </w:r>
      <w:r>
        <w:rPr>
          <w:rStyle w:val="Author"/>
          <w:shd w:fill="auto" w:val="clear"/>
        </w:rPr>
        <w:t xml:space="preserve">, </w:t>
      </w:r>
      <w:r>
        <w:rPr>
          <w:rStyle w:val="GivenName"/>
          <w:shd w:fill="auto" w:val="clear"/>
        </w:rPr>
        <w:t>J.</w:t>
      </w:r>
      <w:del w:id="1016" w:author="Raja Pari" w:date="2025-10-24T17:05:00Z">
        <w:r>
          <w:rPr>
            <w:rStyle w:val="GivenName"/>
            <w:shd w:fill="auto" w:val="clear"/>
          </w:rPr>
          <w:delText xml:space="preserve"> </w:delText>
        </w:r>
      </w:del>
      <w:r>
        <w:rPr>
          <w:rStyle w:val="GivenName"/>
          <w:shd w:fill="auto" w:val="clear"/>
        </w:rPr>
        <w:t>P.</w:t>
      </w:r>
      <w:r>
        <w:rPr>
          <w:rStyle w:val="Author"/>
          <w:shd w:fill="auto" w:val="clear"/>
        </w:rPr>
        <w:t xml:space="preserve">, </w:t>
      </w:r>
      <w:r>
        <w:rPr>
          <w:rStyle w:val="SurName"/>
          <w:shd w:fill="auto" w:val="clear"/>
        </w:rPr>
        <w:t>Duan</w:t>
      </w:r>
      <w:r>
        <w:rPr>
          <w:rStyle w:val="Author"/>
          <w:shd w:fill="auto" w:val="clear"/>
        </w:rPr>
        <w:t xml:space="preserve">, </w:t>
      </w:r>
      <w:r>
        <w:rPr>
          <w:rStyle w:val="GivenName"/>
          <w:shd w:fill="auto" w:val="clear"/>
        </w:rPr>
        <w:t>N.</w:t>
      </w:r>
      <w:del w:id="1017" w:author="Raja Pari" w:date="2025-10-24T17:09:00Z">
        <w:r>
          <w:rPr>
            <w:rStyle w:val="Author"/>
            <w:shd w:fill="auto" w:val="clear"/>
          </w:rPr>
          <w:delText>,</w:delText>
        </w:r>
      </w:del>
      <w:r>
        <w:rPr>
          <w:rStyle w:val="Author"/>
          <w:shd w:fill="auto" w:val="clear"/>
        </w:rPr>
        <w:t xml:space="preserve"> </w:t>
      </w:r>
      <w:del w:id="1018" w:author="Raja Pari" w:date="2025-10-24T17:07:00Z">
        <w:r>
          <w:rPr>
            <w:rStyle w:val="Author"/>
            <w:shd w:fill="auto" w:val="clear"/>
          </w:rPr>
          <w:delText>&amp;</w:delText>
        </w:r>
      </w:del>
      <w:ins w:id="1019" w:author="Raja Pari" w:date="2025-10-24T17:07:00Z">
        <w:r>
          <w:rPr>
            <w:rStyle w:val="Author"/>
            <w:shd w:fill="auto" w:val="clear"/>
          </w:rPr>
          <w:t>and</w:t>
        </w:r>
      </w:ins>
      <w:r>
        <w:rPr>
          <w:rStyle w:val="Author"/>
          <w:shd w:fill="auto" w:val="clear"/>
        </w:rPr>
        <w:t xml:space="preserve"> </w:t>
      </w:r>
      <w:r>
        <w:rPr>
          <w:rStyle w:val="SurName"/>
          <w:shd w:fill="auto" w:val="clear"/>
        </w:rPr>
        <w:t>Hoagwood</w:t>
      </w:r>
      <w:r>
        <w:rPr>
          <w:rStyle w:val="Author"/>
          <w:shd w:fill="auto" w:val="clear"/>
        </w:rPr>
        <w:t xml:space="preserve">, </w:t>
      </w:r>
      <w:r>
        <w:rPr>
          <w:rStyle w:val="GivenName"/>
          <w:shd w:fill="auto" w:val="clear"/>
        </w:rPr>
        <w:t>K</w:t>
      </w:r>
      <w:r>
        <w:rPr>
          <w:rStyle w:val="Author"/>
          <w:shd w:fill="auto" w:val="clear"/>
        </w:rPr>
        <w:t>.</w:t>
      </w:r>
      <w:r>
        <w:rPr>
          <w:lang w:val="en-US"/>
        </w:rPr>
        <w:t xml:space="preserve"> </w:t>
      </w:r>
      <w:r>
        <w:rPr>
          <w:rStyle w:val="Year"/>
          <w:shd w:fill="auto" w:val="clear"/>
        </w:rPr>
        <w:t>(2015)</w:t>
      </w:r>
      <w:del w:id="1020" w:author="Raja Pari" w:date="2025-10-24T17:10:00Z">
        <w:r>
          <w:rPr>
            <w:lang w:val="en-US"/>
          </w:rPr>
          <w:delText>.</w:delText>
        </w:r>
      </w:del>
      <w:r>
        <w:rPr>
          <w:rStyle w:val="ArtlTitle"/>
          <w:shd w:fill="auto" w:val="clear"/>
        </w:rPr>
        <w:t xml:space="preserve"> </w:t>
      </w:r>
      <w:ins w:id="1021" w:author="Raja Pari" w:date="2025-10-24T17:30:00Z">
        <w:r>
          <w:rPr>
            <w:rStyle w:val="ArtlTitle"/>
            <w:shd w:fill="auto" w:val="clear"/>
          </w:rPr>
          <w:t>‘</w:t>
        </w:r>
      </w:ins>
      <w:r>
        <w:rPr>
          <w:rStyle w:val="ArtlTitle"/>
          <w:shd w:fill="auto" w:val="clear"/>
        </w:rPr>
        <w:t>Purposeful sampling for qualitative data collection and analysis in mixed method implementation research</w:t>
      </w:r>
      <w:del w:id="1022" w:author="Raja Pari" w:date="2025-10-24T19:25:00Z">
        <w:r>
          <w:rPr>
            <w:rStyle w:val="ArtlTitle"/>
            <w:shd w:fill="auto" w:val="clear"/>
          </w:rPr>
          <w:delText>.</w:delText>
        </w:r>
      </w:del>
      <w:del w:id="1023" w:author="Raja Pari" w:date="2025-10-24T19:25:00Z">
        <w:r>
          <w:rPr>
            <w:lang w:val="en-US"/>
          </w:rPr>
          <w:delText xml:space="preserve"> </w:delText>
        </w:r>
      </w:del>
      <w:ins w:id="1024" w:author="Raja Pari" w:date="2025-10-24T19:25:00Z">
        <w:r>
          <w:rPr>
            <w:rStyle w:val="ArtlTitle"/>
            <w:shd w:fill="auto" w:val="clear"/>
          </w:rPr>
          <w:t xml:space="preserve">’, </w:t>
        </w:r>
      </w:ins>
      <w:r>
        <w:rPr>
          <w:rStyle w:val="JournalTitle"/>
          <w:i/>
          <w:shd w:fill="auto" w:val="clear"/>
        </w:rPr>
        <w:t xml:space="preserve">Administration and </w:t>
      </w:r>
      <w:del w:id="1025" w:author="Raja Pari" w:date="2025-10-26T15:39:00Z">
        <w:r>
          <w:rPr>
            <w:rStyle w:val="JournalTitle"/>
            <w:i/>
            <w:shd w:fill="auto" w:val="clear"/>
          </w:rPr>
          <w:delText>p</w:delText>
        </w:r>
      </w:del>
      <w:ins w:id="1026" w:author="Raja Pari" w:date="2025-10-26T15:39:00Z">
        <w:r>
          <w:rPr>
            <w:rStyle w:val="JournalTitle"/>
            <w:i/>
            <w:shd w:fill="auto" w:val="clear"/>
          </w:rPr>
          <w:t>P</w:t>
        </w:r>
      </w:ins>
      <w:r>
        <w:rPr>
          <w:rStyle w:val="JournalTitle"/>
          <w:i/>
          <w:shd w:fill="auto" w:val="clear"/>
        </w:rPr>
        <w:t xml:space="preserve">olicy in </w:t>
      </w:r>
      <w:del w:id="1027" w:author="Raja Pari" w:date="2025-10-26T15:39:00Z">
        <w:r>
          <w:rPr>
            <w:rStyle w:val="JournalTitle"/>
            <w:i/>
            <w:shd w:fill="auto" w:val="clear"/>
          </w:rPr>
          <w:delText>m</w:delText>
        </w:r>
      </w:del>
      <w:ins w:id="1028" w:author="Raja Pari" w:date="2025-10-26T15:39:00Z">
        <w:r>
          <w:rPr>
            <w:rStyle w:val="JournalTitle"/>
            <w:i/>
            <w:shd w:fill="auto" w:val="clear"/>
          </w:rPr>
          <w:t>M</w:t>
        </w:r>
      </w:ins>
      <w:r>
        <w:rPr>
          <w:rStyle w:val="JournalTitle"/>
          <w:i/>
          <w:shd w:fill="auto" w:val="clear"/>
        </w:rPr>
        <w:t xml:space="preserve">ental </w:t>
      </w:r>
      <w:del w:id="1029" w:author="Raja Pari" w:date="2025-10-26T15:39:00Z">
        <w:r>
          <w:rPr>
            <w:rStyle w:val="JournalTitle"/>
            <w:i/>
            <w:shd w:fill="auto" w:val="clear"/>
          </w:rPr>
          <w:delText>h</w:delText>
        </w:r>
      </w:del>
      <w:ins w:id="1030" w:author="Raja Pari" w:date="2025-10-26T15:39:00Z">
        <w:r>
          <w:rPr>
            <w:rStyle w:val="JournalTitle"/>
            <w:i/>
            <w:shd w:fill="auto" w:val="clear"/>
          </w:rPr>
          <w:t>H</w:t>
        </w:r>
      </w:ins>
      <w:r>
        <w:rPr>
          <w:rStyle w:val="JournalTitle"/>
          <w:i/>
          <w:shd w:fill="auto" w:val="clear"/>
        </w:rPr>
        <w:t xml:space="preserve">ealth and </w:t>
      </w:r>
      <w:del w:id="1031" w:author="Raja Pari" w:date="2025-10-26T15:39:00Z">
        <w:r>
          <w:rPr>
            <w:rStyle w:val="JournalTitle"/>
            <w:i/>
            <w:shd w:fill="auto" w:val="clear"/>
          </w:rPr>
          <w:delText>m</w:delText>
        </w:r>
      </w:del>
      <w:ins w:id="1032" w:author="Raja Pari" w:date="2025-10-26T15:39:00Z">
        <w:r>
          <w:rPr>
            <w:rStyle w:val="JournalTitle"/>
            <w:i/>
            <w:shd w:fill="auto" w:val="clear"/>
          </w:rPr>
          <w:t>M</w:t>
        </w:r>
      </w:ins>
      <w:r>
        <w:rPr>
          <w:rStyle w:val="JournalTitle"/>
          <w:i/>
          <w:shd w:fill="auto" w:val="clear"/>
        </w:rPr>
        <w:t xml:space="preserve">ental </w:t>
      </w:r>
      <w:del w:id="1033" w:author="Raja Pari" w:date="2025-10-26T15:39:00Z">
        <w:r>
          <w:rPr>
            <w:rStyle w:val="JournalTitle"/>
            <w:i/>
            <w:shd w:fill="auto" w:val="clear"/>
          </w:rPr>
          <w:delText>h</w:delText>
        </w:r>
      </w:del>
      <w:ins w:id="1034" w:author="Raja Pari" w:date="2025-10-26T15:39:00Z">
        <w:r>
          <w:rPr>
            <w:rStyle w:val="JournalTitle"/>
            <w:i/>
            <w:shd w:fill="auto" w:val="clear"/>
          </w:rPr>
          <w:t>H</w:t>
        </w:r>
      </w:ins>
      <w:r>
        <w:rPr>
          <w:rStyle w:val="JournalTitle"/>
          <w:i/>
          <w:shd w:fill="auto" w:val="clear"/>
        </w:rPr>
        <w:t xml:space="preserve">ealth </w:t>
      </w:r>
      <w:del w:id="1035" w:author="Raja Pari" w:date="2025-10-26T15:39:00Z">
        <w:r>
          <w:rPr>
            <w:rStyle w:val="JournalTitle"/>
            <w:i/>
            <w:shd w:fill="auto" w:val="clear"/>
          </w:rPr>
          <w:delText>s</w:delText>
        </w:r>
      </w:del>
      <w:ins w:id="1036" w:author="Raja Pari" w:date="2025-10-26T15:39:00Z">
        <w:r>
          <w:rPr>
            <w:rStyle w:val="JournalTitle"/>
            <w:i/>
            <w:shd w:fill="auto" w:val="clear"/>
          </w:rPr>
          <w:t>S</w:t>
        </w:r>
      </w:ins>
      <w:r>
        <w:rPr>
          <w:rStyle w:val="JournalTitle"/>
          <w:i/>
          <w:shd w:fill="auto" w:val="clear"/>
        </w:rPr>
        <w:t xml:space="preserve">ervices </w:t>
      </w:r>
      <w:del w:id="1037" w:author="Raja Pari" w:date="2025-10-26T15:39:00Z">
        <w:r>
          <w:rPr>
            <w:rStyle w:val="JournalTitle"/>
            <w:i/>
            <w:shd w:fill="auto" w:val="clear"/>
          </w:rPr>
          <w:delText>r</w:delText>
        </w:r>
      </w:del>
      <w:ins w:id="1038" w:author="Raja Pari" w:date="2025-10-26T15:39:00Z">
        <w:r>
          <w:rPr>
            <w:rStyle w:val="JournalTitle"/>
            <w:i/>
            <w:shd w:fill="auto" w:val="clear"/>
          </w:rPr>
          <w:t>R</w:t>
        </w:r>
      </w:ins>
      <w:r>
        <w:rPr>
          <w:rStyle w:val="JournalTitle"/>
          <w:i/>
          <w:shd w:fill="auto" w:val="clear"/>
        </w:rPr>
        <w:t>esearch</w:t>
      </w:r>
      <w:r>
        <w:rPr>
          <w:lang w:val="en-US"/>
        </w:rPr>
        <w:t xml:space="preserve">, </w:t>
      </w:r>
      <w:r>
        <w:rPr>
          <w:rStyle w:val="Volume"/>
          <w:iCs/>
          <w:shd w:fill="auto" w:val="clear"/>
          <w:rPrChange w:id="0" w:author="Raja Pari" w:date="2025-10-24T19:27:00Z">
            <w:rPr>
              <w:rStyle w:val="Volume"/>
              <w:i/>
              <w:shd w:fill="auto" w:val="clear"/>
            </w:rPr>
          </w:rPrChange>
        </w:rPr>
        <w:t>42</w:t>
      </w:r>
      <w:r>
        <w:rPr>
          <w:lang w:val="en-US"/>
        </w:rPr>
        <w:t>(</w:t>
      </w:r>
      <w:r>
        <w:rPr>
          <w:rStyle w:val="Issue"/>
          <w:shd w:fill="auto" w:val="clear"/>
        </w:rPr>
        <w:t>5</w:t>
      </w:r>
      <w:r>
        <w:rPr>
          <w:lang w:val="en-US"/>
        </w:rPr>
        <w:t xml:space="preserve">), </w:t>
      </w:r>
      <w:ins w:id="1040" w:author="Raja Pari" w:date="2025-10-24T19:30:00Z">
        <w:r>
          <w:rPr>
            <w:lang w:val="en-US"/>
          </w:rPr>
          <w:t xml:space="preserve">pp. </w:t>
        </w:r>
      </w:ins>
      <w:r>
        <w:rPr>
          <w:rStyle w:val="FirstPage"/>
          <w:shd w:fill="auto" w:val="clear"/>
        </w:rPr>
        <w:t>533</w:t>
      </w:r>
      <w:r>
        <w:rPr>
          <w:lang w:val="en-US"/>
        </w:rPr>
        <w:t>–</w:t>
      </w:r>
      <w:r>
        <w:rPr>
          <w:rStyle w:val="LastPage"/>
          <w:shd w:fill="auto" w:val="clear"/>
        </w:rPr>
        <w:t>544</w:t>
      </w:r>
      <w:r>
        <w:rPr>
          <w:lang w:val="en-US"/>
        </w:rPr>
        <w:t>.</w:t>
      </w:r>
    </w:p>
    <w:p>
      <w:pPr>
        <w:pStyle w:val="ReferencesBO"/>
        <w:shd w:val="clear" w:color="000000" w:fill="auto"/>
        <w:rPr/>
      </w:pPr>
      <w:bookmarkStart w:id="40" w:name="Patton_2002"/>
      <w:bookmarkEnd w:id="39"/>
      <w:r>
        <w:rPr>
          <w:rStyle w:val="SurName"/>
          <w:shd w:fill="auto" w:val="clear"/>
        </w:rPr>
        <w:t>Patton</w:t>
      </w:r>
      <w:r>
        <w:rPr>
          <w:rStyle w:val="Author"/>
          <w:shd w:fill="auto" w:val="clear"/>
        </w:rPr>
        <w:t xml:space="preserve">, </w:t>
      </w:r>
      <w:r>
        <w:rPr>
          <w:rStyle w:val="GivenName"/>
          <w:shd w:fill="auto" w:val="clear"/>
        </w:rPr>
        <w:t>M</w:t>
      </w:r>
      <w:r>
        <w:rPr>
          <w:rStyle w:val="Author"/>
          <w:shd w:fill="auto" w:val="clear"/>
        </w:rPr>
        <w:t>.</w:t>
      </w:r>
      <w:r>
        <w:rPr/>
        <w:t xml:space="preserve"> </w:t>
      </w:r>
      <w:r>
        <w:rPr>
          <w:rStyle w:val="Year"/>
          <w:shd w:fill="auto" w:val="clear"/>
        </w:rPr>
        <w:t>(2002)</w:t>
      </w:r>
      <w:del w:id="1041" w:author="Raja Pari" w:date="2025-10-24T17:10:00Z">
        <w:r>
          <w:rPr/>
          <w:delText>.</w:delText>
        </w:r>
      </w:del>
      <w:r>
        <w:rPr/>
        <w:t xml:space="preserve"> </w:t>
      </w:r>
      <w:r>
        <w:rPr>
          <w:rStyle w:val="ChapTitle"/>
          <w:i/>
          <w:iCs/>
          <w:shd w:fill="auto" w:val="clear"/>
          <w:rPrChange w:id="0" w:author="Raja Pari" w:date="2025-10-24T17:30:00Z">
            <w:rPr>
              <w:rStyle w:val="ChapTitle"/>
              <w:shd w:fill="auto" w:val="clear"/>
            </w:rPr>
          </w:rPrChange>
        </w:rPr>
        <w:t>Qualitative research and evaluation methods</w:t>
      </w:r>
      <w:r>
        <w:rPr/>
        <w:t xml:space="preserve">. </w:t>
      </w:r>
      <w:r>
        <w:rPr>
          <w:rStyle w:val="Pub-Loc"/>
          <w:shd w:fill="auto" w:val="clear"/>
        </w:rPr>
        <w:t>London</w:t>
      </w:r>
      <w:r>
        <w:rPr/>
        <w:t xml:space="preserve">: </w:t>
      </w:r>
      <w:r>
        <w:rPr>
          <w:rStyle w:val="Pub-Name"/>
          <w:shd w:fill="auto" w:val="clear"/>
        </w:rPr>
        <w:t>Sage</w:t>
      </w:r>
      <w:r>
        <w:rPr/>
        <w:t>.</w:t>
      </w:r>
    </w:p>
    <w:p>
      <w:pPr>
        <w:pStyle w:val="ReferencesJN"/>
        <w:shd w:val="clear" w:color="000000" w:fill="auto"/>
        <w:rPr>
          <w:lang w:val="en-US"/>
        </w:rPr>
      </w:pPr>
      <w:bookmarkStart w:id="41" w:name="Richardson_et_al__2016"/>
      <w:bookmarkEnd w:id="40"/>
      <w:r>
        <w:rPr>
          <w:rStyle w:val="SurName"/>
          <w:shd w:fill="auto" w:val="clear"/>
        </w:rPr>
        <w:t>Richardson</w:t>
      </w:r>
      <w:r>
        <w:rPr>
          <w:rStyle w:val="Author"/>
          <w:shd w:fill="auto" w:val="clear"/>
        </w:rPr>
        <w:t xml:space="preserve">, </w:t>
      </w:r>
      <w:r>
        <w:rPr>
          <w:rStyle w:val="GivenName"/>
          <w:shd w:fill="auto" w:val="clear"/>
        </w:rPr>
        <w:t>J.</w:t>
      </w:r>
      <w:del w:id="1043" w:author="Raja Pari" w:date="2025-10-24T17:05:00Z">
        <w:r>
          <w:rPr>
            <w:rStyle w:val="GivenName"/>
            <w:shd w:fill="auto" w:val="clear"/>
          </w:rPr>
          <w:delText xml:space="preserve"> </w:delText>
        </w:r>
      </w:del>
      <w:r>
        <w:rPr>
          <w:rStyle w:val="GivenName"/>
          <w:shd w:fill="auto" w:val="clear"/>
        </w:rPr>
        <w:t>B.</w:t>
      </w:r>
      <w:r>
        <w:rPr>
          <w:rStyle w:val="Author"/>
          <w:shd w:fill="auto" w:val="clear"/>
        </w:rPr>
        <w:t xml:space="preserve">, </w:t>
      </w:r>
      <w:r>
        <w:rPr>
          <w:rStyle w:val="SurName"/>
          <w:shd w:fill="auto" w:val="clear"/>
        </w:rPr>
        <w:t>St. Vil</w:t>
      </w:r>
      <w:r>
        <w:rPr>
          <w:rStyle w:val="Author"/>
          <w:shd w:fill="auto" w:val="clear"/>
        </w:rPr>
        <w:t xml:space="preserve">, </w:t>
      </w:r>
      <w:r>
        <w:rPr>
          <w:rStyle w:val="GivenName"/>
          <w:shd w:fill="auto" w:val="clear"/>
        </w:rPr>
        <w:t>C.</w:t>
      </w:r>
      <w:del w:id="1044" w:author="Raja Pari" w:date="2025-10-24T17:09:00Z">
        <w:r>
          <w:rPr>
            <w:rStyle w:val="Author"/>
            <w:shd w:fill="auto" w:val="clear"/>
          </w:rPr>
          <w:delText>,</w:delText>
        </w:r>
      </w:del>
      <w:r>
        <w:rPr>
          <w:rStyle w:val="Author"/>
          <w:shd w:fill="auto" w:val="clear"/>
        </w:rPr>
        <w:t xml:space="preserve"> </w:t>
      </w:r>
      <w:del w:id="1045" w:author="Raja Pari" w:date="2025-10-24T17:07:00Z">
        <w:r>
          <w:rPr>
            <w:rStyle w:val="Author"/>
            <w:shd w:fill="auto" w:val="clear"/>
          </w:rPr>
          <w:delText>&amp;</w:delText>
        </w:r>
      </w:del>
      <w:ins w:id="1046" w:author="Raja Pari" w:date="2025-10-24T17:07:00Z">
        <w:r>
          <w:rPr>
            <w:rStyle w:val="Author"/>
            <w:shd w:fill="auto" w:val="clear"/>
          </w:rPr>
          <w:t>and</w:t>
        </w:r>
      </w:ins>
      <w:r>
        <w:rPr>
          <w:rStyle w:val="Author"/>
          <w:shd w:fill="auto" w:val="clear"/>
        </w:rPr>
        <w:t xml:space="preserve"> </w:t>
      </w:r>
      <w:r>
        <w:rPr>
          <w:rStyle w:val="SurName"/>
          <w:shd w:fill="auto" w:val="clear"/>
        </w:rPr>
        <w:t>Cooper</w:t>
      </w:r>
      <w:r>
        <w:rPr>
          <w:rStyle w:val="Author"/>
          <w:shd w:fill="auto" w:val="clear"/>
        </w:rPr>
        <w:t xml:space="preserve">, </w:t>
      </w:r>
      <w:r>
        <w:rPr>
          <w:rStyle w:val="GivenName"/>
          <w:shd w:fill="auto" w:val="clear"/>
        </w:rPr>
        <w:t>C</w:t>
      </w:r>
      <w:r>
        <w:rPr>
          <w:rStyle w:val="Author"/>
          <w:shd w:fill="auto" w:val="clear"/>
        </w:rPr>
        <w:t>.</w:t>
      </w:r>
      <w:r>
        <w:rPr>
          <w:lang w:val="en-US"/>
        </w:rPr>
        <w:t xml:space="preserve"> </w:t>
      </w:r>
      <w:r>
        <w:rPr>
          <w:rStyle w:val="Year"/>
          <w:shd w:fill="auto" w:val="clear"/>
        </w:rPr>
        <w:t>(2016)</w:t>
      </w:r>
      <w:del w:id="1047" w:author="Raja Pari" w:date="2025-10-24T17:10:00Z">
        <w:r>
          <w:rPr>
            <w:lang w:val="en-US"/>
          </w:rPr>
          <w:delText>.</w:delText>
        </w:r>
      </w:del>
      <w:r>
        <w:rPr>
          <w:rStyle w:val="ArtlTitle"/>
          <w:shd w:fill="auto" w:val="clear"/>
        </w:rPr>
        <w:t xml:space="preserve"> </w:t>
      </w:r>
      <w:ins w:id="1048" w:author="Raja Pari" w:date="2025-10-24T17:31:00Z">
        <w:r>
          <w:rPr>
            <w:rStyle w:val="ArtlTitle"/>
            <w:shd w:fill="auto" w:val="clear"/>
          </w:rPr>
          <w:t>‘</w:t>
        </w:r>
      </w:ins>
      <w:r>
        <w:rPr>
          <w:rStyle w:val="ArtlTitle"/>
          <w:shd w:fill="auto" w:val="clear"/>
        </w:rPr>
        <w:t>Who shot ya? How emergency departments can collect reliable police shooting data</w:t>
      </w:r>
      <w:del w:id="1049" w:author="Raja Pari" w:date="2025-10-24T19:25:00Z">
        <w:r>
          <w:rPr>
            <w:rStyle w:val="ArtlTitle"/>
            <w:shd w:fill="auto" w:val="clear"/>
          </w:rPr>
          <w:delText>.</w:delText>
        </w:r>
      </w:del>
      <w:del w:id="1050" w:author="Raja Pari" w:date="2025-10-24T19:25:00Z">
        <w:r>
          <w:rPr>
            <w:lang w:val="en-US"/>
          </w:rPr>
          <w:delText xml:space="preserve"> </w:delText>
        </w:r>
      </w:del>
      <w:ins w:id="1051" w:author="Raja Pari" w:date="2025-10-24T19:25:00Z">
        <w:r>
          <w:rPr>
            <w:rStyle w:val="ArtlTitle"/>
            <w:shd w:fill="auto" w:val="clear"/>
          </w:rPr>
          <w:t xml:space="preserve">’, </w:t>
        </w:r>
      </w:ins>
      <w:r>
        <w:rPr>
          <w:rStyle w:val="JournalTitle"/>
          <w:i/>
          <w:shd w:fill="auto" w:val="clear"/>
        </w:rPr>
        <w:t>Journal of Urban Health</w:t>
      </w:r>
      <w:r>
        <w:rPr>
          <w:iCs/>
          <w:lang w:val="en-US"/>
          <w:rPrChange w:id="0" w:author="Raja Pari" w:date="2025-10-24T19:27:00Z">
            <w:rPr>
              <w:i/>
            </w:rPr>
          </w:rPrChange>
        </w:rPr>
        <w:t xml:space="preserve">, </w:t>
      </w:r>
      <w:r>
        <w:rPr>
          <w:rStyle w:val="Volume"/>
          <w:iCs/>
          <w:shd w:fill="auto" w:val="clear"/>
          <w:rPrChange w:id="0" w:author="Raja Pari" w:date="2025-10-24T19:27:00Z">
            <w:rPr>
              <w:rStyle w:val="Volume"/>
              <w:i/>
              <w:shd w:fill="auto" w:val="clear"/>
            </w:rPr>
          </w:rPrChange>
        </w:rPr>
        <w:t>93</w:t>
      </w:r>
      <w:r>
        <w:rPr>
          <w:lang w:val="en-US"/>
        </w:rPr>
        <w:t>(</w:t>
      </w:r>
      <w:r>
        <w:rPr>
          <w:rStyle w:val="Issue"/>
          <w:shd w:fill="auto" w:val="clear"/>
        </w:rPr>
        <w:t>S1</w:t>
      </w:r>
      <w:r>
        <w:rPr>
          <w:lang w:val="en-US"/>
        </w:rPr>
        <w:t xml:space="preserve">), </w:t>
      </w:r>
      <w:ins w:id="1054" w:author="Raja Pari" w:date="2025-10-24T19:30:00Z">
        <w:r>
          <w:rPr>
            <w:lang w:val="en-US"/>
          </w:rPr>
          <w:t xml:space="preserve">pp. </w:t>
        </w:r>
      </w:ins>
      <w:r>
        <w:rPr>
          <w:rStyle w:val="FirstPage"/>
          <w:shd w:fill="auto" w:val="clear"/>
        </w:rPr>
        <w:t>8</w:t>
      </w:r>
      <w:r>
        <w:rPr>
          <w:lang w:val="en-US"/>
        </w:rPr>
        <w:t>–</w:t>
      </w:r>
      <w:r>
        <w:rPr>
          <w:rStyle w:val="LastPage"/>
          <w:shd w:fill="auto" w:val="clear"/>
        </w:rPr>
        <w:t>31</w:t>
      </w:r>
      <w:r>
        <w:rPr>
          <w:lang w:val="en-US"/>
        </w:rPr>
        <w:t xml:space="preserve">. </w:t>
      </w:r>
      <w:ins w:id="1055" w:author="Raja Pari" w:date="2025-10-24T19:34:00Z">
        <w:r>
          <w:rPr>
            <w:lang w:val="en-US"/>
          </w:rPr>
          <w:t xml:space="preserve">Available at: </w:t>
        </w:r>
      </w:ins>
      <w:r>
        <w:rPr>
          <w:rStyle w:val="DOI"/>
          <w:u w:val="single"/>
          <w:shd w:fill="auto" w:val="clear"/>
        </w:rPr>
        <w:t>https://doi.org/10.1007/s11524-015-0008-7</w:t>
      </w:r>
    </w:p>
    <w:p>
      <w:pPr>
        <w:pStyle w:val="ReferencesJN"/>
        <w:shd w:val="clear" w:color="000000" w:fill="auto"/>
        <w:rPr>
          <w:lang w:val="en-US"/>
        </w:rPr>
      </w:pPr>
      <w:bookmarkStart w:id="42" w:name="Ridenour_et_al__2023"/>
      <w:bookmarkEnd w:id="41"/>
      <w:r>
        <w:rPr>
          <w:rStyle w:val="SurName"/>
          <w:shd w:fill="auto" w:val="clear"/>
        </w:rPr>
        <w:t>Ridenour</w:t>
      </w:r>
      <w:r>
        <w:rPr>
          <w:rStyle w:val="Author"/>
          <w:shd w:fill="auto" w:val="clear"/>
        </w:rPr>
        <w:t xml:space="preserve">, </w:t>
      </w:r>
      <w:r>
        <w:rPr>
          <w:rStyle w:val="GivenName"/>
          <w:shd w:fill="auto" w:val="clear"/>
        </w:rPr>
        <w:t>T.</w:t>
      </w:r>
      <w:del w:id="1056" w:author="Raja Pari" w:date="2025-10-24T17:05: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Cruden</w:t>
      </w:r>
      <w:r>
        <w:rPr>
          <w:rStyle w:val="Author"/>
          <w:shd w:fill="auto" w:val="clear"/>
        </w:rPr>
        <w:t xml:space="preserve">, </w:t>
      </w:r>
      <w:r>
        <w:rPr>
          <w:rStyle w:val="GivenName"/>
          <w:shd w:fill="auto" w:val="clear"/>
        </w:rPr>
        <w:t>G.</w:t>
      </w:r>
      <w:r>
        <w:rPr>
          <w:rStyle w:val="Author"/>
          <w:shd w:fill="auto" w:val="clear"/>
        </w:rPr>
        <w:t xml:space="preserve">, </w:t>
      </w:r>
      <w:r>
        <w:rPr>
          <w:rStyle w:val="SurName"/>
          <w:shd w:fill="auto" w:val="clear"/>
        </w:rPr>
        <w:t>Yang</w:t>
      </w:r>
      <w:r>
        <w:rPr>
          <w:rStyle w:val="Author"/>
          <w:shd w:fill="auto" w:val="clear"/>
        </w:rPr>
        <w:t xml:space="preserve">, </w:t>
      </w:r>
      <w:r>
        <w:rPr>
          <w:rStyle w:val="GivenName"/>
          <w:shd w:fill="auto" w:val="clear"/>
        </w:rPr>
        <w:t>Y.</w:t>
      </w:r>
      <w:r>
        <w:rPr>
          <w:rStyle w:val="Author"/>
          <w:shd w:fill="auto" w:val="clear"/>
        </w:rPr>
        <w:t xml:space="preserve">, </w:t>
      </w:r>
      <w:r>
        <w:rPr>
          <w:rStyle w:val="SurName"/>
          <w:shd w:fill="auto" w:val="clear"/>
        </w:rPr>
        <w:t>Bonar</w:t>
      </w:r>
      <w:r>
        <w:rPr>
          <w:rStyle w:val="Author"/>
          <w:shd w:fill="auto" w:val="clear"/>
        </w:rPr>
        <w:t xml:space="preserve">, </w:t>
      </w:r>
      <w:r>
        <w:rPr>
          <w:rStyle w:val="GivenName"/>
          <w:shd w:fill="auto" w:val="clear"/>
        </w:rPr>
        <w:t>E.</w:t>
      </w:r>
      <w:del w:id="1057" w:author="Raja Pari" w:date="2025-10-24T17:05:00Z">
        <w:r>
          <w:rPr>
            <w:rStyle w:val="GivenName"/>
            <w:shd w:fill="auto" w:val="clear"/>
          </w:rPr>
          <w:delText xml:space="preserve"> </w:delText>
        </w:r>
      </w:del>
      <w:r>
        <w:rPr>
          <w:rStyle w:val="GivenName"/>
          <w:shd w:fill="auto" w:val="clear"/>
        </w:rPr>
        <w:t>E.</w:t>
      </w:r>
      <w:r>
        <w:rPr>
          <w:rStyle w:val="Author"/>
          <w:shd w:fill="auto" w:val="clear"/>
        </w:rPr>
        <w:t xml:space="preserve">, </w:t>
      </w:r>
      <w:r>
        <w:rPr>
          <w:rStyle w:val="SurName"/>
          <w:shd w:fill="auto" w:val="clear"/>
        </w:rPr>
        <w:t>Rodriguez</w:t>
      </w:r>
      <w:r>
        <w:rPr>
          <w:rStyle w:val="Author"/>
          <w:shd w:fill="auto" w:val="clear"/>
        </w:rPr>
        <w:t xml:space="preserve">, </w:t>
      </w:r>
      <w:r>
        <w:rPr>
          <w:rStyle w:val="GivenName"/>
          <w:shd w:fill="auto" w:val="clear"/>
        </w:rPr>
        <w:t>A.</w:t>
      </w:r>
      <w:r>
        <w:rPr>
          <w:rStyle w:val="Author"/>
          <w:shd w:fill="auto" w:val="clear"/>
        </w:rPr>
        <w:t xml:space="preserve">, </w:t>
      </w:r>
      <w:r>
        <w:rPr>
          <w:rStyle w:val="SurName"/>
          <w:shd w:fill="auto" w:val="clear"/>
        </w:rPr>
        <w:t>Saavedra</w:t>
      </w:r>
      <w:r>
        <w:rPr>
          <w:rStyle w:val="Author"/>
          <w:shd w:fill="auto" w:val="clear"/>
        </w:rPr>
        <w:t xml:space="preserve">, </w:t>
      </w:r>
      <w:r>
        <w:rPr>
          <w:rStyle w:val="GivenName"/>
          <w:shd w:fill="auto" w:val="clear"/>
        </w:rPr>
        <w:t>L.</w:t>
      </w:r>
      <w:del w:id="1058" w:author="Raja Pari" w:date="2025-10-24T17:05:00Z">
        <w:r>
          <w:rPr>
            <w:rStyle w:val="GivenName"/>
            <w:shd w:fill="auto" w:val="clear"/>
          </w:rPr>
          <w:delText xml:space="preserve"> </w:delText>
        </w:r>
      </w:del>
      <w:r>
        <w:rPr>
          <w:rStyle w:val="GivenName"/>
          <w:shd w:fill="auto" w:val="clear"/>
        </w:rPr>
        <w:t>M.</w:t>
      </w:r>
      <w:del w:id="1059" w:author="Raja Pari" w:date="2025-10-24T17:14:00Z">
        <w:r>
          <w:rPr>
            <w:rStyle w:val="Author"/>
            <w:shd w:fill="auto" w:val="clear"/>
          </w:rPr>
          <w:delText xml:space="preserve">, </w:delText>
        </w:r>
      </w:del>
      <w:del w:id="1060" w:author="Raja Pari" w:date="2025-10-24T17:14:00Z">
        <w:r>
          <w:rPr>
            <w:rStyle w:val="SurName"/>
            <w:shd w:fill="auto" w:val="clear"/>
          </w:rPr>
          <w:delText>Hussong</w:delText>
        </w:r>
      </w:del>
      <w:del w:id="1061" w:author="Raja Pari" w:date="2025-10-24T17:14:00Z">
        <w:r>
          <w:rPr>
            <w:rStyle w:val="Author"/>
            <w:shd w:fill="auto" w:val="clear"/>
          </w:rPr>
          <w:delText xml:space="preserve">, </w:delText>
        </w:r>
      </w:del>
      <w:del w:id="1062" w:author="Raja Pari" w:date="2025-10-24T17:14:00Z">
        <w:r>
          <w:rPr>
            <w:rStyle w:val="GivenName"/>
            <w:shd w:fill="auto" w:val="clear"/>
          </w:rPr>
          <w:delText>A.</w:delText>
        </w:r>
      </w:del>
      <w:del w:id="1063" w:author="Raja Pari" w:date="2025-10-24T17:05:00Z">
        <w:r>
          <w:rPr>
            <w:rStyle w:val="GivenName"/>
            <w:shd w:fill="auto" w:val="clear"/>
          </w:rPr>
          <w:delText xml:space="preserve"> </w:delText>
        </w:r>
      </w:del>
      <w:del w:id="1064" w:author="Raja Pari" w:date="2025-10-24T17:14:00Z">
        <w:r>
          <w:rPr>
            <w:rStyle w:val="GivenName"/>
            <w:shd w:fill="auto" w:val="clear"/>
          </w:rPr>
          <w:delText>M.</w:delText>
        </w:r>
      </w:del>
      <w:del w:id="1065" w:author="Raja Pari" w:date="2025-10-24T17:14:00Z">
        <w:r>
          <w:rPr>
            <w:rStyle w:val="Author"/>
            <w:shd w:fill="auto" w:val="clear"/>
          </w:rPr>
          <w:delText xml:space="preserve">, </w:delText>
        </w:r>
      </w:del>
      <w:del w:id="1066" w:author="Raja Pari" w:date="2025-10-24T17:14:00Z">
        <w:r>
          <w:rPr>
            <w:rStyle w:val="SurName"/>
            <w:shd w:fill="auto" w:val="clear"/>
          </w:rPr>
          <w:delText>Walton</w:delText>
        </w:r>
      </w:del>
      <w:del w:id="1067" w:author="Raja Pari" w:date="2025-10-24T17:14:00Z">
        <w:r>
          <w:rPr>
            <w:rStyle w:val="Author"/>
            <w:shd w:fill="auto" w:val="clear"/>
          </w:rPr>
          <w:delText xml:space="preserve">, </w:delText>
        </w:r>
      </w:del>
      <w:del w:id="1068" w:author="Raja Pari" w:date="2025-10-24T17:14:00Z">
        <w:r>
          <w:rPr>
            <w:rStyle w:val="GivenName"/>
            <w:shd w:fill="auto" w:val="clear"/>
          </w:rPr>
          <w:delText>M.</w:delText>
        </w:r>
      </w:del>
      <w:del w:id="1069" w:author="Raja Pari" w:date="2025-10-24T17:05:00Z">
        <w:r>
          <w:rPr>
            <w:rStyle w:val="GivenName"/>
            <w:shd w:fill="auto" w:val="clear"/>
          </w:rPr>
          <w:delText xml:space="preserve"> </w:delText>
        </w:r>
      </w:del>
      <w:del w:id="1070" w:author="Raja Pari" w:date="2025-10-24T17:14:00Z">
        <w:r>
          <w:rPr>
            <w:rStyle w:val="GivenName"/>
            <w:shd w:fill="auto" w:val="clear"/>
          </w:rPr>
          <w:delText>A.</w:delText>
        </w:r>
      </w:del>
      <w:del w:id="1071" w:author="Raja Pari" w:date="2025-10-24T17:14:00Z">
        <w:r>
          <w:rPr>
            <w:rStyle w:val="Author"/>
            <w:shd w:fill="auto" w:val="clear"/>
          </w:rPr>
          <w:delText xml:space="preserve">, </w:delText>
        </w:r>
      </w:del>
      <w:del w:id="1072" w:author="Raja Pari" w:date="2025-10-24T17:14:00Z">
        <w:r>
          <w:rPr>
            <w:rStyle w:val="SurName"/>
            <w:shd w:fill="auto" w:val="clear"/>
          </w:rPr>
          <w:delText>Deeds</w:delText>
        </w:r>
      </w:del>
      <w:del w:id="1073" w:author="Raja Pari" w:date="2025-10-24T17:14:00Z">
        <w:r>
          <w:rPr>
            <w:rStyle w:val="Author"/>
            <w:shd w:fill="auto" w:val="clear"/>
          </w:rPr>
          <w:delText xml:space="preserve">, </w:delText>
        </w:r>
      </w:del>
      <w:del w:id="1074" w:author="Raja Pari" w:date="2025-10-24T17:14:00Z">
        <w:r>
          <w:rPr>
            <w:rStyle w:val="GivenName"/>
            <w:shd w:fill="auto" w:val="clear"/>
          </w:rPr>
          <w:delText>B.</w:delText>
        </w:r>
      </w:del>
      <w:del w:id="1075" w:author="Raja Pari" w:date="2025-10-24T17:14:00Z">
        <w:r>
          <w:rPr>
            <w:rStyle w:val="Author"/>
            <w:shd w:fill="auto" w:val="clear"/>
          </w:rPr>
          <w:delText xml:space="preserve">, </w:delText>
        </w:r>
      </w:del>
      <w:del w:id="1076" w:author="Raja Pari" w:date="2025-10-24T17:14:00Z">
        <w:r>
          <w:rPr>
            <w:rStyle w:val="SurName"/>
            <w:shd w:fill="auto" w:val="clear"/>
          </w:rPr>
          <w:delText>Ford</w:delText>
        </w:r>
      </w:del>
      <w:del w:id="1077" w:author="Raja Pari" w:date="2025-10-24T17:14:00Z">
        <w:r>
          <w:rPr>
            <w:rStyle w:val="Author"/>
            <w:shd w:fill="auto" w:val="clear"/>
          </w:rPr>
          <w:delText xml:space="preserve">, </w:delText>
        </w:r>
      </w:del>
      <w:del w:id="1078" w:author="Raja Pari" w:date="2025-10-24T17:14:00Z">
        <w:r>
          <w:rPr>
            <w:rStyle w:val="GivenName"/>
            <w:shd w:fill="auto" w:val="clear"/>
          </w:rPr>
          <w:delText>J.</w:delText>
        </w:r>
      </w:del>
      <w:del w:id="1079" w:author="Raja Pari" w:date="2025-10-24T17:05:00Z">
        <w:r>
          <w:rPr>
            <w:rStyle w:val="GivenName"/>
            <w:shd w:fill="auto" w:val="clear"/>
          </w:rPr>
          <w:delText xml:space="preserve"> </w:delText>
        </w:r>
      </w:del>
      <w:del w:id="1080" w:author="Raja Pari" w:date="2025-10-24T17:14:00Z">
        <w:r>
          <w:rPr>
            <w:rStyle w:val="GivenName"/>
            <w:shd w:fill="auto" w:val="clear"/>
          </w:rPr>
          <w:delText>L.</w:delText>
        </w:r>
      </w:del>
      <w:del w:id="1081" w:author="Raja Pari" w:date="2025-10-24T17:14:00Z">
        <w:r>
          <w:rPr>
            <w:rStyle w:val="Author"/>
            <w:shd w:fill="auto" w:val="clear"/>
          </w:rPr>
          <w:delText xml:space="preserve">, </w:delText>
        </w:r>
      </w:del>
      <w:del w:id="1082" w:author="Raja Pari" w:date="2025-10-24T17:14:00Z">
        <w:r>
          <w:rPr>
            <w:rStyle w:val="SurName"/>
            <w:shd w:fill="auto" w:val="clear"/>
          </w:rPr>
          <w:delText>Knight</w:delText>
        </w:r>
      </w:del>
      <w:del w:id="1083" w:author="Raja Pari" w:date="2025-10-24T17:14:00Z">
        <w:r>
          <w:rPr>
            <w:rStyle w:val="Author"/>
            <w:shd w:fill="auto" w:val="clear"/>
          </w:rPr>
          <w:delText xml:space="preserve">, </w:delText>
        </w:r>
      </w:del>
      <w:del w:id="1084" w:author="Raja Pari" w:date="2025-10-24T17:14:00Z">
        <w:r>
          <w:rPr>
            <w:rStyle w:val="GivenName"/>
            <w:shd w:fill="auto" w:val="clear"/>
          </w:rPr>
          <w:delText>D.</w:delText>
        </w:r>
      </w:del>
      <w:del w:id="1085" w:author="Raja Pari" w:date="2025-10-24T17:05:00Z">
        <w:r>
          <w:rPr>
            <w:rStyle w:val="GivenName"/>
            <w:shd w:fill="auto" w:val="clear"/>
          </w:rPr>
          <w:delText xml:space="preserve"> </w:delText>
        </w:r>
      </w:del>
      <w:del w:id="1086" w:author="Raja Pari" w:date="2025-10-24T17:14:00Z">
        <w:r>
          <w:rPr>
            <w:rStyle w:val="GivenName"/>
            <w:shd w:fill="auto" w:val="clear"/>
          </w:rPr>
          <w:delText>K.</w:delText>
        </w:r>
      </w:del>
      <w:del w:id="1087" w:author="Raja Pari" w:date="2025-10-24T17:14:00Z">
        <w:r>
          <w:rPr>
            <w:rStyle w:val="Author"/>
            <w:shd w:fill="auto" w:val="clear"/>
          </w:rPr>
          <w:delText xml:space="preserve">, </w:delText>
        </w:r>
      </w:del>
      <w:del w:id="1088" w:author="Raja Pari" w:date="2025-10-24T17:14:00Z">
        <w:r>
          <w:rPr>
            <w:rStyle w:val="SurName"/>
            <w:shd w:fill="auto" w:val="clear"/>
          </w:rPr>
          <w:delText>Haggerty</w:delText>
        </w:r>
      </w:del>
      <w:del w:id="1089" w:author="Raja Pari" w:date="2025-10-24T17:14:00Z">
        <w:r>
          <w:rPr>
            <w:rStyle w:val="Author"/>
            <w:shd w:fill="auto" w:val="clear"/>
          </w:rPr>
          <w:delText xml:space="preserve">, </w:delText>
        </w:r>
      </w:del>
      <w:del w:id="1090" w:author="Raja Pari" w:date="2025-10-24T17:14:00Z">
        <w:r>
          <w:rPr>
            <w:rStyle w:val="GivenName"/>
            <w:shd w:fill="auto" w:val="clear"/>
          </w:rPr>
          <w:delText>K.</w:delText>
        </w:r>
      </w:del>
      <w:del w:id="1091" w:author="Raja Pari" w:date="2025-10-24T17:05:00Z">
        <w:r>
          <w:rPr>
            <w:rStyle w:val="GivenName"/>
            <w:shd w:fill="auto" w:val="clear"/>
          </w:rPr>
          <w:delText xml:space="preserve"> </w:delText>
        </w:r>
      </w:del>
      <w:del w:id="1092" w:author="Raja Pari" w:date="2025-10-24T17:14:00Z">
        <w:r>
          <w:rPr>
            <w:rStyle w:val="GivenName"/>
            <w:shd w:fill="auto" w:val="clear"/>
          </w:rPr>
          <w:delText>P.</w:delText>
        </w:r>
      </w:del>
      <w:del w:id="1093" w:author="Raja Pari" w:date="2025-10-24T17:14:00Z">
        <w:r>
          <w:rPr>
            <w:rStyle w:val="Author"/>
            <w:shd w:fill="auto" w:val="clear"/>
          </w:rPr>
          <w:delText xml:space="preserve">, </w:delText>
        </w:r>
      </w:del>
      <w:del w:id="1094" w:author="Raja Pari" w:date="2025-10-24T17:14:00Z">
        <w:r>
          <w:rPr>
            <w:rStyle w:val="SurName"/>
            <w:shd w:fill="auto" w:val="clear"/>
          </w:rPr>
          <w:delText>Stormshak</w:delText>
        </w:r>
      </w:del>
      <w:del w:id="1095" w:author="Raja Pari" w:date="2025-10-24T17:14:00Z">
        <w:r>
          <w:rPr>
            <w:rStyle w:val="Author"/>
            <w:shd w:fill="auto" w:val="clear"/>
          </w:rPr>
          <w:delText xml:space="preserve">, </w:delText>
        </w:r>
      </w:del>
      <w:del w:id="1096" w:author="Raja Pari" w:date="2025-10-24T17:14:00Z">
        <w:r>
          <w:rPr>
            <w:rStyle w:val="GivenName"/>
            <w:shd w:fill="auto" w:val="clear"/>
          </w:rPr>
          <w:delText>E.</w:delText>
        </w:r>
      </w:del>
      <w:del w:id="1097" w:author="Raja Pari" w:date="2025-10-24T17:14:00Z">
        <w:r>
          <w:rPr>
            <w:rStyle w:val="Author"/>
            <w:shd w:fill="auto" w:val="clear"/>
          </w:rPr>
          <w:delText xml:space="preserve">, </w:delText>
        </w:r>
      </w:del>
      <w:del w:id="1098" w:author="Raja Pari" w:date="2025-10-24T17:14:00Z">
        <w:r>
          <w:rPr>
            <w:rStyle w:val="SurName"/>
            <w:shd w:fill="auto" w:val="clear"/>
          </w:rPr>
          <w:delText>Kominsky</w:delText>
        </w:r>
      </w:del>
      <w:del w:id="1099" w:author="Raja Pari" w:date="2025-10-24T17:14:00Z">
        <w:r>
          <w:rPr>
            <w:rStyle w:val="Author"/>
            <w:shd w:fill="auto" w:val="clear"/>
          </w:rPr>
          <w:delText xml:space="preserve">, </w:delText>
        </w:r>
      </w:del>
      <w:del w:id="1100" w:author="Raja Pari" w:date="2025-10-24T17:14:00Z">
        <w:r>
          <w:rPr>
            <w:rStyle w:val="GivenName"/>
            <w:shd w:fill="auto" w:val="clear"/>
          </w:rPr>
          <w:delText>T.</w:delText>
        </w:r>
      </w:del>
      <w:del w:id="1101" w:author="Raja Pari" w:date="2025-10-24T17:05:00Z">
        <w:r>
          <w:rPr>
            <w:rStyle w:val="GivenName"/>
            <w:shd w:fill="auto" w:val="clear"/>
          </w:rPr>
          <w:delText xml:space="preserve"> </w:delText>
        </w:r>
      </w:del>
      <w:del w:id="1102" w:author="Raja Pari" w:date="2025-10-24T17:14:00Z">
        <w:r>
          <w:rPr>
            <w:rStyle w:val="GivenName"/>
            <w:shd w:fill="auto" w:val="clear"/>
          </w:rPr>
          <w:delText>K.</w:delText>
        </w:r>
      </w:del>
      <w:del w:id="1103" w:author="Raja Pari" w:date="2025-10-24T17:14:00Z">
        <w:r>
          <w:rPr>
            <w:rStyle w:val="Author"/>
            <w:shd w:fill="auto" w:val="clear"/>
          </w:rPr>
          <w:delText xml:space="preserve">, </w:delText>
        </w:r>
      </w:del>
      <w:del w:id="1104" w:author="Raja Pari" w:date="2025-10-24T17:14:00Z">
        <w:r>
          <w:rPr>
            <w:rStyle w:val="SurName"/>
            <w:shd w:fill="auto" w:val="clear"/>
          </w:rPr>
          <w:delText>Ahrens</w:delText>
        </w:r>
      </w:del>
      <w:del w:id="1105" w:author="Raja Pari" w:date="2025-10-24T17:14:00Z">
        <w:r>
          <w:rPr>
            <w:rStyle w:val="Author"/>
            <w:shd w:fill="auto" w:val="clear"/>
          </w:rPr>
          <w:delText xml:space="preserve">, </w:delText>
        </w:r>
      </w:del>
      <w:del w:id="1106" w:author="Raja Pari" w:date="2025-10-24T17:14:00Z">
        <w:r>
          <w:rPr>
            <w:rStyle w:val="GivenName"/>
            <w:shd w:fill="auto" w:val="clear"/>
          </w:rPr>
          <w:delText>K.</w:delText>
        </w:r>
      </w:del>
      <w:del w:id="1107" w:author="Raja Pari" w:date="2025-10-24T17:06:00Z">
        <w:r>
          <w:rPr>
            <w:rStyle w:val="GivenName"/>
            <w:shd w:fill="auto" w:val="clear"/>
          </w:rPr>
          <w:delText xml:space="preserve"> </w:delText>
        </w:r>
      </w:del>
      <w:del w:id="1108" w:author="Raja Pari" w:date="2025-10-24T17:14:00Z">
        <w:r>
          <w:rPr>
            <w:rStyle w:val="GivenName"/>
            <w:shd w:fill="auto" w:val="clear"/>
          </w:rPr>
          <w:delText>R.</w:delText>
        </w:r>
      </w:del>
      <w:del w:id="1109" w:author="Raja Pari" w:date="2025-10-24T17:14:00Z">
        <w:r>
          <w:rPr>
            <w:rStyle w:val="Author"/>
            <w:shd w:fill="auto" w:val="clear"/>
          </w:rPr>
          <w:delText xml:space="preserve">, </w:delText>
        </w:r>
      </w:del>
      <w:del w:id="1110" w:author="Raja Pari" w:date="2025-10-24T17:14:00Z">
        <w:r>
          <w:rPr>
            <w:rStyle w:val="SurName"/>
            <w:shd w:fill="auto" w:val="clear"/>
          </w:rPr>
          <w:delText>Woodward</w:delText>
        </w:r>
      </w:del>
      <w:del w:id="1111" w:author="Raja Pari" w:date="2025-10-24T17:14:00Z">
        <w:r>
          <w:rPr>
            <w:rStyle w:val="Author"/>
            <w:shd w:fill="auto" w:val="clear"/>
          </w:rPr>
          <w:delText xml:space="preserve">, </w:delText>
        </w:r>
      </w:del>
      <w:del w:id="1112" w:author="Raja Pari" w:date="2025-10-24T17:14:00Z">
        <w:r>
          <w:rPr>
            <w:rStyle w:val="GivenName"/>
            <w:shd w:fill="auto" w:val="clear"/>
          </w:rPr>
          <w:delText>D.</w:delText>
        </w:r>
      </w:del>
      <w:del w:id="1113" w:author="Raja Pari" w:date="2025-10-24T17:14:00Z">
        <w:r>
          <w:rPr>
            <w:rStyle w:val="Author"/>
            <w:shd w:fill="auto" w:val="clear"/>
          </w:rPr>
          <w:delText xml:space="preserve">, </w:delText>
        </w:r>
      </w:del>
      <w:del w:id="1114" w:author="Raja Pari" w:date="2025-10-24T17:14:00Z">
        <w:r>
          <w:rPr>
            <w:rStyle w:val="SurName"/>
            <w:shd w:fill="auto" w:val="clear"/>
          </w:rPr>
          <w:delText>Feng</w:delText>
        </w:r>
      </w:del>
      <w:del w:id="1115" w:author="Raja Pari" w:date="2025-10-24T17:14:00Z">
        <w:r>
          <w:rPr>
            <w:rStyle w:val="Author"/>
            <w:shd w:fill="auto" w:val="clear"/>
          </w:rPr>
          <w:delText xml:space="preserve">, </w:delText>
        </w:r>
      </w:del>
      <w:del w:id="1116" w:author="Raja Pari" w:date="2025-10-24T17:14:00Z">
        <w:r>
          <w:rPr>
            <w:rStyle w:val="GivenName"/>
            <w:shd w:fill="auto" w:val="clear"/>
          </w:rPr>
          <w:delText>X.</w:delText>
        </w:r>
      </w:del>
      <w:del w:id="1117" w:author="Raja Pari" w:date="2025-10-24T17:14:00Z">
        <w:r>
          <w:rPr>
            <w:rStyle w:val="Author"/>
            <w:shd w:fill="auto" w:val="clear"/>
          </w:rPr>
          <w:delText xml:space="preserve">, </w:delText>
        </w:r>
      </w:del>
      <w:del w:id="1118" w:author="Raja Pari" w:date="2025-10-24T17:14:00Z">
        <w:r>
          <w:rPr>
            <w:rStyle w:val="SurName"/>
            <w:shd w:fill="auto" w:val="clear"/>
          </w:rPr>
          <w:delText>Fiellin</w:delText>
        </w:r>
      </w:del>
      <w:del w:id="1119" w:author="Raja Pari" w:date="2025-10-24T17:14:00Z">
        <w:r>
          <w:rPr>
            <w:rStyle w:val="Author"/>
            <w:shd w:fill="auto" w:val="clear"/>
          </w:rPr>
          <w:delText xml:space="preserve">, </w:delText>
        </w:r>
      </w:del>
      <w:del w:id="1120" w:author="Raja Pari" w:date="2025-10-24T17:14:00Z">
        <w:r>
          <w:rPr>
            <w:rStyle w:val="GivenName"/>
            <w:shd w:fill="auto" w:val="clear"/>
          </w:rPr>
          <w:delText>L.</w:delText>
        </w:r>
      </w:del>
      <w:del w:id="1121" w:author="Raja Pari" w:date="2025-10-24T17:06:00Z">
        <w:r>
          <w:rPr>
            <w:rStyle w:val="GivenName"/>
            <w:shd w:fill="auto" w:val="clear"/>
          </w:rPr>
          <w:delText xml:space="preserve"> </w:delText>
        </w:r>
      </w:del>
      <w:del w:id="1122" w:author="Raja Pari" w:date="2025-10-24T17:14:00Z">
        <w:r>
          <w:rPr>
            <w:rStyle w:val="GivenName"/>
            <w:shd w:fill="auto" w:val="clear"/>
          </w:rPr>
          <w:delText>E.</w:delText>
        </w:r>
      </w:del>
      <w:del w:id="1123" w:author="Raja Pari" w:date="2025-10-24T17:14:00Z">
        <w:r>
          <w:rPr>
            <w:rStyle w:val="Author"/>
            <w:shd w:fill="auto" w:val="clear"/>
          </w:rPr>
          <w:delText xml:space="preserve">, </w:delText>
        </w:r>
      </w:del>
      <w:del w:id="1124" w:author="Raja Pari" w:date="2025-10-24T17:14:00Z">
        <w:r>
          <w:rPr>
            <w:rStyle w:val="SurName"/>
            <w:shd w:fill="auto" w:val="clear"/>
          </w:rPr>
          <w:delText>Wilens</w:delText>
        </w:r>
      </w:del>
      <w:del w:id="1125" w:author="Raja Pari" w:date="2025-10-24T17:14:00Z">
        <w:r>
          <w:rPr>
            <w:rStyle w:val="Author"/>
            <w:shd w:fill="auto" w:val="clear"/>
          </w:rPr>
          <w:delText xml:space="preserve">, </w:delText>
        </w:r>
      </w:del>
      <w:del w:id="1126" w:author="Raja Pari" w:date="2025-10-24T17:14:00Z">
        <w:r>
          <w:rPr>
            <w:rStyle w:val="GivenName"/>
            <w:shd w:fill="auto" w:val="clear"/>
          </w:rPr>
          <w:delText>T.</w:delText>
        </w:r>
      </w:del>
      <w:del w:id="1127" w:author="Raja Pari" w:date="2025-10-24T17:06:00Z">
        <w:r>
          <w:rPr>
            <w:rStyle w:val="GivenName"/>
            <w:shd w:fill="auto" w:val="clear"/>
          </w:rPr>
          <w:delText xml:space="preserve"> </w:delText>
        </w:r>
      </w:del>
      <w:del w:id="1128" w:author="Raja Pari" w:date="2025-10-24T17:14:00Z">
        <w:r>
          <w:rPr>
            <w:rStyle w:val="GivenName"/>
            <w:shd w:fill="auto" w:val="clear"/>
          </w:rPr>
          <w:delText>E.</w:delText>
        </w:r>
      </w:del>
      <w:del w:id="1129" w:author="Raja Pari" w:date="2025-10-24T17:14:00Z">
        <w:r>
          <w:rPr>
            <w:rStyle w:val="Author"/>
            <w:shd w:fill="auto" w:val="clear"/>
          </w:rPr>
          <w:delText xml:space="preserve">, … </w:delText>
        </w:r>
      </w:del>
      <w:del w:id="1130" w:author="Raja Pari" w:date="2025-10-24T17:14:00Z">
        <w:r>
          <w:rPr>
            <w:rStyle w:val="SurName"/>
            <w:shd w:fill="auto" w:val="clear"/>
          </w:rPr>
          <w:delText>Fernandes</w:delText>
        </w:r>
      </w:del>
      <w:del w:id="1131" w:author="Raja Pari" w:date="2025-10-24T17:14:00Z">
        <w:r>
          <w:rPr>
            <w:rStyle w:val="Author"/>
            <w:shd w:fill="auto" w:val="clear"/>
          </w:rPr>
          <w:delText xml:space="preserve">, </w:delText>
        </w:r>
      </w:del>
      <w:del w:id="1132" w:author="Raja Pari" w:date="2025-10-24T17:14:00Z">
        <w:r>
          <w:rPr>
            <w:rStyle w:val="GivenName"/>
            <w:shd w:fill="auto" w:val="clear"/>
          </w:rPr>
          <w:delText>C.S</w:delText>
        </w:r>
      </w:del>
      <w:ins w:id="1133" w:author="Raja Pari" w:date="2025-10-24T17:14:00Z">
        <w:r>
          <w:rPr>
            <w:rStyle w:val="Author"/>
            <w:shd w:fill="auto" w:val="clear"/>
          </w:rPr>
          <w:t xml:space="preserve"> </w:t>
        </w:r>
      </w:ins>
      <w:ins w:id="1134" w:author="Raja Pari" w:date="2025-10-24T17:14:00Z">
        <w:r>
          <w:rPr>
            <w:rStyle w:val="Author"/>
            <w:i/>
            <w:iCs/>
            <w:shd w:fill="auto" w:val="clear"/>
            <w:rPrChange w:id="0" w:author="Raja Pari" w:date="2025-10-24T17:14:00Z">
              <w:rPr>
                <w:rStyle w:val="Author"/>
                <w:shd w:fill="auto" w:val="clear"/>
              </w:rPr>
            </w:rPrChange>
          </w:rPr>
          <w:t>et al</w:t>
        </w:r>
      </w:ins>
      <w:r>
        <w:rPr>
          <w:rStyle w:val="Author"/>
          <w:i/>
          <w:iCs/>
          <w:shd w:fill="auto" w:val="clear"/>
          <w:rPrChange w:id="0" w:author="Raja Pari" w:date="2025-10-24T17:14:00Z">
            <w:rPr>
              <w:rStyle w:val="Author"/>
              <w:shd w:fill="auto" w:val="clear"/>
            </w:rPr>
          </w:rPrChange>
        </w:rPr>
        <w:t>.</w:t>
      </w:r>
      <w:r>
        <w:rPr>
          <w:lang w:val="en-US"/>
        </w:rPr>
        <w:t xml:space="preserve"> </w:t>
      </w:r>
      <w:r>
        <w:rPr>
          <w:rStyle w:val="Year"/>
          <w:shd w:fill="auto" w:val="clear"/>
        </w:rPr>
        <w:t>(2023)</w:t>
      </w:r>
      <w:del w:id="1137" w:author="Raja Pari" w:date="2025-10-24T17:10:00Z">
        <w:r>
          <w:rPr>
            <w:lang w:val="en-US"/>
          </w:rPr>
          <w:delText>.</w:delText>
        </w:r>
      </w:del>
      <w:r>
        <w:rPr>
          <w:rStyle w:val="ArtlTitle"/>
          <w:shd w:fill="auto" w:val="clear"/>
        </w:rPr>
        <w:t xml:space="preserve"> </w:t>
      </w:r>
      <w:ins w:id="1138" w:author="Raja Pari" w:date="2025-10-24T17:31:00Z">
        <w:r>
          <w:rPr>
            <w:rStyle w:val="ArtlTitle"/>
            <w:shd w:fill="auto" w:val="clear"/>
          </w:rPr>
          <w:t>‘</w:t>
        </w:r>
      </w:ins>
      <w:r>
        <w:rPr>
          <w:rStyle w:val="ArtlTitle"/>
          <w:shd w:fill="auto" w:val="clear"/>
        </w:rPr>
        <w:t>Methodological strategies for prospective harmonization of studies: Application to 10 distinct outcomes studies of preventive interventions targeting opioid misuse</w:t>
      </w:r>
      <w:del w:id="1139" w:author="Raja Pari" w:date="2025-10-24T19:25:00Z">
        <w:r>
          <w:rPr>
            <w:rStyle w:val="ArtlTitle"/>
            <w:shd w:fill="auto" w:val="clear"/>
          </w:rPr>
          <w:delText>.</w:delText>
        </w:r>
      </w:del>
      <w:del w:id="1140" w:author="Raja Pari" w:date="2025-10-24T19:25:00Z">
        <w:r>
          <w:rPr>
            <w:lang w:val="en-US"/>
          </w:rPr>
          <w:delText xml:space="preserve"> </w:delText>
        </w:r>
      </w:del>
      <w:ins w:id="1141" w:author="Raja Pari" w:date="2025-10-24T19:25:00Z">
        <w:r>
          <w:rPr>
            <w:rStyle w:val="ArtlTitle"/>
            <w:shd w:fill="auto" w:val="clear"/>
          </w:rPr>
          <w:t xml:space="preserve">’, </w:t>
        </w:r>
      </w:ins>
      <w:r>
        <w:rPr>
          <w:rStyle w:val="JournalTitle"/>
          <w:i/>
          <w:shd w:fill="auto" w:val="clear"/>
        </w:rPr>
        <w:t>Prevention Science</w:t>
      </w:r>
      <w:r>
        <w:rPr>
          <w:iCs/>
          <w:lang w:val="en-US"/>
          <w:rPrChange w:id="0" w:author="Raja Pari" w:date="2025-10-24T19:28:00Z">
            <w:rPr>
              <w:i/>
            </w:rPr>
          </w:rPrChange>
        </w:rPr>
        <w:t xml:space="preserve">, </w:t>
      </w:r>
      <w:r>
        <w:rPr>
          <w:rStyle w:val="Volume"/>
          <w:iCs/>
          <w:shd w:fill="auto" w:val="clear"/>
          <w:rPrChange w:id="0" w:author="Raja Pari" w:date="2025-10-24T19:28:00Z">
            <w:rPr>
              <w:rStyle w:val="Volume"/>
              <w:i/>
              <w:shd w:fill="auto" w:val="clear"/>
            </w:rPr>
          </w:rPrChange>
        </w:rPr>
        <w:t>24</w:t>
      </w:r>
      <w:r>
        <w:rPr>
          <w:lang w:val="en-US"/>
        </w:rPr>
        <w:t>(</w:t>
      </w:r>
      <w:r>
        <w:rPr>
          <w:rStyle w:val="Issue"/>
          <w:shd w:fill="auto" w:val="clear"/>
        </w:rPr>
        <w:t>S1</w:t>
      </w:r>
      <w:r>
        <w:rPr>
          <w:lang w:val="en-US"/>
        </w:rPr>
        <w:t xml:space="preserve">), </w:t>
      </w:r>
      <w:ins w:id="1144" w:author="Raja Pari" w:date="2025-10-24T19:30:00Z">
        <w:r>
          <w:rPr>
            <w:lang w:val="en-US"/>
          </w:rPr>
          <w:t xml:space="preserve">pp. </w:t>
        </w:r>
      </w:ins>
      <w:r>
        <w:rPr>
          <w:rStyle w:val="FirstPage"/>
          <w:shd w:fill="auto" w:val="clear"/>
        </w:rPr>
        <w:t>16</w:t>
      </w:r>
      <w:r>
        <w:rPr>
          <w:lang w:val="en-US"/>
        </w:rPr>
        <w:t>–</w:t>
      </w:r>
      <w:r>
        <w:rPr>
          <w:rStyle w:val="LastPage"/>
          <w:shd w:fill="auto" w:val="clear"/>
        </w:rPr>
        <w:t>29</w:t>
      </w:r>
      <w:r>
        <w:rPr>
          <w:lang w:val="en-US"/>
        </w:rPr>
        <w:t xml:space="preserve">. </w:t>
      </w:r>
      <w:ins w:id="1145" w:author="Raja Pari" w:date="2025-10-24T19:34:00Z">
        <w:r>
          <w:rPr>
            <w:lang w:val="en-US"/>
          </w:rPr>
          <w:t xml:space="preserve">Available at: </w:t>
        </w:r>
      </w:ins>
      <w:r>
        <w:rPr>
          <w:rStyle w:val="DOI"/>
          <w:u w:val="single"/>
          <w:shd w:fill="auto" w:val="clear"/>
        </w:rPr>
        <w:t>https://doi.org/10.1007/s11121-022-01412-1</w:t>
      </w:r>
    </w:p>
    <w:p>
      <w:pPr>
        <w:pStyle w:val="ReferencesJN"/>
        <w:shd w:val="clear" w:color="000000" w:fill="auto"/>
        <w:rPr>
          <w:lang w:val="en-US"/>
        </w:rPr>
      </w:pPr>
      <w:bookmarkStart w:id="43" w:name="Roche_et_al__2023"/>
      <w:bookmarkEnd w:id="42"/>
      <w:r>
        <w:rPr>
          <w:rStyle w:val="SurName"/>
          <w:shd w:fill="auto" w:val="clear"/>
        </w:rPr>
        <w:t>Roche</w:t>
      </w:r>
      <w:r>
        <w:rPr>
          <w:rStyle w:val="Author"/>
          <w:shd w:fill="auto" w:val="clear"/>
        </w:rPr>
        <w:t xml:space="preserve">, </w:t>
      </w:r>
      <w:r>
        <w:rPr>
          <w:rStyle w:val="GivenName"/>
          <w:shd w:fill="auto" w:val="clear"/>
        </w:rPr>
        <w:t>J.</w:t>
      </w:r>
      <w:del w:id="1146" w:author="Raja Pari" w:date="2025-10-24T17:06:00Z">
        <w:r>
          <w:rPr>
            <w:rStyle w:val="GivenName"/>
            <w:shd w:fill="auto" w:val="clear"/>
          </w:rPr>
          <w:delText xml:space="preserve"> </w:delText>
        </w:r>
      </w:del>
      <w:r>
        <w:rPr>
          <w:rStyle w:val="GivenName"/>
          <w:shd w:fill="auto" w:val="clear"/>
        </w:rPr>
        <w:t>S.</w:t>
      </w:r>
      <w:r>
        <w:rPr>
          <w:rStyle w:val="Author"/>
          <w:shd w:fill="auto" w:val="clear"/>
        </w:rPr>
        <w:t xml:space="preserve">, </w:t>
      </w:r>
      <w:r>
        <w:rPr>
          <w:rStyle w:val="SurName"/>
          <w:shd w:fill="auto" w:val="clear"/>
        </w:rPr>
        <w:t>Carter</w:t>
      </w:r>
      <w:r>
        <w:rPr>
          <w:rStyle w:val="Author"/>
          <w:shd w:fill="auto" w:val="clear"/>
        </w:rPr>
        <w:t xml:space="preserve">, </w:t>
      </w:r>
      <w:r>
        <w:rPr>
          <w:rStyle w:val="GivenName"/>
          <w:shd w:fill="auto" w:val="clear"/>
        </w:rPr>
        <w:t>P.</w:t>
      </w:r>
      <w:del w:id="1147" w:author="Raja Pari" w:date="2025-10-24T17:06:00Z">
        <w:r>
          <w:rPr>
            <w:rStyle w:val="GivenName"/>
            <w:shd w:fill="auto" w:val="clear"/>
          </w:rPr>
          <w:delText xml:space="preserve"> </w:delText>
        </w:r>
      </w:del>
      <w:r>
        <w:rPr>
          <w:rStyle w:val="GivenName"/>
          <w:shd w:fill="auto" w:val="clear"/>
        </w:rPr>
        <w:t>M.</w:t>
      </w:r>
      <w:r>
        <w:rPr>
          <w:rStyle w:val="Author"/>
          <w:shd w:fill="auto" w:val="clear"/>
        </w:rPr>
        <w:t xml:space="preserve">, </w:t>
      </w:r>
      <w:r>
        <w:rPr>
          <w:rStyle w:val="SurName"/>
          <w:shd w:fill="auto" w:val="clear"/>
        </w:rPr>
        <w:t>Zeoli</w:t>
      </w:r>
      <w:r>
        <w:rPr>
          <w:rStyle w:val="Author"/>
          <w:shd w:fill="auto" w:val="clear"/>
        </w:rPr>
        <w:t xml:space="preserve">, </w:t>
      </w:r>
      <w:r>
        <w:rPr>
          <w:rStyle w:val="GivenName"/>
          <w:shd w:fill="auto" w:val="clear"/>
        </w:rPr>
        <w:t>A.</w:t>
      </w:r>
      <w:del w:id="1148" w:author="Raja Pari" w:date="2025-10-24T17:06:00Z">
        <w:r>
          <w:rPr>
            <w:rStyle w:val="GivenName"/>
            <w:shd w:fill="auto" w:val="clear"/>
          </w:rPr>
          <w:delText xml:space="preserve"> </w:delText>
        </w:r>
      </w:del>
      <w:r>
        <w:rPr>
          <w:rStyle w:val="GivenName"/>
          <w:shd w:fill="auto" w:val="clear"/>
        </w:rPr>
        <w:t>M.</w:t>
      </w:r>
      <w:r>
        <w:rPr>
          <w:rStyle w:val="Author"/>
          <w:shd w:fill="auto" w:val="clear"/>
        </w:rPr>
        <w:t xml:space="preserve">, </w:t>
      </w:r>
      <w:r>
        <w:rPr>
          <w:rStyle w:val="SurName"/>
          <w:shd w:fill="auto" w:val="clear"/>
        </w:rPr>
        <w:t>Cunningham</w:t>
      </w:r>
      <w:r>
        <w:rPr>
          <w:rStyle w:val="Author"/>
          <w:shd w:fill="auto" w:val="clear"/>
        </w:rPr>
        <w:t xml:space="preserve">, </w:t>
      </w:r>
      <w:r>
        <w:rPr>
          <w:rStyle w:val="GivenName"/>
          <w:shd w:fill="auto" w:val="clear"/>
        </w:rPr>
        <w:t>R.</w:t>
      </w:r>
      <w:del w:id="1149" w:author="Raja Pari" w:date="2025-10-24T17:06:00Z">
        <w:r>
          <w:rPr>
            <w:rStyle w:val="GivenName"/>
            <w:shd w:fill="auto" w:val="clear"/>
          </w:rPr>
          <w:delText xml:space="preserve"> </w:delText>
        </w:r>
      </w:del>
      <w:r>
        <w:rPr>
          <w:rStyle w:val="GivenName"/>
          <w:shd w:fill="auto" w:val="clear"/>
        </w:rPr>
        <w:t>M.</w:t>
      </w:r>
      <w:del w:id="1150" w:author="Raja Pari" w:date="2025-10-24T17:09:00Z">
        <w:r>
          <w:rPr>
            <w:rStyle w:val="Author"/>
            <w:shd w:fill="auto" w:val="clear"/>
          </w:rPr>
          <w:delText>,</w:delText>
        </w:r>
      </w:del>
      <w:r>
        <w:rPr>
          <w:rStyle w:val="Author"/>
          <w:shd w:fill="auto" w:val="clear"/>
        </w:rPr>
        <w:t xml:space="preserve"> </w:t>
      </w:r>
      <w:del w:id="1151" w:author="Raja Pari" w:date="2025-10-24T17:07:00Z">
        <w:r>
          <w:rPr>
            <w:rStyle w:val="Author"/>
            <w:shd w:fill="auto" w:val="clear"/>
          </w:rPr>
          <w:delText>&amp;</w:delText>
        </w:r>
      </w:del>
      <w:ins w:id="1152" w:author="Raja Pari" w:date="2025-10-24T17:07:00Z">
        <w:r>
          <w:rPr>
            <w:rStyle w:val="Author"/>
            <w:shd w:fill="auto" w:val="clear"/>
          </w:rPr>
          <w:t>and</w:t>
        </w:r>
      </w:ins>
      <w:r>
        <w:rPr>
          <w:rStyle w:val="Author"/>
          <w:shd w:fill="auto" w:val="clear"/>
        </w:rPr>
        <w:t xml:space="preserve"> </w:t>
      </w:r>
      <w:r>
        <w:rPr>
          <w:rStyle w:val="SurName"/>
          <w:shd w:fill="auto" w:val="clear"/>
        </w:rPr>
        <w:t>Zimmerman</w:t>
      </w:r>
      <w:r>
        <w:rPr>
          <w:rStyle w:val="Author"/>
          <w:shd w:fill="auto" w:val="clear"/>
        </w:rPr>
        <w:t xml:space="preserve">, </w:t>
      </w:r>
      <w:r>
        <w:rPr>
          <w:rStyle w:val="GivenName"/>
          <w:shd w:fill="auto" w:val="clear"/>
        </w:rPr>
        <w:t>M.</w:t>
      </w:r>
      <w:del w:id="1153" w:author="Raja Pari" w:date="2025-10-24T17:06:00Z">
        <w:r>
          <w:rPr>
            <w:rStyle w:val="GivenName"/>
            <w:shd w:fill="auto" w:val="clear"/>
          </w:rPr>
          <w:delText xml:space="preserve"> </w:delText>
        </w:r>
      </w:del>
      <w:r>
        <w:rPr>
          <w:rStyle w:val="GivenName"/>
          <w:shd w:fill="auto" w:val="clear"/>
        </w:rPr>
        <w:t>A.</w:t>
      </w:r>
      <w:r>
        <w:rPr>
          <w:lang w:val="en-US"/>
        </w:rPr>
        <w:t xml:space="preserve"> </w:t>
      </w:r>
      <w:r>
        <w:rPr>
          <w:rStyle w:val="Year"/>
          <w:shd w:fill="auto" w:val="clear"/>
        </w:rPr>
        <w:t>(2023)</w:t>
      </w:r>
      <w:del w:id="1154" w:author="Raja Pari" w:date="2025-10-24T17:10:00Z">
        <w:r>
          <w:rPr>
            <w:lang w:val="en-US"/>
          </w:rPr>
          <w:delText>.</w:delText>
        </w:r>
      </w:del>
      <w:r>
        <w:rPr>
          <w:lang w:val="en-US"/>
        </w:rPr>
        <w:t xml:space="preserve"> </w:t>
      </w:r>
      <w:ins w:id="1155" w:author="Raja Pari" w:date="2025-10-24T17:31:00Z">
        <w:r>
          <w:rPr>
            <w:lang w:val="en-US"/>
          </w:rPr>
          <w:t>‘</w:t>
        </w:r>
      </w:ins>
      <w:r>
        <w:rPr>
          <w:rStyle w:val="ArtlTitle"/>
          <w:shd w:fill="auto" w:val="clear"/>
        </w:rPr>
        <w:t xml:space="preserve">Challenges, </w:t>
      </w:r>
      <w:del w:id="1156" w:author="Raja Pari" w:date="2025-10-26T15:40:00Z">
        <w:r>
          <w:rPr>
            <w:rStyle w:val="ArtlTitle"/>
            <w:shd w:fill="auto" w:val="clear"/>
          </w:rPr>
          <w:delText>S</w:delText>
        </w:r>
      </w:del>
      <w:ins w:id="1157" w:author="Raja Pari" w:date="2025-10-26T15:40:00Z">
        <w:r>
          <w:rPr>
            <w:rStyle w:val="ArtlTitle"/>
            <w:shd w:fill="auto" w:val="clear"/>
          </w:rPr>
          <w:t>s</w:t>
        </w:r>
      </w:ins>
      <w:r>
        <w:rPr>
          <w:rStyle w:val="ArtlTitle"/>
          <w:shd w:fill="auto" w:val="clear"/>
        </w:rPr>
        <w:t xml:space="preserve">uccesses, and the </w:t>
      </w:r>
      <w:del w:id="1158" w:author="Raja Pari" w:date="2025-10-26T15:40:00Z">
        <w:r>
          <w:rPr>
            <w:rStyle w:val="ArtlTitle"/>
            <w:shd w:fill="auto" w:val="clear"/>
          </w:rPr>
          <w:delText>F</w:delText>
        </w:r>
      </w:del>
      <w:ins w:id="1159" w:author="Raja Pari" w:date="2025-10-26T15:40:00Z">
        <w:r>
          <w:rPr>
            <w:rStyle w:val="ArtlTitle"/>
            <w:shd w:fill="auto" w:val="clear"/>
          </w:rPr>
          <w:t>f</w:t>
        </w:r>
      </w:ins>
      <w:r>
        <w:rPr>
          <w:rStyle w:val="ArtlTitle"/>
          <w:shd w:fill="auto" w:val="clear"/>
        </w:rPr>
        <w:t xml:space="preserve">uture of </w:t>
      </w:r>
      <w:del w:id="1160" w:author="Raja Pari" w:date="2025-10-26T15:40:00Z">
        <w:r>
          <w:rPr>
            <w:rStyle w:val="ArtlTitle"/>
            <w:shd w:fill="auto" w:val="clear"/>
          </w:rPr>
          <w:delText>F</w:delText>
        </w:r>
      </w:del>
      <w:ins w:id="1161" w:author="Raja Pari" w:date="2025-10-26T15:40:00Z">
        <w:r>
          <w:rPr>
            <w:rStyle w:val="ArtlTitle"/>
            <w:shd w:fill="auto" w:val="clear"/>
          </w:rPr>
          <w:t>f</w:t>
        </w:r>
      </w:ins>
      <w:r>
        <w:rPr>
          <w:rStyle w:val="ArtlTitle"/>
          <w:shd w:fill="auto" w:val="clear"/>
        </w:rPr>
        <w:t xml:space="preserve">irearm </w:t>
      </w:r>
      <w:del w:id="1162" w:author="Raja Pari" w:date="2025-10-26T15:40:00Z">
        <w:r>
          <w:rPr>
            <w:rStyle w:val="ArtlTitle"/>
            <w:shd w:fill="auto" w:val="clear"/>
          </w:rPr>
          <w:delText>I</w:delText>
        </w:r>
      </w:del>
      <w:ins w:id="1163" w:author="Raja Pari" w:date="2025-10-26T15:40:00Z">
        <w:r>
          <w:rPr>
            <w:rStyle w:val="ArtlTitle"/>
            <w:shd w:fill="auto" w:val="clear"/>
          </w:rPr>
          <w:t>i</w:t>
        </w:r>
      </w:ins>
      <w:r>
        <w:rPr>
          <w:rStyle w:val="ArtlTitle"/>
          <w:shd w:fill="auto" w:val="clear"/>
        </w:rPr>
        <w:t xml:space="preserve">njury </w:t>
      </w:r>
      <w:del w:id="1164" w:author="Raja Pari" w:date="2025-10-26T15:40:00Z">
        <w:r>
          <w:rPr>
            <w:rStyle w:val="ArtlTitle"/>
            <w:shd w:fill="auto" w:val="clear"/>
          </w:rPr>
          <w:delText>P</w:delText>
        </w:r>
      </w:del>
      <w:ins w:id="1165" w:author="Raja Pari" w:date="2025-10-26T15:40:00Z">
        <w:r>
          <w:rPr>
            <w:rStyle w:val="ArtlTitle"/>
            <w:shd w:fill="auto" w:val="clear"/>
          </w:rPr>
          <w:t>p</w:t>
        </w:r>
      </w:ins>
      <w:r>
        <w:rPr>
          <w:rStyle w:val="ArtlTitle"/>
          <w:shd w:fill="auto" w:val="clear"/>
        </w:rPr>
        <w:t>revention</w:t>
      </w:r>
      <w:del w:id="1166" w:author="Raja Pari" w:date="2025-10-24T19:25:00Z">
        <w:r>
          <w:rPr>
            <w:lang w:val="en-US"/>
          </w:rPr>
          <w:delText xml:space="preserve">. </w:delText>
        </w:r>
      </w:del>
      <w:ins w:id="1167" w:author="Raja Pari" w:date="2025-10-24T19:25:00Z">
        <w:r>
          <w:rPr>
            <w:lang w:val="en-US"/>
          </w:rPr>
          <w:t xml:space="preserve">’, </w:t>
        </w:r>
      </w:ins>
      <w:r>
        <w:rPr>
          <w:rStyle w:val="JournalTitle"/>
          <w:i/>
          <w:iCs/>
          <w:shd w:fill="auto" w:val="clear"/>
          <w:rPrChange w:id="0" w:author="Raja Pari" w:date="2025-10-26T15:40:00Z">
            <w:rPr>
              <w:rStyle w:val="JournalTitle"/>
              <w:shd w:fill="auto" w:val="clear"/>
            </w:rPr>
          </w:rPrChange>
        </w:rPr>
        <w:t>The Milbank Quarterly</w:t>
      </w:r>
      <w:r>
        <w:rPr>
          <w:lang w:val="en-US"/>
        </w:rPr>
        <w:t xml:space="preserve">, </w:t>
      </w:r>
      <w:r>
        <w:rPr>
          <w:rStyle w:val="Volume"/>
          <w:shd w:fill="auto" w:val="clear"/>
        </w:rPr>
        <w:t>101</w:t>
      </w:r>
      <w:r>
        <w:rPr>
          <w:lang w:val="en-US"/>
        </w:rPr>
        <w:t>(</w:t>
      </w:r>
      <w:r>
        <w:rPr>
          <w:rStyle w:val="Issue"/>
          <w:shd w:fill="auto" w:val="clear"/>
        </w:rPr>
        <w:t>S1</w:t>
      </w:r>
      <w:r>
        <w:rPr>
          <w:lang w:val="en-US"/>
        </w:rPr>
        <w:t xml:space="preserve">), </w:t>
      </w:r>
      <w:ins w:id="1169" w:author="Raja Pari" w:date="2025-10-24T19:30:00Z">
        <w:r>
          <w:rPr>
            <w:lang w:val="en-US"/>
          </w:rPr>
          <w:t xml:space="preserve">pp. </w:t>
        </w:r>
      </w:ins>
      <w:r>
        <w:rPr>
          <w:rStyle w:val="FirstPage"/>
          <w:shd w:fill="auto" w:val="clear"/>
        </w:rPr>
        <w:t>579</w:t>
      </w:r>
      <w:r>
        <w:rPr>
          <w:lang w:val="en-US"/>
        </w:rPr>
        <w:t>–</w:t>
      </w:r>
      <w:r>
        <w:rPr>
          <w:rStyle w:val="LastPage"/>
          <w:shd w:fill="auto" w:val="clear"/>
        </w:rPr>
        <w:t>612</w:t>
      </w:r>
      <w:r>
        <w:rPr>
          <w:lang w:val="en-US"/>
        </w:rPr>
        <w:t xml:space="preserve">. </w:t>
      </w:r>
      <w:ins w:id="1170" w:author="Raja Pari" w:date="2025-10-24T19:34:00Z">
        <w:r>
          <w:rPr>
            <w:lang w:val="en-US"/>
          </w:rPr>
          <w:t xml:space="preserve">Available at: </w:t>
        </w:r>
      </w:ins>
      <w:r>
        <w:rPr>
          <w:rStyle w:val="DOI"/>
          <w:u w:val="single"/>
          <w:shd w:fill="auto" w:val="clear"/>
        </w:rPr>
        <w:t>https://doi.org/10.1111/1468-0009.12621</w:t>
      </w:r>
    </w:p>
    <w:p>
      <w:pPr>
        <w:pStyle w:val="ReferencesOT"/>
        <w:shd w:val="clear" w:color="000000" w:fill="auto"/>
        <w:rPr>
          <w:lang w:val="en-US"/>
        </w:rPr>
      </w:pPr>
      <w:bookmarkStart w:id="44" w:name="Roman_2020a"/>
      <w:bookmarkEnd w:id="43"/>
      <w:r>
        <w:rPr>
          <w:rStyle w:val="SurName"/>
          <w:shd w:fill="auto" w:val="clear"/>
        </w:rPr>
        <w:t>Roman</w:t>
      </w:r>
      <w:r>
        <w:rPr>
          <w:rStyle w:val="Author"/>
          <w:shd w:fill="auto" w:val="clear"/>
        </w:rPr>
        <w:t xml:space="preserve">, </w:t>
      </w:r>
      <w:r>
        <w:rPr>
          <w:rStyle w:val="GivenName"/>
          <w:shd w:fill="auto" w:val="clear"/>
        </w:rPr>
        <w:t>J.</w:t>
      </w:r>
      <w:del w:id="1171" w:author="Raja Pari" w:date="2025-10-24T17:06:00Z">
        <w:r>
          <w:rPr>
            <w:rStyle w:val="GivenName"/>
            <w:shd w:fill="auto" w:val="clear"/>
          </w:rPr>
          <w:delText xml:space="preserve"> </w:delText>
        </w:r>
      </w:del>
      <w:r>
        <w:rPr>
          <w:rStyle w:val="GivenName"/>
          <w:shd w:fill="auto" w:val="clear"/>
        </w:rPr>
        <w:t>K.</w:t>
      </w:r>
      <w:r>
        <w:rPr>
          <w:lang w:val="en-US"/>
        </w:rPr>
        <w:t xml:space="preserve"> </w:t>
      </w:r>
      <w:r>
        <w:rPr>
          <w:rStyle w:val="Year"/>
          <w:shd w:fill="auto" w:val="clear"/>
        </w:rPr>
        <w:t>(2020a)</w:t>
      </w:r>
      <w:del w:id="1172" w:author="Raja Pari" w:date="2025-10-24T17:10:00Z">
        <w:r>
          <w:rPr>
            <w:lang w:val="en-US"/>
          </w:rPr>
          <w:delText>.</w:delText>
        </w:r>
      </w:del>
      <w:r>
        <w:rPr>
          <w:lang w:val="en-US"/>
        </w:rPr>
        <w:t xml:space="preserve"> </w:t>
      </w:r>
      <w:r>
        <w:rPr>
          <w:rStyle w:val="JournalTitle"/>
          <w:i/>
          <w:shd w:fill="auto" w:val="clear"/>
        </w:rPr>
        <w:t>A blueprint for a U.S. firearms data infrastructure</w:t>
      </w:r>
      <w:r>
        <w:rPr>
          <w:lang w:val="en-US"/>
        </w:rPr>
        <w:t xml:space="preserve">. </w:t>
      </w:r>
      <w:r>
        <w:rPr>
          <w:rStyle w:val="Pub-Loc"/>
          <w:shd w:fill="auto" w:val="clear"/>
        </w:rPr>
        <w:t>Chicago</w:t>
      </w:r>
      <w:r>
        <w:rPr>
          <w:lang w:val="en-US"/>
        </w:rPr>
        <w:t xml:space="preserve">, IL: NORC at the University of </w:t>
      </w:r>
      <w:r>
        <w:rPr>
          <w:rStyle w:val="Pub-Loc"/>
          <w:shd w:fill="auto" w:val="clear"/>
        </w:rPr>
        <w:t>Chicago</w:t>
      </w:r>
      <w:r>
        <w:rPr>
          <w:lang w:val="en-US"/>
        </w:rPr>
        <w:t>.</w:t>
      </w:r>
    </w:p>
    <w:p>
      <w:pPr>
        <w:pStyle w:val="ReferencesOT"/>
        <w:shd w:val="clear" w:color="000000" w:fill="auto"/>
        <w:rPr>
          <w:lang w:val="en-US"/>
        </w:rPr>
      </w:pPr>
      <w:bookmarkStart w:id="45" w:name="Roman_2020b"/>
      <w:bookmarkEnd w:id="44"/>
      <w:r>
        <w:rPr>
          <w:rStyle w:val="SurName"/>
          <w:shd w:fill="auto" w:val="clear"/>
        </w:rPr>
        <w:t>Roman</w:t>
      </w:r>
      <w:r>
        <w:rPr>
          <w:rStyle w:val="Author"/>
          <w:shd w:fill="auto" w:val="clear"/>
        </w:rPr>
        <w:t xml:space="preserve">, </w:t>
      </w:r>
      <w:r>
        <w:rPr>
          <w:rStyle w:val="GivenName"/>
          <w:shd w:fill="auto" w:val="clear"/>
        </w:rPr>
        <w:t>J.</w:t>
      </w:r>
      <w:del w:id="1173" w:author="Raja Pari" w:date="2025-10-24T17:06:00Z">
        <w:r>
          <w:rPr>
            <w:rStyle w:val="GivenName"/>
            <w:shd w:fill="auto" w:val="clear"/>
          </w:rPr>
          <w:delText xml:space="preserve"> </w:delText>
        </w:r>
      </w:del>
      <w:r>
        <w:rPr>
          <w:rStyle w:val="GivenName"/>
          <w:shd w:fill="auto" w:val="clear"/>
        </w:rPr>
        <w:t>K.</w:t>
      </w:r>
      <w:r>
        <w:rPr>
          <w:lang w:val="en-US"/>
        </w:rPr>
        <w:t xml:space="preserve"> </w:t>
      </w:r>
      <w:r>
        <w:rPr>
          <w:rStyle w:val="Year"/>
          <w:shd w:fill="auto" w:val="clear"/>
        </w:rPr>
        <w:t>(2020b)</w:t>
      </w:r>
      <w:del w:id="1174" w:author="Raja Pari" w:date="2025-10-24T17:10:00Z">
        <w:r>
          <w:rPr>
            <w:lang w:val="en-US"/>
          </w:rPr>
          <w:delText>.</w:delText>
        </w:r>
      </w:del>
      <w:r>
        <w:rPr>
          <w:lang w:val="en-US"/>
        </w:rPr>
        <w:t xml:space="preserve"> </w:t>
      </w:r>
      <w:r>
        <w:rPr>
          <w:rStyle w:val="ArtlTitle"/>
          <w:i/>
          <w:iCs/>
          <w:shd w:fill="auto" w:val="clear"/>
          <w:rPrChange w:id="0" w:author="Raja Pari" w:date="2025-10-24T17:31:00Z">
            <w:rPr>
              <w:rStyle w:val="ArtlTitle"/>
              <w:shd w:fill="auto" w:val="clear"/>
            </w:rPr>
          </w:rPrChange>
        </w:rPr>
        <w:t>The state of firearms data in 2019: First report of the expert panel on firearms data infrastructure</w:t>
      </w:r>
      <w:r>
        <w:rPr>
          <w:lang w:val="en-US"/>
        </w:rPr>
        <w:t xml:space="preserve">. </w:t>
      </w:r>
      <w:r>
        <w:rPr>
          <w:rStyle w:val="Pub-Loc"/>
          <w:shd w:fill="auto" w:val="clear"/>
        </w:rPr>
        <w:t>Chicago</w:t>
      </w:r>
      <w:r>
        <w:rPr>
          <w:lang w:val="en-US"/>
        </w:rPr>
        <w:t xml:space="preserve">, IL: NORC at the University of </w:t>
      </w:r>
      <w:r>
        <w:rPr>
          <w:rStyle w:val="Pub-Loc"/>
          <w:shd w:fill="auto" w:val="clear"/>
        </w:rPr>
        <w:t>Chicago</w:t>
      </w:r>
      <w:r>
        <w:rPr>
          <w:lang w:val="en-US"/>
        </w:rPr>
        <w:t>.</w:t>
      </w:r>
    </w:p>
    <w:p>
      <w:pPr>
        <w:pStyle w:val="ReferencesOT"/>
        <w:shd w:val="clear" w:color="000000" w:fill="auto"/>
        <w:rPr>
          <w:lang w:val="en-US"/>
        </w:rPr>
      </w:pPr>
      <w:bookmarkStart w:id="46" w:name="Roman_2020c"/>
      <w:bookmarkEnd w:id="45"/>
      <w:r>
        <w:rPr>
          <w:rStyle w:val="SurName"/>
          <w:shd w:fill="auto" w:val="clear"/>
        </w:rPr>
        <w:t>Roman</w:t>
      </w:r>
      <w:r>
        <w:rPr>
          <w:rStyle w:val="Author"/>
          <w:shd w:fill="auto" w:val="clear"/>
        </w:rPr>
        <w:t xml:space="preserve">, </w:t>
      </w:r>
      <w:r>
        <w:rPr>
          <w:rStyle w:val="GivenName"/>
          <w:shd w:fill="auto" w:val="clear"/>
        </w:rPr>
        <w:t>J.</w:t>
      </w:r>
      <w:del w:id="1176" w:author="Raja Pari" w:date="2025-10-24T17:06:00Z">
        <w:r>
          <w:rPr>
            <w:rStyle w:val="GivenName"/>
            <w:shd w:fill="auto" w:val="clear"/>
          </w:rPr>
          <w:delText xml:space="preserve"> </w:delText>
        </w:r>
      </w:del>
      <w:r>
        <w:rPr>
          <w:rStyle w:val="GivenName"/>
          <w:shd w:fill="auto" w:val="clear"/>
        </w:rPr>
        <w:t>K.</w:t>
      </w:r>
      <w:r>
        <w:rPr>
          <w:lang w:val="en-US"/>
        </w:rPr>
        <w:t xml:space="preserve"> </w:t>
      </w:r>
      <w:r>
        <w:rPr>
          <w:rStyle w:val="Year"/>
          <w:shd w:fill="auto" w:val="clear"/>
        </w:rPr>
        <w:t>(2020c)</w:t>
      </w:r>
      <w:del w:id="1177" w:author="Raja Pari" w:date="2025-10-24T17:10:00Z">
        <w:r>
          <w:rPr>
            <w:lang w:val="en-US"/>
          </w:rPr>
          <w:delText>.</w:delText>
        </w:r>
      </w:del>
      <w:r>
        <w:rPr>
          <w:lang w:val="en-US"/>
        </w:rPr>
        <w:t xml:space="preserve"> </w:t>
      </w:r>
      <w:r>
        <w:rPr>
          <w:rStyle w:val="JournalTitle"/>
          <w:i/>
          <w:shd w:fill="auto" w:val="clear"/>
        </w:rPr>
        <w:t xml:space="preserve">A </w:t>
      </w:r>
      <w:del w:id="1178" w:author="Raja Pari" w:date="2025-10-26T15:40:00Z">
        <w:r>
          <w:rPr>
            <w:rStyle w:val="JournalTitle"/>
            <w:i/>
            <w:shd w:fill="auto" w:val="clear"/>
          </w:rPr>
          <w:delText>C</w:delText>
        </w:r>
      </w:del>
      <w:ins w:id="1179" w:author="Raja Pari" w:date="2025-10-26T15:40:00Z">
        <w:r>
          <w:rPr>
            <w:rStyle w:val="JournalTitle"/>
            <w:i/>
            <w:shd w:fill="auto" w:val="clear"/>
          </w:rPr>
          <w:t>c</w:t>
        </w:r>
      </w:ins>
      <w:r>
        <w:rPr>
          <w:rStyle w:val="JournalTitle"/>
          <w:i/>
          <w:shd w:fill="auto" w:val="clear"/>
        </w:rPr>
        <w:t xml:space="preserve">onceptual </w:t>
      </w:r>
      <w:del w:id="1180" w:author="Raja Pari" w:date="2025-10-26T15:40:00Z">
        <w:r>
          <w:rPr>
            <w:rStyle w:val="JournalTitle"/>
            <w:i/>
            <w:shd w:fill="auto" w:val="clear"/>
          </w:rPr>
          <w:delText>F</w:delText>
        </w:r>
      </w:del>
      <w:ins w:id="1181" w:author="Raja Pari" w:date="2025-10-26T15:40:00Z">
        <w:r>
          <w:rPr>
            <w:rStyle w:val="JournalTitle"/>
            <w:i/>
            <w:shd w:fill="auto" w:val="clear"/>
          </w:rPr>
          <w:t>f</w:t>
        </w:r>
      </w:ins>
      <w:r>
        <w:rPr>
          <w:rStyle w:val="JournalTitle"/>
          <w:i/>
          <w:shd w:fill="auto" w:val="clear"/>
        </w:rPr>
        <w:t xml:space="preserve">ramework for a </w:t>
      </w:r>
      <w:del w:id="1182" w:author="Raja Pari" w:date="2025-10-26T15:40:00Z">
        <w:r>
          <w:rPr>
            <w:rStyle w:val="JournalTitle"/>
            <w:i/>
            <w:shd w:fill="auto" w:val="clear"/>
          </w:rPr>
          <w:delText>F</w:delText>
        </w:r>
      </w:del>
      <w:ins w:id="1183" w:author="Raja Pari" w:date="2025-10-26T15:40:00Z">
        <w:r>
          <w:rPr>
            <w:rStyle w:val="JournalTitle"/>
            <w:i/>
            <w:shd w:fill="auto" w:val="clear"/>
          </w:rPr>
          <w:t>f</w:t>
        </w:r>
      </w:ins>
      <w:r>
        <w:rPr>
          <w:rStyle w:val="JournalTitle"/>
          <w:i/>
          <w:shd w:fill="auto" w:val="clear"/>
        </w:rPr>
        <w:t xml:space="preserve">irearms </w:t>
      </w:r>
      <w:del w:id="1184" w:author="Raja Pari" w:date="2025-10-26T15:41:00Z">
        <w:r>
          <w:rPr>
            <w:rStyle w:val="JournalTitle"/>
            <w:i/>
            <w:shd w:fill="auto" w:val="clear"/>
          </w:rPr>
          <w:delText>D</w:delText>
        </w:r>
      </w:del>
      <w:ins w:id="1185" w:author="Raja Pari" w:date="2025-10-26T15:41:00Z">
        <w:r>
          <w:rPr>
            <w:rStyle w:val="JournalTitle"/>
            <w:i/>
            <w:shd w:fill="auto" w:val="clear"/>
          </w:rPr>
          <w:t>d</w:t>
        </w:r>
      </w:ins>
      <w:r>
        <w:rPr>
          <w:rStyle w:val="JournalTitle"/>
          <w:i/>
          <w:shd w:fill="auto" w:val="clear"/>
        </w:rPr>
        <w:t xml:space="preserve">ata </w:t>
      </w:r>
      <w:del w:id="1186" w:author="Raja Pari" w:date="2025-10-26T15:41:00Z">
        <w:r>
          <w:rPr>
            <w:rStyle w:val="JournalTitle"/>
            <w:i/>
            <w:shd w:fill="auto" w:val="clear"/>
          </w:rPr>
          <w:delText>I</w:delText>
        </w:r>
      </w:del>
      <w:ins w:id="1187" w:author="Raja Pari" w:date="2025-10-26T15:41:00Z">
        <w:r>
          <w:rPr>
            <w:rStyle w:val="JournalTitle"/>
            <w:i/>
            <w:shd w:fill="auto" w:val="clear"/>
          </w:rPr>
          <w:t>i</w:t>
        </w:r>
      </w:ins>
      <w:r>
        <w:rPr>
          <w:rStyle w:val="JournalTitle"/>
          <w:i/>
          <w:shd w:fill="auto" w:val="clear"/>
        </w:rPr>
        <w:t>nfrastructure.</w:t>
      </w:r>
      <w:r>
        <w:rPr>
          <w:lang w:val="en-US"/>
        </w:rPr>
        <w:t xml:space="preserve"> </w:t>
      </w:r>
      <w:r>
        <w:rPr>
          <w:rStyle w:val="Pub-Loc"/>
          <w:shd w:fill="auto" w:val="clear"/>
        </w:rPr>
        <w:t>Chicago</w:t>
      </w:r>
      <w:r>
        <w:rPr>
          <w:lang w:val="en-US"/>
        </w:rPr>
        <w:t xml:space="preserve">, IL: NORC at the University of </w:t>
      </w:r>
      <w:r>
        <w:rPr>
          <w:rStyle w:val="Pub-Loc"/>
          <w:shd w:fill="auto" w:val="clear"/>
        </w:rPr>
        <w:t>Chicago</w:t>
      </w:r>
      <w:r>
        <w:rPr>
          <w:lang w:val="en-US"/>
        </w:rPr>
        <w:t>.</w:t>
      </w:r>
    </w:p>
    <w:p>
      <w:pPr>
        <w:pStyle w:val="ReferencesOT"/>
        <w:shd w:val="clear" w:color="000000" w:fill="auto"/>
        <w:rPr>
          <w:lang w:val="en-US"/>
        </w:rPr>
      </w:pPr>
      <w:bookmarkStart w:id="47" w:name="Roman_et_al__2021"/>
      <w:bookmarkStart w:id="48" w:name="RefMrk"/>
      <w:bookmarkEnd w:id="46"/>
      <w:r>
        <w:rPr>
          <w:rStyle w:val="SurName"/>
          <w:shd w:fill="auto" w:val="clear"/>
        </w:rPr>
        <w:t>Roman</w:t>
      </w:r>
      <w:r>
        <w:rPr>
          <w:rStyle w:val="Author"/>
          <w:shd w:fill="auto" w:val="clear"/>
        </w:rPr>
        <w:t xml:space="preserve">, </w:t>
      </w:r>
      <w:r>
        <w:rPr>
          <w:rStyle w:val="GivenName"/>
          <w:shd w:fill="auto" w:val="clear"/>
        </w:rPr>
        <w:t>J.</w:t>
      </w:r>
      <w:del w:id="1188" w:author="Raja Pari" w:date="2025-10-24T17:06:00Z">
        <w:r>
          <w:rPr>
            <w:rStyle w:val="GivenName"/>
            <w:shd w:fill="auto" w:val="clear"/>
          </w:rPr>
          <w:delText xml:space="preserve"> </w:delText>
        </w:r>
      </w:del>
      <w:r>
        <w:rPr>
          <w:rStyle w:val="GivenName"/>
          <w:shd w:fill="auto" w:val="clear"/>
        </w:rPr>
        <w:t>K.</w:t>
      </w:r>
      <w:del w:id="1189" w:author="Raja Pari" w:date="2025-10-24T17:09:00Z">
        <w:r>
          <w:rPr>
            <w:rStyle w:val="Author"/>
            <w:shd w:fill="auto" w:val="clear"/>
          </w:rPr>
          <w:delText>,</w:delText>
        </w:r>
      </w:del>
      <w:r>
        <w:rPr>
          <w:rStyle w:val="Author"/>
          <w:shd w:fill="auto" w:val="clear"/>
        </w:rPr>
        <w:t xml:space="preserve"> </w:t>
      </w:r>
      <w:del w:id="1190" w:author="Raja Pari" w:date="2025-10-24T17:07:00Z">
        <w:r>
          <w:rPr>
            <w:rStyle w:val="Author"/>
            <w:shd w:fill="auto" w:val="clear"/>
          </w:rPr>
          <w:delText>&amp;</w:delText>
        </w:r>
      </w:del>
      <w:ins w:id="1191" w:author="Raja Pari" w:date="2025-10-24T17:07:00Z">
        <w:r>
          <w:rPr>
            <w:rStyle w:val="Author"/>
            <w:shd w:fill="auto" w:val="clear"/>
          </w:rPr>
          <w:t>and</w:t>
        </w:r>
      </w:ins>
      <w:r>
        <w:rPr>
          <w:rStyle w:val="Author"/>
          <w:shd w:fill="auto" w:val="clear"/>
        </w:rPr>
        <w:t xml:space="preserve"> </w:t>
      </w:r>
      <w:r>
        <w:rPr>
          <w:rStyle w:val="SurName"/>
          <w:shd w:fill="auto" w:val="clear"/>
        </w:rPr>
        <w:t>Cook</w:t>
      </w:r>
      <w:r>
        <w:rPr>
          <w:rStyle w:val="Author"/>
          <w:shd w:fill="auto" w:val="clear"/>
        </w:rPr>
        <w:t xml:space="preserve">, </w:t>
      </w:r>
      <w:r>
        <w:rPr>
          <w:rStyle w:val="GivenName"/>
          <w:shd w:fill="auto" w:val="clear"/>
        </w:rPr>
        <w:t>P</w:t>
      </w:r>
      <w:r>
        <w:rPr>
          <w:rStyle w:val="Author"/>
          <w:shd w:fill="auto" w:val="clear"/>
        </w:rPr>
        <w:t>.</w:t>
      </w:r>
      <w:r>
        <w:rPr>
          <w:lang w:val="en-US"/>
        </w:rPr>
        <w:t xml:space="preserve"> </w:t>
      </w:r>
      <w:r>
        <w:rPr>
          <w:rStyle w:val="Year"/>
          <w:shd w:fill="auto" w:val="clear"/>
        </w:rPr>
        <w:t>(2021)</w:t>
      </w:r>
      <w:del w:id="1192" w:author="Raja Pari" w:date="2025-10-24T17:10:00Z">
        <w:r>
          <w:rPr>
            <w:lang w:val="en-US"/>
          </w:rPr>
          <w:delText>.</w:delText>
        </w:r>
      </w:del>
      <w:r>
        <w:rPr>
          <w:lang w:val="en-US"/>
        </w:rPr>
        <w:t xml:space="preserve"> </w:t>
      </w:r>
      <w:r>
        <w:rPr>
          <w:rStyle w:val="JournalTitle"/>
          <w:i/>
          <w:shd w:fill="auto" w:val="clear"/>
        </w:rPr>
        <w:t>Improving data infrastructure to reduce firearms violence.</w:t>
      </w:r>
      <w:r>
        <w:rPr>
          <w:lang w:val="en-US"/>
        </w:rPr>
        <w:t xml:space="preserve"> </w:t>
      </w:r>
      <w:r>
        <w:rPr>
          <w:rStyle w:val="Pub-Loc"/>
          <w:shd w:fill="auto" w:val="clear"/>
        </w:rPr>
        <w:t>Chicago</w:t>
      </w:r>
      <w:r>
        <w:rPr>
          <w:lang w:val="en-US"/>
        </w:rPr>
        <w:t xml:space="preserve">, IL: NORC at the University of </w:t>
      </w:r>
      <w:r>
        <w:rPr>
          <w:rStyle w:val="Pub-Loc"/>
          <w:shd w:fill="auto" w:val="clear"/>
        </w:rPr>
        <w:t>Chicago</w:t>
      </w:r>
      <w:r>
        <w:rPr>
          <w:lang w:val="en-US"/>
        </w:rPr>
        <w:t>.</w:t>
      </w:r>
    </w:p>
    <w:p>
      <w:pPr>
        <w:pStyle w:val="ReferencesJN"/>
        <w:shd w:val="clear" w:color="000000" w:fill="auto"/>
        <w:rPr>
          <w:lang w:val="en-US"/>
        </w:rPr>
      </w:pPr>
      <w:bookmarkStart w:id="49" w:name="Sokol_et_al__2024"/>
      <w:bookmarkEnd w:id="47"/>
      <w:bookmarkEnd w:id="48"/>
      <w:r>
        <w:rPr>
          <w:rStyle w:val="SurName"/>
          <w:shd w:fill="auto" w:val="clear"/>
        </w:rPr>
        <w:t>Sokol</w:t>
      </w:r>
      <w:r>
        <w:rPr>
          <w:rStyle w:val="Author"/>
          <w:shd w:fill="auto" w:val="clear"/>
        </w:rPr>
        <w:t xml:space="preserve">, </w:t>
      </w:r>
      <w:r>
        <w:rPr>
          <w:rStyle w:val="GivenName"/>
          <w:shd w:fill="auto" w:val="clear"/>
        </w:rPr>
        <w:t>R.</w:t>
      </w:r>
      <w:r>
        <w:rPr>
          <w:rStyle w:val="Author"/>
          <w:shd w:fill="auto" w:val="clear"/>
        </w:rPr>
        <w:t xml:space="preserve">, </w:t>
      </w:r>
      <w:r>
        <w:rPr>
          <w:rStyle w:val="SurName"/>
          <w:shd w:fill="auto" w:val="clear"/>
        </w:rPr>
        <w:t>Walton</w:t>
      </w:r>
      <w:r>
        <w:rPr>
          <w:rStyle w:val="Author"/>
          <w:shd w:fill="auto" w:val="clear"/>
        </w:rPr>
        <w:t xml:space="preserve">, </w:t>
      </w:r>
      <w:r>
        <w:rPr>
          <w:rStyle w:val="GivenName"/>
          <w:shd w:fill="auto" w:val="clear"/>
        </w:rPr>
        <w:t>M.</w:t>
      </w:r>
      <w:r>
        <w:rPr>
          <w:rStyle w:val="Author"/>
          <w:shd w:fill="auto" w:val="clear"/>
        </w:rPr>
        <w:t xml:space="preserve">, </w:t>
      </w:r>
      <w:r>
        <w:rPr>
          <w:rStyle w:val="SurName"/>
          <w:shd w:fill="auto" w:val="clear"/>
        </w:rPr>
        <w:t>Lee</w:t>
      </w:r>
      <w:r>
        <w:rPr>
          <w:rStyle w:val="Author"/>
          <w:shd w:fill="auto" w:val="clear"/>
        </w:rPr>
        <w:t xml:space="preserve">, </w:t>
      </w:r>
      <w:r>
        <w:rPr>
          <w:rStyle w:val="GivenName"/>
          <w:shd w:fill="auto" w:val="clear"/>
        </w:rPr>
        <w:t>D.</w:t>
      </w:r>
      <w:r>
        <w:rPr>
          <w:rStyle w:val="Author"/>
          <w:shd w:fill="auto" w:val="clear"/>
        </w:rPr>
        <w:t xml:space="preserve">, </w:t>
      </w:r>
      <w:r>
        <w:rPr>
          <w:rStyle w:val="SurName"/>
          <w:shd w:fill="auto" w:val="clear"/>
        </w:rPr>
        <w:t>Seewald</w:t>
      </w:r>
      <w:r>
        <w:rPr>
          <w:rStyle w:val="Author"/>
          <w:shd w:fill="auto" w:val="clear"/>
        </w:rPr>
        <w:t xml:space="preserve">, </w:t>
      </w:r>
      <w:r>
        <w:rPr>
          <w:rStyle w:val="GivenName"/>
          <w:shd w:fill="auto" w:val="clear"/>
        </w:rPr>
        <w:t>L.</w:t>
      </w:r>
      <w:r>
        <w:rPr>
          <w:rStyle w:val="Author"/>
          <w:shd w:fill="auto" w:val="clear"/>
        </w:rPr>
        <w:t xml:space="preserve">, </w:t>
      </w:r>
      <w:r>
        <w:rPr>
          <w:rStyle w:val="SurName"/>
          <w:shd w:fill="auto" w:val="clear"/>
        </w:rPr>
        <w:t>Del Toro</w:t>
      </w:r>
      <w:r>
        <w:rPr>
          <w:rStyle w:val="Author"/>
          <w:shd w:fill="auto" w:val="clear"/>
        </w:rPr>
        <w:t xml:space="preserve">, </w:t>
      </w:r>
      <w:r>
        <w:rPr>
          <w:rStyle w:val="GivenName"/>
          <w:shd w:fill="auto" w:val="clear"/>
        </w:rPr>
        <w:t>V.</w:t>
      </w:r>
      <w:del w:id="1193" w:author="Raja Pari" w:date="2025-10-24T17:06:00Z">
        <w:r>
          <w:rPr>
            <w:rStyle w:val="GivenName"/>
            <w:shd w:fill="auto" w:val="clear"/>
          </w:rPr>
          <w:delText xml:space="preserve"> </w:delText>
        </w:r>
      </w:del>
      <w:r>
        <w:rPr>
          <w:rStyle w:val="GivenName"/>
          <w:shd w:fill="auto" w:val="clear"/>
        </w:rPr>
        <w:t>M.</w:t>
      </w:r>
      <w:r>
        <w:rPr>
          <w:rStyle w:val="Author"/>
          <w:shd w:fill="auto" w:val="clear"/>
        </w:rPr>
        <w:t xml:space="preserve">, </w:t>
      </w:r>
      <w:r>
        <w:rPr>
          <w:rStyle w:val="SurName"/>
          <w:shd w:fill="auto" w:val="clear"/>
        </w:rPr>
        <w:t>Farooqui</w:t>
      </w:r>
      <w:r>
        <w:rPr>
          <w:rStyle w:val="Author"/>
          <w:shd w:fill="auto" w:val="clear"/>
        </w:rPr>
        <w:t xml:space="preserve">, </w:t>
      </w:r>
      <w:r>
        <w:rPr>
          <w:rStyle w:val="GivenName"/>
          <w:shd w:fill="auto" w:val="clear"/>
        </w:rPr>
        <w:t>M.</w:t>
      </w:r>
      <w:del w:id="1194" w:author="Raja Pari" w:date="2025-10-24T17:14:00Z">
        <w:r>
          <w:rPr>
            <w:rStyle w:val="Author"/>
            <w:shd w:fill="auto" w:val="clear"/>
          </w:rPr>
          <w:delText xml:space="preserve">, </w:delText>
        </w:r>
      </w:del>
      <w:del w:id="1195" w:author="Raja Pari" w:date="2025-10-24T17:14:00Z">
        <w:r>
          <w:rPr>
            <w:rStyle w:val="SurName"/>
            <w:shd w:fill="auto" w:val="clear"/>
          </w:rPr>
          <w:delText>Sallabank</w:delText>
        </w:r>
      </w:del>
      <w:del w:id="1196" w:author="Raja Pari" w:date="2025-10-24T17:14:00Z">
        <w:r>
          <w:rPr>
            <w:rStyle w:val="Author"/>
            <w:shd w:fill="auto" w:val="clear"/>
          </w:rPr>
          <w:delText xml:space="preserve">, </w:delText>
        </w:r>
      </w:del>
      <w:del w:id="1197" w:author="Raja Pari" w:date="2025-10-24T17:14:00Z">
        <w:r>
          <w:rPr>
            <w:rStyle w:val="GivenName"/>
            <w:shd w:fill="auto" w:val="clear"/>
          </w:rPr>
          <w:delText>G.</w:delText>
        </w:r>
      </w:del>
      <w:del w:id="1198" w:author="Raja Pari" w:date="2025-10-24T17:14:00Z">
        <w:r>
          <w:rPr>
            <w:rStyle w:val="Author"/>
            <w:shd w:fill="auto" w:val="clear"/>
          </w:rPr>
          <w:delText xml:space="preserve">, </w:delText>
        </w:r>
      </w:del>
      <w:del w:id="1199" w:author="Raja Pari" w:date="2025-10-24T17:14:00Z">
        <w:r>
          <w:rPr>
            <w:rStyle w:val="SurName"/>
            <w:shd w:fill="auto" w:val="clear"/>
          </w:rPr>
          <w:delText>Zimmerman</w:delText>
        </w:r>
      </w:del>
      <w:del w:id="1200" w:author="Raja Pari" w:date="2025-10-24T17:14:00Z">
        <w:r>
          <w:rPr>
            <w:rStyle w:val="Author"/>
            <w:shd w:fill="auto" w:val="clear"/>
          </w:rPr>
          <w:delText xml:space="preserve">, </w:delText>
        </w:r>
      </w:del>
      <w:del w:id="1201" w:author="Raja Pari" w:date="2025-10-24T17:14:00Z">
        <w:r>
          <w:rPr>
            <w:rStyle w:val="GivenName"/>
            <w:shd w:fill="auto" w:val="clear"/>
          </w:rPr>
          <w:delText>M.</w:delText>
        </w:r>
      </w:del>
      <w:del w:id="1202" w:author="Raja Pari" w:date="2025-10-24T17:14:00Z">
        <w:r>
          <w:rPr>
            <w:rStyle w:val="Author"/>
            <w:shd w:fill="auto" w:val="clear"/>
          </w:rPr>
          <w:delText xml:space="preserve">, </w:delText>
        </w:r>
      </w:del>
      <w:del w:id="1203" w:author="Raja Pari" w:date="2025-10-24T17:14:00Z">
        <w:r>
          <w:rPr>
            <w:rStyle w:val="SurName"/>
            <w:shd w:fill="auto" w:val="clear"/>
          </w:rPr>
          <w:delText>Edberg</w:delText>
        </w:r>
      </w:del>
      <w:del w:id="1204" w:author="Raja Pari" w:date="2025-10-24T17:14:00Z">
        <w:r>
          <w:rPr>
            <w:rStyle w:val="Author"/>
            <w:shd w:fill="auto" w:val="clear"/>
          </w:rPr>
          <w:delText xml:space="preserve">, </w:delText>
        </w:r>
      </w:del>
      <w:del w:id="1205" w:author="Raja Pari" w:date="2025-10-24T17:14:00Z">
        <w:r>
          <w:rPr>
            <w:rStyle w:val="GivenName"/>
            <w:shd w:fill="auto" w:val="clear"/>
          </w:rPr>
          <w:delText>M.</w:delText>
        </w:r>
      </w:del>
      <w:del w:id="1206" w:author="Raja Pari" w:date="2025-10-24T17:14:00Z">
        <w:r>
          <w:rPr>
            <w:rStyle w:val="Author"/>
            <w:shd w:fill="auto" w:val="clear"/>
          </w:rPr>
          <w:delText xml:space="preserve">, </w:delText>
        </w:r>
      </w:del>
      <w:del w:id="1207" w:author="Raja Pari" w:date="2025-10-24T17:14:00Z">
        <w:r>
          <w:rPr>
            <w:rStyle w:val="SurName"/>
            <w:shd w:fill="auto" w:val="clear"/>
          </w:rPr>
          <w:delText>Wang</w:delText>
        </w:r>
      </w:del>
      <w:del w:id="1208" w:author="Raja Pari" w:date="2025-10-24T17:14:00Z">
        <w:r>
          <w:rPr>
            <w:rStyle w:val="Author"/>
            <w:shd w:fill="auto" w:val="clear"/>
          </w:rPr>
          <w:delText xml:space="preserve">, </w:delText>
        </w:r>
      </w:del>
      <w:del w:id="1209" w:author="Raja Pari" w:date="2025-10-24T17:14:00Z">
        <w:r>
          <w:rPr>
            <w:rStyle w:val="GivenName"/>
            <w:shd w:fill="auto" w:val="clear"/>
          </w:rPr>
          <w:delText>Y.</w:delText>
        </w:r>
      </w:del>
      <w:del w:id="1210" w:author="Raja Pari" w:date="2025-10-24T17:14:00Z">
        <w:r>
          <w:rPr>
            <w:rStyle w:val="Author"/>
            <w:shd w:fill="auto" w:val="clear"/>
          </w:rPr>
          <w:delText xml:space="preserve">, </w:delText>
        </w:r>
      </w:del>
      <w:del w:id="1211" w:author="Raja Pari" w:date="2025-10-24T17:14:00Z">
        <w:r>
          <w:rPr>
            <w:rStyle w:val="SurName"/>
            <w:shd w:fill="auto" w:val="clear"/>
          </w:rPr>
          <w:delText>Zakrison</w:delText>
        </w:r>
      </w:del>
      <w:del w:id="1212" w:author="Raja Pari" w:date="2025-10-24T17:14:00Z">
        <w:r>
          <w:rPr>
            <w:rStyle w:val="Author"/>
            <w:shd w:fill="auto" w:val="clear"/>
          </w:rPr>
          <w:delText xml:space="preserve">, </w:delText>
        </w:r>
      </w:del>
      <w:del w:id="1213" w:author="Raja Pari" w:date="2025-10-24T17:14:00Z">
        <w:r>
          <w:rPr>
            <w:rStyle w:val="GivenName"/>
            <w:shd w:fill="auto" w:val="clear"/>
          </w:rPr>
          <w:delText>T.</w:delText>
        </w:r>
      </w:del>
      <w:del w:id="1214" w:author="Raja Pari" w:date="2025-10-24T17:14:00Z">
        <w:r>
          <w:rPr>
            <w:rStyle w:val="Author"/>
            <w:shd w:fill="auto" w:val="clear"/>
          </w:rPr>
          <w:delText xml:space="preserve">, </w:delText>
        </w:r>
      </w:del>
      <w:del w:id="1215" w:author="Raja Pari" w:date="2025-10-24T17:14:00Z">
        <w:r>
          <w:rPr>
            <w:rStyle w:val="SurName"/>
            <w:shd w:fill="auto" w:val="clear"/>
          </w:rPr>
          <w:delText>Tung</w:delText>
        </w:r>
      </w:del>
      <w:del w:id="1216" w:author="Raja Pari" w:date="2025-10-24T17:14:00Z">
        <w:r>
          <w:rPr>
            <w:rStyle w:val="Author"/>
            <w:shd w:fill="auto" w:val="clear"/>
          </w:rPr>
          <w:delText xml:space="preserve">, </w:delText>
        </w:r>
      </w:del>
      <w:del w:id="1217" w:author="Raja Pari" w:date="2025-10-24T17:14:00Z">
        <w:r>
          <w:rPr>
            <w:rStyle w:val="GivenName"/>
            <w:shd w:fill="auto" w:val="clear"/>
          </w:rPr>
          <w:delText>E.</w:delText>
        </w:r>
      </w:del>
      <w:del w:id="1218" w:author="Raja Pari" w:date="2025-10-24T17:06:00Z">
        <w:r>
          <w:rPr>
            <w:rStyle w:val="GivenName"/>
            <w:shd w:fill="auto" w:val="clear"/>
          </w:rPr>
          <w:delText xml:space="preserve"> </w:delText>
        </w:r>
      </w:del>
      <w:del w:id="1219" w:author="Raja Pari" w:date="2025-10-24T17:14:00Z">
        <w:r>
          <w:rPr>
            <w:rStyle w:val="GivenName"/>
            <w:shd w:fill="auto" w:val="clear"/>
          </w:rPr>
          <w:delText>L.</w:delText>
        </w:r>
      </w:del>
      <w:del w:id="1220" w:author="Raja Pari" w:date="2025-10-24T17:14:00Z">
        <w:r>
          <w:rPr>
            <w:rStyle w:val="Author"/>
            <w:shd w:fill="auto" w:val="clear"/>
          </w:rPr>
          <w:delText xml:space="preserve">, </w:delText>
        </w:r>
      </w:del>
      <w:del w:id="1221" w:author="Raja Pari" w:date="2025-10-24T17:14:00Z">
        <w:r>
          <w:rPr>
            <w:rStyle w:val="SurName"/>
            <w:shd w:fill="auto" w:val="clear"/>
          </w:rPr>
          <w:delText>Hillegass</w:delText>
        </w:r>
      </w:del>
      <w:del w:id="1222" w:author="Raja Pari" w:date="2025-10-24T17:14:00Z">
        <w:r>
          <w:rPr>
            <w:rStyle w:val="Author"/>
            <w:shd w:fill="auto" w:val="clear"/>
          </w:rPr>
          <w:delText xml:space="preserve">, </w:delText>
        </w:r>
      </w:del>
      <w:del w:id="1223" w:author="Raja Pari" w:date="2025-10-24T17:14:00Z">
        <w:r>
          <w:rPr>
            <w:rStyle w:val="GivenName"/>
            <w:shd w:fill="auto" w:val="clear"/>
          </w:rPr>
          <w:delText>W.</w:delText>
        </w:r>
      </w:del>
      <w:del w:id="1224" w:author="Raja Pari" w:date="2025-10-24T17:06:00Z">
        <w:r>
          <w:rPr>
            <w:rStyle w:val="GivenName"/>
            <w:shd w:fill="auto" w:val="clear"/>
          </w:rPr>
          <w:delText xml:space="preserve"> </w:delText>
        </w:r>
      </w:del>
      <w:del w:id="1225" w:author="Raja Pari" w:date="2025-10-24T17:14:00Z">
        <w:r>
          <w:rPr>
            <w:rStyle w:val="GivenName"/>
            <w:shd w:fill="auto" w:val="clear"/>
          </w:rPr>
          <w:delText>B.</w:delText>
        </w:r>
      </w:del>
      <w:del w:id="1226" w:author="Raja Pari" w:date="2025-10-24T17:14:00Z">
        <w:r>
          <w:rPr>
            <w:rStyle w:val="Author"/>
            <w:shd w:fill="auto" w:val="clear"/>
          </w:rPr>
          <w:delText xml:space="preserve">, </w:delText>
        </w:r>
      </w:del>
      <w:del w:id="1227" w:author="Raja Pari" w:date="2025-10-24T17:14:00Z">
        <w:r>
          <w:rPr>
            <w:rStyle w:val="SurName"/>
            <w:shd w:fill="auto" w:val="clear"/>
          </w:rPr>
          <w:delText>Vearrier</w:delText>
        </w:r>
      </w:del>
      <w:del w:id="1228" w:author="Raja Pari" w:date="2025-10-24T17:14:00Z">
        <w:r>
          <w:rPr>
            <w:rStyle w:val="Author"/>
            <w:shd w:fill="auto" w:val="clear"/>
          </w:rPr>
          <w:delText xml:space="preserve">, </w:delText>
        </w:r>
      </w:del>
      <w:del w:id="1229" w:author="Raja Pari" w:date="2025-10-24T17:14:00Z">
        <w:r>
          <w:rPr>
            <w:rStyle w:val="GivenName"/>
            <w:shd w:fill="auto" w:val="clear"/>
          </w:rPr>
          <w:delText>L.</w:delText>
        </w:r>
      </w:del>
      <w:del w:id="1230" w:author="Raja Pari" w:date="2025-10-24T17:14:00Z">
        <w:r>
          <w:rPr>
            <w:rStyle w:val="Author"/>
            <w:shd w:fill="auto" w:val="clear"/>
          </w:rPr>
          <w:delText xml:space="preserve">, </w:delText>
        </w:r>
      </w:del>
      <w:del w:id="1231" w:author="Raja Pari" w:date="2025-10-24T17:14:00Z">
        <w:r>
          <w:rPr>
            <w:rStyle w:val="SurName"/>
            <w:shd w:fill="auto" w:val="clear"/>
          </w:rPr>
          <w:delText>Zhang</w:delText>
        </w:r>
      </w:del>
      <w:del w:id="1232" w:author="Raja Pari" w:date="2025-10-24T17:14:00Z">
        <w:r>
          <w:rPr>
            <w:rStyle w:val="Author"/>
            <w:shd w:fill="auto" w:val="clear"/>
          </w:rPr>
          <w:delText xml:space="preserve">, </w:delText>
        </w:r>
      </w:del>
      <w:del w:id="1233" w:author="Raja Pari" w:date="2025-10-24T17:14:00Z">
        <w:r>
          <w:rPr>
            <w:rStyle w:val="GivenName"/>
            <w:shd w:fill="auto" w:val="clear"/>
          </w:rPr>
          <w:delText>L.</w:delText>
        </w:r>
      </w:del>
      <w:del w:id="1234" w:author="Raja Pari" w:date="2025-10-24T17:14:00Z">
        <w:r>
          <w:rPr>
            <w:rStyle w:val="Author"/>
            <w:shd w:fill="auto" w:val="clear"/>
          </w:rPr>
          <w:delText xml:space="preserve">, </w:delText>
        </w:r>
      </w:del>
      <w:del w:id="1235" w:author="Raja Pari" w:date="2025-10-24T17:14:00Z">
        <w:r>
          <w:rPr>
            <w:rStyle w:val="SurName"/>
            <w:shd w:fill="auto" w:val="clear"/>
          </w:rPr>
          <w:delText>Kutcher</w:delText>
        </w:r>
      </w:del>
      <w:del w:id="1236" w:author="Raja Pari" w:date="2025-10-24T17:14:00Z">
        <w:r>
          <w:rPr>
            <w:rStyle w:val="Author"/>
            <w:shd w:fill="auto" w:val="clear"/>
          </w:rPr>
          <w:delText xml:space="preserve">, </w:delText>
        </w:r>
      </w:del>
      <w:del w:id="1237" w:author="Raja Pari" w:date="2025-10-24T17:14:00Z">
        <w:r>
          <w:rPr>
            <w:rStyle w:val="GivenName"/>
            <w:shd w:fill="auto" w:val="clear"/>
          </w:rPr>
          <w:delText>M.</w:delText>
        </w:r>
      </w:del>
      <w:del w:id="1238" w:author="Raja Pari" w:date="2025-10-24T17:06:00Z">
        <w:r>
          <w:rPr>
            <w:rStyle w:val="GivenName"/>
            <w:shd w:fill="auto" w:val="clear"/>
          </w:rPr>
          <w:delText xml:space="preserve"> </w:delText>
        </w:r>
      </w:del>
      <w:del w:id="1239" w:author="Raja Pari" w:date="2025-10-24T17:14:00Z">
        <w:r>
          <w:rPr>
            <w:rStyle w:val="GivenName"/>
            <w:shd w:fill="auto" w:val="clear"/>
          </w:rPr>
          <w:delText>E.</w:delText>
        </w:r>
      </w:del>
      <w:del w:id="1240" w:author="Raja Pari" w:date="2025-10-24T17:14:00Z">
        <w:r>
          <w:rPr>
            <w:rStyle w:val="Author"/>
            <w:shd w:fill="auto" w:val="clear"/>
          </w:rPr>
          <w:delText xml:space="preserve">, </w:delText>
        </w:r>
      </w:del>
      <w:del w:id="1241" w:author="Raja Pari" w:date="2025-10-24T17:14:00Z">
        <w:r>
          <w:rPr>
            <w:rStyle w:val="SurName"/>
            <w:shd w:fill="auto" w:val="clear"/>
          </w:rPr>
          <w:delText>Blachman-Demner</w:delText>
        </w:r>
      </w:del>
      <w:del w:id="1242" w:author="Raja Pari" w:date="2025-10-24T17:14:00Z">
        <w:r>
          <w:rPr>
            <w:rStyle w:val="Author"/>
            <w:shd w:fill="auto" w:val="clear"/>
          </w:rPr>
          <w:delText xml:space="preserve">, </w:delText>
        </w:r>
      </w:del>
      <w:del w:id="1243" w:author="Raja Pari" w:date="2025-10-24T17:14:00Z">
        <w:r>
          <w:rPr>
            <w:rStyle w:val="GivenName"/>
            <w:shd w:fill="auto" w:val="clear"/>
          </w:rPr>
          <w:delText>D.</w:delText>
        </w:r>
      </w:del>
      <w:del w:id="1244" w:author="Raja Pari" w:date="2025-10-24T17:09:00Z">
        <w:r>
          <w:rPr>
            <w:rStyle w:val="Author"/>
            <w:shd w:fill="auto" w:val="clear"/>
          </w:rPr>
          <w:delText>,</w:delText>
        </w:r>
      </w:del>
      <w:del w:id="1245" w:author="Raja Pari" w:date="2025-10-24T17:14:00Z">
        <w:r>
          <w:rPr>
            <w:rStyle w:val="Author"/>
            <w:shd w:fill="auto" w:val="clear"/>
          </w:rPr>
          <w:delText xml:space="preserve"> </w:delText>
        </w:r>
      </w:del>
      <w:del w:id="1246" w:author="Raja Pari" w:date="2025-10-24T17:07:00Z">
        <w:r>
          <w:rPr>
            <w:rStyle w:val="Author"/>
            <w:shd w:fill="auto" w:val="clear"/>
          </w:rPr>
          <w:delText>&amp;</w:delText>
        </w:r>
      </w:del>
      <w:del w:id="1247" w:author="Raja Pari" w:date="2025-10-24T17:14:00Z">
        <w:r>
          <w:rPr>
            <w:rStyle w:val="Author"/>
            <w:shd w:fill="auto" w:val="clear"/>
          </w:rPr>
          <w:delText xml:space="preserve"> </w:delText>
        </w:r>
      </w:del>
      <w:del w:id="1248" w:author="Raja Pari" w:date="2025-10-24T17:14:00Z">
        <w:r>
          <w:rPr>
            <w:rStyle w:val="SurName"/>
            <w:shd w:fill="auto" w:val="clear"/>
          </w:rPr>
          <w:delText>Carter</w:delText>
        </w:r>
      </w:del>
      <w:del w:id="1249" w:author="Raja Pari" w:date="2025-10-24T17:14:00Z">
        <w:r>
          <w:rPr>
            <w:rStyle w:val="Author"/>
            <w:shd w:fill="auto" w:val="clear"/>
          </w:rPr>
          <w:delText xml:space="preserve">, </w:delText>
        </w:r>
      </w:del>
      <w:del w:id="1250" w:author="Raja Pari" w:date="2025-10-24T17:14:00Z">
        <w:r>
          <w:rPr>
            <w:rStyle w:val="GivenName"/>
            <w:shd w:fill="auto" w:val="clear"/>
          </w:rPr>
          <w:delText>P.</w:delText>
        </w:r>
      </w:del>
      <w:del w:id="1251" w:author="Raja Pari" w:date="2025-10-24T17:06:00Z">
        <w:r>
          <w:rPr>
            <w:rStyle w:val="GivenName"/>
            <w:shd w:fill="auto" w:val="clear"/>
          </w:rPr>
          <w:delText xml:space="preserve"> </w:delText>
        </w:r>
      </w:del>
      <w:del w:id="1252" w:author="Raja Pari" w:date="2025-10-24T17:14:00Z">
        <w:r>
          <w:rPr>
            <w:rStyle w:val="GivenName"/>
            <w:shd w:fill="auto" w:val="clear"/>
          </w:rPr>
          <w:delText>M</w:delText>
        </w:r>
      </w:del>
      <w:ins w:id="1253" w:author="Raja Pari" w:date="2025-10-24T17:14:00Z">
        <w:r>
          <w:rPr>
            <w:rStyle w:val="Author"/>
            <w:shd w:fill="auto" w:val="clear"/>
          </w:rPr>
          <w:t xml:space="preserve"> </w:t>
        </w:r>
      </w:ins>
      <w:ins w:id="1254" w:author="Raja Pari" w:date="2025-10-24T17:14:00Z">
        <w:r>
          <w:rPr>
            <w:rStyle w:val="Author"/>
            <w:i/>
            <w:iCs/>
            <w:shd w:fill="auto" w:val="clear"/>
            <w:rPrChange w:id="0" w:author="Raja Pari" w:date="2025-10-24T17:14:00Z">
              <w:rPr>
                <w:rStyle w:val="Author"/>
                <w:shd w:fill="auto" w:val="clear"/>
              </w:rPr>
            </w:rPrChange>
          </w:rPr>
          <w:t>et al</w:t>
        </w:r>
      </w:ins>
      <w:r>
        <w:rPr>
          <w:rStyle w:val="GivenName"/>
          <w:i/>
          <w:iCs/>
          <w:shd w:fill="auto" w:val="clear"/>
          <w:rPrChange w:id="0" w:author="Raja Pari" w:date="2025-10-24T17:14:00Z">
            <w:rPr>
              <w:rStyle w:val="GivenName"/>
              <w:shd w:fill="auto" w:val="clear"/>
            </w:rPr>
          </w:rPrChange>
        </w:rPr>
        <w:t>.</w:t>
      </w:r>
      <w:r>
        <w:rPr>
          <w:lang w:val="en-US"/>
        </w:rPr>
        <w:t xml:space="preserve"> </w:t>
      </w:r>
      <w:r>
        <w:rPr>
          <w:rStyle w:val="Year"/>
          <w:shd w:fill="auto" w:val="clear"/>
        </w:rPr>
        <w:t>(2024)</w:t>
      </w:r>
      <w:del w:id="1257" w:author="Raja Pari" w:date="2025-10-24T17:10:00Z">
        <w:r>
          <w:rPr>
            <w:lang w:val="en-US"/>
          </w:rPr>
          <w:delText>.</w:delText>
        </w:r>
      </w:del>
      <w:r>
        <w:rPr>
          <w:lang w:val="en-US"/>
        </w:rPr>
        <w:t xml:space="preserve"> </w:t>
      </w:r>
      <w:ins w:id="1258" w:author="Raja Pari" w:date="2025-10-24T17:31:00Z">
        <w:r>
          <w:rPr>
            <w:lang w:val="en-US"/>
          </w:rPr>
          <w:t>‘</w:t>
        </w:r>
      </w:ins>
      <w:r>
        <w:rPr>
          <w:rStyle w:val="ArtlTitle"/>
          <w:shd w:fill="auto" w:val="clear"/>
        </w:rPr>
        <w:t>Advancing science to prevent firearm violence in communities: A process for harmonizing studies to develop research infrastructure</w:t>
      </w:r>
      <w:del w:id="1259" w:author="Raja Pari" w:date="2025-10-24T19:25:00Z">
        <w:r>
          <w:rPr>
            <w:lang w:val="en-US"/>
          </w:rPr>
          <w:delText xml:space="preserve">. </w:delText>
        </w:r>
      </w:del>
      <w:ins w:id="1260" w:author="Raja Pari" w:date="2025-10-24T19:25:00Z">
        <w:r>
          <w:rPr>
            <w:lang w:val="en-US"/>
          </w:rPr>
          <w:t xml:space="preserve">’, </w:t>
        </w:r>
      </w:ins>
      <w:r>
        <w:rPr>
          <w:rStyle w:val="JournalTitle"/>
          <w:i/>
          <w:iCs/>
          <w:shd w:fill="auto" w:val="clear"/>
          <w:rPrChange w:id="0" w:author="Raja Pari" w:date="2025-10-26T15:41:00Z">
            <w:rPr>
              <w:rStyle w:val="JournalTitle"/>
              <w:shd w:fill="auto" w:val="clear"/>
            </w:rPr>
          </w:rPrChange>
        </w:rPr>
        <w:t>Prevention Science</w:t>
      </w:r>
      <w:r>
        <w:rPr>
          <w:lang w:val="en-US"/>
        </w:rPr>
        <w:t xml:space="preserve">, </w:t>
      </w:r>
      <w:r>
        <w:rPr>
          <w:rStyle w:val="Volume"/>
          <w:shd w:fill="auto" w:val="clear"/>
        </w:rPr>
        <w:t>25</w:t>
      </w:r>
      <w:r>
        <w:rPr>
          <w:lang w:val="en-US"/>
        </w:rPr>
        <w:t>(</w:t>
      </w:r>
      <w:r>
        <w:rPr>
          <w:rStyle w:val="Issue"/>
          <w:shd w:fill="auto" w:val="clear"/>
        </w:rPr>
        <w:t>7</w:t>
      </w:r>
      <w:r>
        <w:rPr>
          <w:lang w:val="en-US"/>
        </w:rPr>
        <w:t xml:space="preserve">), </w:t>
      </w:r>
      <w:ins w:id="1262" w:author="Raja Pari" w:date="2025-10-24T19:31:00Z">
        <w:r>
          <w:rPr>
            <w:lang w:val="en-US"/>
          </w:rPr>
          <w:t xml:space="preserve">pp. </w:t>
        </w:r>
      </w:ins>
      <w:r>
        <w:rPr>
          <w:rStyle w:val="FirstPage"/>
          <w:shd w:fill="auto" w:val="clear"/>
        </w:rPr>
        <w:t>1122</w:t>
      </w:r>
      <w:r>
        <w:rPr>
          <w:lang w:val="en-US"/>
        </w:rPr>
        <w:t>–</w:t>
      </w:r>
      <w:r>
        <w:rPr>
          <w:rStyle w:val="LastPage"/>
          <w:shd w:fill="auto" w:val="clear"/>
        </w:rPr>
        <w:t>1132</w:t>
      </w:r>
      <w:r>
        <w:rPr>
          <w:lang w:val="en-US"/>
        </w:rPr>
        <w:t xml:space="preserve">. </w:t>
      </w:r>
      <w:ins w:id="1263" w:author="Raja Pari" w:date="2025-10-24T19:34:00Z">
        <w:r>
          <w:rPr>
            <w:lang w:val="en-US"/>
          </w:rPr>
          <w:t xml:space="preserve">Available at: </w:t>
        </w:r>
      </w:ins>
      <w:r>
        <w:rPr>
          <w:rStyle w:val="DOI"/>
          <w:u w:val="single"/>
          <w:shd w:fill="auto" w:val="clear"/>
        </w:rPr>
        <w:t>https://doi.org/10.1007/s11121-024-01723-5</w:t>
      </w:r>
    </w:p>
    <w:p>
      <w:pPr>
        <w:pStyle w:val="ReferencesJN"/>
        <w:shd w:val="clear" w:color="000000" w:fill="auto"/>
        <w:rPr>
          <w:lang w:val="en-US"/>
        </w:rPr>
      </w:pPr>
      <w:bookmarkStart w:id="50" w:name="Straus_et_al__1996"/>
      <w:bookmarkEnd w:id="49"/>
      <w:r>
        <w:rPr>
          <w:rStyle w:val="SurName"/>
          <w:shd w:fill="auto" w:val="clear"/>
        </w:rPr>
        <w:t>Straus</w:t>
      </w:r>
      <w:r>
        <w:rPr>
          <w:rStyle w:val="Author"/>
          <w:shd w:fill="auto" w:val="clear"/>
        </w:rPr>
        <w:t xml:space="preserve">, </w:t>
      </w:r>
      <w:r>
        <w:rPr>
          <w:rStyle w:val="GivenName"/>
          <w:shd w:fill="auto" w:val="clear"/>
        </w:rPr>
        <w:t>M.</w:t>
      </w:r>
      <w:del w:id="1264" w:author="Raja Pari" w:date="2025-10-24T17:06:00Z">
        <w:r>
          <w:rPr>
            <w:rStyle w:val="GivenName"/>
            <w:shd w:fill="auto" w:val="clear"/>
          </w:rPr>
          <w:delText xml:space="preserve"> </w:delText>
        </w:r>
      </w:del>
      <w:r>
        <w:rPr>
          <w:rStyle w:val="GivenName"/>
          <w:shd w:fill="auto" w:val="clear"/>
        </w:rPr>
        <w:t>A.</w:t>
      </w:r>
      <w:r>
        <w:rPr>
          <w:rStyle w:val="Author"/>
          <w:shd w:fill="auto" w:val="clear"/>
        </w:rPr>
        <w:t xml:space="preserve">, </w:t>
      </w:r>
      <w:r>
        <w:rPr>
          <w:rStyle w:val="SurName"/>
          <w:shd w:fill="auto" w:val="clear"/>
        </w:rPr>
        <w:t>Hamby</w:t>
      </w:r>
      <w:r>
        <w:rPr>
          <w:rStyle w:val="Author"/>
          <w:shd w:fill="auto" w:val="clear"/>
        </w:rPr>
        <w:t xml:space="preserve">, </w:t>
      </w:r>
      <w:r>
        <w:rPr>
          <w:rStyle w:val="GivenName"/>
          <w:shd w:fill="auto" w:val="clear"/>
        </w:rPr>
        <w:t>S.</w:t>
      </w:r>
      <w:del w:id="1265" w:author="Raja Pari" w:date="2025-10-24T17:06:00Z">
        <w:r>
          <w:rPr>
            <w:rStyle w:val="GivenName"/>
            <w:shd w:fill="auto" w:val="clear"/>
          </w:rPr>
          <w:delText xml:space="preserve"> </w:delText>
        </w:r>
      </w:del>
      <w:r>
        <w:rPr>
          <w:rStyle w:val="GivenName"/>
          <w:shd w:fill="auto" w:val="clear"/>
        </w:rPr>
        <w:t>L.</w:t>
      </w:r>
      <w:r>
        <w:rPr>
          <w:rStyle w:val="Author"/>
          <w:shd w:fill="auto" w:val="clear"/>
        </w:rPr>
        <w:t xml:space="preserve">, </w:t>
      </w:r>
      <w:r>
        <w:rPr>
          <w:rStyle w:val="SurName"/>
          <w:shd w:fill="auto" w:val="clear"/>
        </w:rPr>
        <w:t>Boney-McCoy</w:t>
      </w:r>
      <w:r>
        <w:rPr>
          <w:rStyle w:val="Author"/>
          <w:shd w:fill="auto" w:val="clear"/>
        </w:rPr>
        <w:t xml:space="preserve">, </w:t>
      </w:r>
      <w:r>
        <w:rPr>
          <w:rStyle w:val="GivenName"/>
          <w:shd w:fill="auto" w:val="clear"/>
        </w:rPr>
        <w:t>S.</w:t>
      </w:r>
      <w:del w:id="1266" w:author="Raja Pari" w:date="2025-10-24T17:06:00Z">
        <w:r>
          <w:rPr>
            <w:rStyle w:val="GivenName"/>
            <w:shd w:fill="auto" w:val="clear"/>
          </w:rPr>
          <w:delText xml:space="preserve"> </w:delText>
        </w:r>
      </w:del>
      <w:r>
        <w:rPr>
          <w:rStyle w:val="GivenName"/>
          <w:shd w:fill="auto" w:val="clear"/>
        </w:rPr>
        <w:t>U.</w:t>
      </w:r>
      <w:del w:id="1267" w:author="Raja Pari" w:date="2025-10-24T17:06:00Z">
        <w:r>
          <w:rPr>
            <w:rStyle w:val="GivenName"/>
            <w:shd w:fill="auto" w:val="clear"/>
          </w:rPr>
          <w:delText xml:space="preserve"> </w:delText>
        </w:r>
      </w:del>
      <w:r>
        <w:rPr>
          <w:rStyle w:val="GivenName"/>
          <w:shd w:fill="auto" w:val="clear"/>
        </w:rPr>
        <w:t>E.</w:t>
      </w:r>
      <w:del w:id="1268" w:author="Raja Pari" w:date="2025-10-24T17:09:00Z">
        <w:r>
          <w:rPr>
            <w:rStyle w:val="Author"/>
            <w:shd w:fill="auto" w:val="clear"/>
          </w:rPr>
          <w:delText>,</w:delText>
        </w:r>
      </w:del>
      <w:r>
        <w:rPr>
          <w:rStyle w:val="Author"/>
          <w:shd w:fill="auto" w:val="clear"/>
        </w:rPr>
        <w:t xml:space="preserve"> </w:t>
      </w:r>
      <w:del w:id="1269" w:author="Raja Pari" w:date="2025-10-24T17:07:00Z">
        <w:r>
          <w:rPr>
            <w:rStyle w:val="Author"/>
            <w:shd w:fill="auto" w:val="clear"/>
          </w:rPr>
          <w:delText>&amp;</w:delText>
        </w:r>
      </w:del>
      <w:ins w:id="1270" w:author="Raja Pari" w:date="2025-10-24T17:07:00Z">
        <w:r>
          <w:rPr>
            <w:rStyle w:val="Author"/>
            <w:shd w:fill="auto" w:val="clear"/>
          </w:rPr>
          <w:t>and</w:t>
        </w:r>
      </w:ins>
      <w:r>
        <w:rPr>
          <w:rStyle w:val="Author"/>
          <w:shd w:fill="auto" w:val="clear"/>
        </w:rPr>
        <w:t xml:space="preserve"> </w:t>
      </w:r>
      <w:r>
        <w:rPr>
          <w:rStyle w:val="SurName"/>
          <w:shd w:fill="auto" w:val="clear"/>
        </w:rPr>
        <w:t>Sugarman</w:t>
      </w:r>
      <w:r>
        <w:rPr>
          <w:rStyle w:val="Author"/>
          <w:shd w:fill="auto" w:val="clear"/>
        </w:rPr>
        <w:t xml:space="preserve">, </w:t>
      </w:r>
      <w:r>
        <w:rPr>
          <w:rStyle w:val="GivenName"/>
          <w:shd w:fill="auto" w:val="clear"/>
        </w:rPr>
        <w:t>D.</w:t>
      </w:r>
      <w:del w:id="1271" w:author="Raja Pari" w:date="2025-10-24T17:06:00Z">
        <w:r>
          <w:rPr>
            <w:rStyle w:val="GivenName"/>
            <w:shd w:fill="auto" w:val="clear"/>
          </w:rPr>
          <w:delText xml:space="preserve"> </w:delText>
        </w:r>
      </w:del>
      <w:r>
        <w:rPr>
          <w:rStyle w:val="GivenName"/>
          <w:shd w:fill="auto" w:val="clear"/>
        </w:rPr>
        <w:t>B.</w:t>
      </w:r>
      <w:r>
        <w:rPr>
          <w:lang w:val="en-US"/>
        </w:rPr>
        <w:t xml:space="preserve"> </w:t>
      </w:r>
      <w:r>
        <w:rPr>
          <w:rStyle w:val="Year"/>
          <w:shd w:fill="auto" w:val="clear"/>
        </w:rPr>
        <w:t>(1996)</w:t>
      </w:r>
      <w:del w:id="1272" w:author="Raja Pari" w:date="2025-10-24T17:10:00Z">
        <w:r>
          <w:rPr>
            <w:lang w:val="en-US"/>
          </w:rPr>
          <w:delText>.</w:delText>
        </w:r>
      </w:del>
      <w:r>
        <w:rPr>
          <w:rStyle w:val="ArtlTitle"/>
          <w:shd w:fill="auto" w:val="clear"/>
        </w:rPr>
        <w:t xml:space="preserve"> </w:t>
      </w:r>
      <w:ins w:id="1273" w:author="Raja Pari" w:date="2025-10-24T17:31:00Z">
        <w:r>
          <w:rPr>
            <w:rStyle w:val="ArtlTitle"/>
            <w:shd w:fill="auto" w:val="clear"/>
          </w:rPr>
          <w:t>‘</w:t>
        </w:r>
      </w:ins>
      <w:r>
        <w:rPr>
          <w:rStyle w:val="ArtlTitle"/>
          <w:shd w:fill="auto" w:val="clear"/>
        </w:rPr>
        <w:t xml:space="preserve">The </w:t>
      </w:r>
      <w:del w:id="1274" w:author="Raja Pari" w:date="2025-10-26T15:41:00Z">
        <w:r>
          <w:rPr>
            <w:rStyle w:val="ArtlTitle"/>
            <w:shd w:fill="auto" w:val="clear"/>
          </w:rPr>
          <w:delText>R</w:delText>
        </w:r>
      </w:del>
      <w:ins w:id="1275" w:author="Raja Pari" w:date="2025-10-26T15:41:00Z">
        <w:r>
          <w:rPr>
            <w:rStyle w:val="ArtlTitle"/>
            <w:shd w:fill="auto" w:val="clear"/>
          </w:rPr>
          <w:t>r</w:t>
        </w:r>
      </w:ins>
      <w:r>
        <w:rPr>
          <w:rStyle w:val="ArtlTitle"/>
          <w:shd w:fill="auto" w:val="clear"/>
        </w:rPr>
        <w:t xml:space="preserve">evised </w:t>
      </w:r>
      <w:del w:id="1276" w:author="Raja Pari" w:date="2025-10-26T15:41:00Z">
        <w:r>
          <w:rPr>
            <w:rStyle w:val="ArtlTitle"/>
            <w:shd w:fill="auto" w:val="clear"/>
          </w:rPr>
          <w:delText>C</w:delText>
        </w:r>
      </w:del>
      <w:ins w:id="1277" w:author="Raja Pari" w:date="2025-10-26T15:41:00Z">
        <w:r>
          <w:rPr>
            <w:rStyle w:val="ArtlTitle"/>
            <w:shd w:fill="auto" w:val="clear"/>
          </w:rPr>
          <w:t>c</w:t>
        </w:r>
      </w:ins>
      <w:r>
        <w:rPr>
          <w:rStyle w:val="ArtlTitle"/>
          <w:shd w:fill="auto" w:val="clear"/>
        </w:rPr>
        <w:t xml:space="preserve">onflict </w:t>
      </w:r>
      <w:del w:id="1278" w:author="Raja Pari" w:date="2025-10-26T15:41:00Z">
        <w:r>
          <w:rPr>
            <w:rStyle w:val="ArtlTitle"/>
            <w:shd w:fill="auto" w:val="clear"/>
          </w:rPr>
          <w:delText>T</w:delText>
        </w:r>
      </w:del>
      <w:ins w:id="1279" w:author="Raja Pari" w:date="2025-10-26T15:41:00Z">
        <w:r>
          <w:rPr>
            <w:rStyle w:val="ArtlTitle"/>
            <w:shd w:fill="auto" w:val="clear"/>
          </w:rPr>
          <w:t>t</w:t>
        </w:r>
      </w:ins>
      <w:r>
        <w:rPr>
          <w:rStyle w:val="ArtlTitle"/>
          <w:shd w:fill="auto" w:val="clear"/>
        </w:rPr>
        <w:t xml:space="preserve">actics </w:t>
      </w:r>
      <w:del w:id="1280" w:author="Raja Pari" w:date="2025-10-26T15:41:00Z">
        <w:r>
          <w:rPr>
            <w:rStyle w:val="ArtlTitle"/>
            <w:shd w:fill="auto" w:val="clear"/>
          </w:rPr>
          <w:delText>S</w:delText>
        </w:r>
      </w:del>
      <w:ins w:id="1281" w:author="Raja Pari" w:date="2025-10-26T15:41:00Z">
        <w:r>
          <w:rPr>
            <w:rStyle w:val="ArtlTitle"/>
            <w:shd w:fill="auto" w:val="clear"/>
          </w:rPr>
          <w:t>s</w:t>
        </w:r>
      </w:ins>
      <w:r>
        <w:rPr>
          <w:rStyle w:val="ArtlTitle"/>
          <w:shd w:fill="auto" w:val="clear"/>
        </w:rPr>
        <w:t xml:space="preserve">cales (CTS2): Development and </w:t>
      </w:r>
      <w:del w:id="1282" w:author="Raja Pari" w:date="2025-10-26T15:41:00Z">
        <w:r>
          <w:rPr>
            <w:rStyle w:val="ArtlTitle"/>
            <w:shd w:fill="auto" w:val="clear"/>
          </w:rPr>
          <w:delText>P</w:delText>
        </w:r>
      </w:del>
      <w:ins w:id="1283" w:author="Raja Pari" w:date="2025-10-26T15:41:00Z">
        <w:r>
          <w:rPr>
            <w:rStyle w:val="ArtlTitle"/>
            <w:shd w:fill="auto" w:val="clear"/>
          </w:rPr>
          <w:t>p</w:t>
        </w:r>
      </w:ins>
      <w:r>
        <w:rPr>
          <w:rStyle w:val="ArtlTitle"/>
          <w:shd w:fill="auto" w:val="clear"/>
        </w:rPr>
        <w:t xml:space="preserve">reliminary </w:t>
      </w:r>
      <w:del w:id="1284" w:author="Raja Pari" w:date="2025-10-26T15:41:00Z">
        <w:r>
          <w:rPr>
            <w:rStyle w:val="ArtlTitle"/>
            <w:shd w:fill="auto" w:val="clear"/>
          </w:rPr>
          <w:delText>P</w:delText>
        </w:r>
      </w:del>
      <w:ins w:id="1285" w:author="Raja Pari" w:date="2025-10-26T15:41:00Z">
        <w:r>
          <w:rPr>
            <w:rStyle w:val="ArtlTitle"/>
            <w:shd w:fill="auto" w:val="clear"/>
          </w:rPr>
          <w:t>p</w:t>
        </w:r>
      </w:ins>
      <w:r>
        <w:rPr>
          <w:rStyle w:val="ArtlTitle"/>
          <w:shd w:fill="auto" w:val="clear"/>
        </w:rPr>
        <w:t xml:space="preserve">sychometric </w:t>
      </w:r>
      <w:del w:id="1286" w:author="Raja Pari" w:date="2025-10-26T15:41:00Z">
        <w:r>
          <w:rPr>
            <w:rStyle w:val="ArtlTitle"/>
            <w:shd w:fill="auto" w:val="clear"/>
          </w:rPr>
          <w:delText>D</w:delText>
        </w:r>
      </w:del>
      <w:ins w:id="1287" w:author="Raja Pari" w:date="2025-10-26T15:41:00Z">
        <w:r>
          <w:rPr>
            <w:rStyle w:val="ArtlTitle"/>
            <w:shd w:fill="auto" w:val="clear"/>
          </w:rPr>
          <w:t>d</w:t>
        </w:r>
      </w:ins>
      <w:r>
        <w:rPr>
          <w:rStyle w:val="ArtlTitle"/>
          <w:shd w:fill="auto" w:val="clear"/>
        </w:rPr>
        <w:t>ata</w:t>
      </w:r>
      <w:del w:id="1288" w:author="Raja Pari" w:date="2025-10-24T19:25:00Z">
        <w:r>
          <w:rPr>
            <w:rStyle w:val="ArtlTitle"/>
            <w:shd w:fill="auto" w:val="clear"/>
          </w:rPr>
          <w:delText>.</w:delText>
        </w:r>
      </w:del>
      <w:del w:id="1289" w:author="Raja Pari" w:date="2025-10-24T19:25:00Z">
        <w:r>
          <w:rPr>
            <w:lang w:val="en-US"/>
          </w:rPr>
          <w:delText xml:space="preserve"> </w:delText>
        </w:r>
      </w:del>
      <w:ins w:id="1290" w:author="Raja Pari" w:date="2025-10-24T19:25:00Z">
        <w:r>
          <w:rPr>
            <w:rStyle w:val="ArtlTitle"/>
            <w:shd w:fill="auto" w:val="clear"/>
          </w:rPr>
          <w:t xml:space="preserve">’, </w:t>
        </w:r>
      </w:ins>
      <w:r>
        <w:rPr>
          <w:rStyle w:val="JournalTitle"/>
          <w:i/>
          <w:shd w:fill="auto" w:val="clear"/>
        </w:rPr>
        <w:t xml:space="preserve">Journal of </w:t>
      </w:r>
      <w:del w:id="1291" w:author="Raja Pari" w:date="2025-10-26T15:41:00Z">
        <w:r>
          <w:rPr>
            <w:rStyle w:val="JournalTitle"/>
            <w:i/>
            <w:shd w:fill="auto" w:val="clear"/>
          </w:rPr>
          <w:delText>f</w:delText>
        </w:r>
      </w:del>
      <w:ins w:id="1292" w:author="Raja Pari" w:date="2025-10-26T15:41:00Z">
        <w:r>
          <w:rPr>
            <w:rStyle w:val="JournalTitle"/>
            <w:i/>
            <w:shd w:fill="auto" w:val="clear"/>
          </w:rPr>
          <w:t>F</w:t>
        </w:r>
      </w:ins>
      <w:r>
        <w:rPr>
          <w:rStyle w:val="JournalTitle"/>
          <w:i/>
          <w:shd w:fill="auto" w:val="clear"/>
        </w:rPr>
        <w:t xml:space="preserve">amily </w:t>
      </w:r>
      <w:del w:id="1293" w:author="Raja Pari" w:date="2025-10-26T15:41:00Z">
        <w:r>
          <w:rPr>
            <w:rStyle w:val="JournalTitle"/>
            <w:i/>
            <w:shd w:fill="auto" w:val="clear"/>
          </w:rPr>
          <w:delText>i</w:delText>
        </w:r>
      </w:del>
      <w:ins w:id="1294" w:author="Raja Pari" w:date="2025-10-26T15:41:00Z">
        <w:r>
          <w:rPr>
            <w:rStyle w:val="JournalTitle"/>
            <w:i/>
            <w:shd w:fill="auto" w:val="clear"/>
          </w:rPr>
          <w:t>I</w:t>
        </w:r>
      </w:ins>
      <w:r>
        <w:rPr>
          <w:rStyle w:val="JournalTitle"/>
          <w:i/>
          <w:shd w:fill="auto" w:val="clear"/>
        </w:rPr>
        <w:t>ssues</w:t>
      </w:r>
      <w:r>
        <w:rPr>
          <w:lang w:val="en-US"/>
        </w:rPr>
        <w:t xml:space="preserve">, </w:t>
      </w:r>
      <w:r>
        <w:rPr>
          <w:rStyle w:val="Volume"/>
          <w:iCs/>
          <w:shd w:fill="auto" w:val="clear"/>
          <w:rPrChange w:id="0" w:author="Raja Pari" w:date="2025-10-24T19:28:00Z">
            <w:rPr>
              <w:rStyle w:val="Volume"/>
              <w:i/>
              <w:shd w:fill="auto" w:val="clear"/>
            </w:rPr>
          </w:rPrChange>
        </w:rPr>
        <w:t>17</w:t>
      </w:r>
      <w:r>
        <w:rPr>
          <w:lang w:val="en-US"/>
        </w:rPr>
        <w:t>(</w:t>
      </w:r>
      <w:r>
        <w:rPr>
          <w:rStyle w:val="Issue"/>
          <w:shd w:fill="auto" w:val="clear"/>
        </w:rPr>
        <w:t>3</w:t>
      </w:r>
      <w:r>
        <w:rPr>
          <w:lang w:val="en-US"/>
        </w:rPr>
        <w:t xml:space="preserve">), </w:t>
      </w:r>
      <w:ins w:id="1296" w:author="Raja Pari" w:date="2025-10-24T19:31:00Z">
        <w:r>
          <w:rPr>
            <w:lang w:val="en-US"/>
          </w:rPr>
          <w:t xml:space="preserve">pp. </w:t>
        </w:r>
      </w:ins>
      <w:r>
        <w:rPr>
          <w:rStyle w:val="FirstPage"/>
          <w:shd w:fill="auto" w:val="clear"/>
        </w:rPr>
        <w:t>283</w:t>
      </w:r>
      <w:r>
        <w:rPr>
          <w:lang w:val="en-US"/>
        </w:rPr>
        <w:t>–</w:t>
      </w:r>
      <w:r>
        <w:rPr>
          <w:rStyle w:val="LastPage"/>
          <w:shd w:fill="auto" w:val="clear"/>
        </w:rPr>
        <w:t>316</w:t>
      </w:r>
      <w:r>
        <w:rPr>
          <w:lang w:val="en-US"/>
        </w:rPr>
        <w:t>.</w:t>
      </w:r>
    </w:p>
    <w:p>
      <w:pPr>
        <w:pStyle w:val="ReferencesJN"/>
        <w:shd w:val="clear" w:color="000000" w:fill="auto"/>
        <w:rPr>
          <w:lang w:val="en-US"/>
        </w:rPr>
      </w:pPr>
      <w:bookmarkStart w:id="51" w:name="Wilkinson_et_al__2016"/>
      <w:bookmarkEnd w:id="50"/>
      <w:r>
        <w:rPr>
          <w:rStyle w:val="SurName"/>
          <w:shd w:fill="auto" w:val="clear"/>
        </w:rPr>
        <w:t>Wilkinson</w:t>
      </w:r>
      <w:r>
        <w:rPr>
          <w:rStyle w:val="Author"/>
          <w:shd w:fill="auto" w:val="clear"/>
        </w:rPr>
        <w:t xml:space="preserve">, </w:t>
      </w:r>
      <w:r>
        <w:rPr>
          <w:rStyle w:val="GivenName"/>
          <w:shd w:fill="auto" w:val="clear"/>
        </w:rPr>
        <w:t>M.</w:t>
      </w:r>
      <w:del w:id="1297" w:author="Raja Pari" w:date="2025-10-24T17:06:00Z">
        <w:r>
          <w:rPr>
            <w:rStyle w:val="GivenName"/>
            <w:shd w:fill="auto" w:val="clear"/>
          </w:rPr>
          <w:delText xml:space="preserve"> </w:delText>
        </w:r>
      </w:del>
      <w:r>
        <w:rPr>
          <w:rStyle w:val="GivenName"/>
          <w:shd w:fill="auto" w:val="clear"/>
        </w:rPr>
        <w:t>D.</w:t>
      </w:r>
      <w:r>
        <w:rPr>
          <w:rStyle w:val="Author"/>
          <w:shd w:fill="auto" w:val="clear"/>
        </w:rPr>
        <w:t xml:space="preserve">, </w:t>
      </w:r>
      <w:r>
        <w:rPr>
          <w:rStyle w:val="SurName"/>
          <w:shd w:fill="auto" w:val="clear"/>
        </w:rPr>
        <w:t>Dumontier</w:t>
      </w:r>
      <w:r>
        <w:rPr>
          <w:rStyle w:val="Author"/>
          <w:shd w:fill="auto" w:val="clear"/>
        </w:rPr>
        <w:t xml:space="preserve">, </w:t>
      </w:r>
      <w:r>
        <w:rPr>
          <w:rStyle w:val="GivenName"/>
          <w:shd w:fill="auto" w:val="clear"/>
        </w:rPr>
        <w:t>M.</w:t>
      </w:r>
      <w:r>
        <w:rPr>
          <w:rStyle w:val="Author"/>
          <w:shd w:fill="auto" w:val="clear"/>
        </w:rPr>
        <w:t xml:space="preserve">, </w:t>
      </w:r>
      <w:r>
        <w:rPr>
          <w:rStyle w:val="SurName"/>
          <w:shd w:fill="auto" w:val="clear"/>
        </w:rPr>
        <w:t>Aalbersberg</w:t>
      </w:r>
      <w:r>
        <w:rPr>
          <w:rStyle w:val="Author"/>
          <w:shd w:fill="auto" w:val="clear"/>
        </w:rPr>
        <w:t xml:space="preserve">, </w:t>
      </w:r>
      <w:r>
        <w:rPr>
          <w:rStyle w:val="GivenName"/>
          <w:shd w:fill="auto" w:val="clear"/>
        </w:rPr>
        <w:t>I.</w:t>
      </w:r>
      <w:del w:id="1298" w:author="Raja Pari" w:date="2025-10-24T17:06:00Z">
        <w:r>
          <w:rPr>
            <w:rStyle w:val="GivenName"/>
            <w:shd w:fill="auto" w:val="clear"/>
          </w:rPr>
          <w:delText xml:space="preserve"> </w:delText>
        </w:r>
      </w:del>
      <w:r>
        <w:rPr>
          <w:rStyle w:val="GivenName"/>
          <w:shd w:fill="auto" w:val="clear"/>
        </w:rPr>
        <w:t>J.</w:t>
      </w:r>
      <w:r>
        <w:rPr>
          <w:rStyle w:val="Author"/>
          <w:shd w:fill="auto" w:val="clear"/>
        </w:rPr>
        <w:t xml:space="preserve">, </w:t>
      </w:r>
      <w:r>
        <w:rPr>
          <w:rStyle w:val="SurName"/>
          <w:shd w:fill="auto" w:val="clear"/>
        </w:rPr>
        <w:t>Appleton</w:t>
      </w:r>
      <w:r>
        <w:rPr>
          <w:rStyle w:val="Author"/>
          <w:shd w:fill="auto" w:val="clear"/>
        </w:rPr>
        <w:t xml:space="preserve">, </w:t>
      </w:r>
      <w:r>
        <w:rPr>
          <w:rStyle w:val="GivenName"/>
          <w:shd w:fill="auto" w:val="clear"/>
        </w:rPr>
        <w:t>G.</w:t>
      </w:r>
      <w:r>
        <w:rPr>
          <w:rStyle w:val="Author"/>
          <w:shd w:fill="auto" w:val="clear"/>
        </w:rPr>
        <w:t xml:space="preserve">, </w:t>
      </w:r>
      <w:r>
        <w:rPr>
          <w:rStyle w:val="SurName"/>
          <w:shd w:fill="auto" w:val="clear"/>
        </w:rPr>
        <w:t>Axton</w:t>
      </w:r>
      <w:r>
        <w:rPr>
          <w:rStyle w:val="Author"/>
          <w:shd w:fill="auto" w:val="clear"/>
        </w:rPr>
        <w:t xml:space="preserve">, </w:t>
      </w:r>
      <w:r>
        <w:rPr>
          <w:rStyle w:val="GivenName"/>
          <w:shd w:fill="auto" w:val="clear"/>
        </w:rPr>
        <w:t>M.</w:t>
      </w:r>
      <w:r>
        <w:rPr>
          <w:rStyle w:val="Author"/>
          <w:shd w:fill="auto" w:val="clear"/>
        </w:rPr>
        <w:t xml:space="preserve">, </w:t>
      </w:r>
      <w:r>
        <w:rPr>
          <w:rStyle w:val="SurName"/>
          <w:shd w:fill="auto" w:val="clear"/>
        </w:rPr>
        <w:t>Baak</w:t>
      </w:r>
      <w:r>
        <w:rPr>
          <w:rStyle w:val="Author"/>
          <w:shd w:fill="auto" w:val="clear"/>
        </w:rPr>
        <w:t xml:space="preserve">, </w:t>
      </w:r>
      <w:r>
        <w:rPr>
          <w:rStyle w:val="GivenName"/>
          <w:shd w:fill="auto" w:val="clear"/>
        </w:rPr>
        <w:t>A.</w:t>
      </w:r>
      <w:del w:id="1299" w:author="Raja Pari" w:date="2025-10-24T17:13:00Z">
        <w:r>
          <w:rPr>
            <w:rStyle w:val="Author"/>
            <w:shd w:fill="auto" w:val="clear"/>
          </w:rPr>
          <w:delText>,</w:delText>
        </w:r>
      </w:del>
      <w:r>
        <w:rPr>
          <w:rStyle w:val="Author"/>
          <w:shd w:fill="auto" w:val="clear"/>
        </w:rPr>
        <w:t xml:space="preserve"> </w:t>
      </w:r>
      <w:del w:id="1300" w:author="Raja Pari" w:date="2025-10-24T17:13:00Z">
        <w:r>
          <w:rPr>
            <w:rStyle w:val="SurName"/>
            <w:i/>
            <w:iCs/>
            <w:shd w:fill="auto" w:val="clear"/>
            <w:rPrChange w:id="0" w:author="Raja Pari" w:date="2025-10-24T17:13:00Z">
              <w:rPr>
                <w:rStyle w:val="SurName"/>
                <w:shd w:fill="auto" w:val="clear"/>
              </w:rPr>
            </w:rPrChange>
          </w:rPr>
          <w:delText>...</w:delText>
        </w:r>
      </w:del>
      <w:del w:id="1302" w:author="Raja Pari" w:date="2025-10-24T17:13:00Z">
        <w:r>
          <w:rPr>
            <w:rStyle w:val="Author"/>
            <w:i/>
            <w:iCs/>
            <w:shd w:fill="auto" w:val="clear"/>
            <w:rPrChange w:id="0" w:author="Raja Pari" w:date="2025-10-24T17:13:00Z">
              <w:rPr>
                <w:rStyle w:val="Author"/>
                <w:shd w:fill="auto" w:val="clear"/>
              </w:rPr>
            </w:rPrChange>
          </w:rPr>
          <w:delText xml:space="preserve"> </w:delText>
        </w:r>
      </w:del>
      <w:del w:id="1304" w:author="Raja Pari" w:date="2025-10-24T17:07:00Z">
        <w:r>
          <w:rPr>
            <w:rStyle w:val="Author"/>
            <w:i/>
            <w:iCs/>
            <w:shd w:fill="auto" w:val="clear"/>
            <w:rPrChange w:id="0" w:author="Raja Pari" w:date="2025-10-24T17:13:00Z">
              <w:rPr>
                <w:rStyle w:val="Author"/>
                <w:shd w:fill="auto" w:val="clear"/>
              </w:rPr>
            </w:rPrChange>
          </w:rPr>
          <w:delText>&amp;</w:delText>
        </w:r>
      </w:del>
      <w:del w:id="1306" w:author="Raja Pari" w:date="2025-10-24T17:13:00Z">
        <w:r>
          <w:rPr>
            <w:rStyle w:val="Author"/>
            <w:i/>
            <w:iCs/>
            <w:shd w:fill="auto" w:val="clear"/>
            <w:rPrChange w:id="0" w:author="Raja Pari" w:date="2025-10-24T17:13:00Z">
              <w:rPr>
                <w:rStyle w:val="Author"/>
                <w:shd w:fill="auto" w:val="clear"/>
              </w:rPr>
            </w:rPrChange>
          </w:rPr>
          <w:delText xml:space="preserve"> </w:delText>
        </w:r>
      </w:del>
      <w:del w:id="1308" w:author="Raja Pari" w:date="2025-10-24T17:13:00Z">
        <w:r>
          <w:rPr>
            <w:rStyle w:val="SurName"/>
            <w:i/>
            <w:iCs/>
            <w:shd w:fill="auto" w:val="clear"/>
            <w:rPrChange w:id="0" w:author="Raja Pari" w:date="2025-10-24T17:13:00Z">
              <w:rPr>
                <w:rStyle w:val="SurName"/>
                <w:shd w:fill="auto" w:val="clear"/>
              </w:rPr>
            </w:rPrChange>
          </w:rPr>
          <w:delText>Mons</w:delText>
        </w:r>
      </w:del>
      <w:del w:id="1310" w:author="Raja Pari" w:date="2025-10-24T17:13:00Z">
        <w:r>
          <w:rPr>
            <w:rStyle w:val="Author"/>
            <w:i/>
            <w:iCs/>
            <w:shd w:fill="auto" w:val="clear"/>
            <w:rPrChange w:id="0" w:author="Raja Pari" w:date="2025-10-24T17:13:00Z">
              <w:rPr>
                <w:rStyle w:val="Author"/>
                <w:shd w:fill="auto" w:val="clear"/>
              </w:rPr>
            </w:rPrChange>
          </w:rPr>
          <w:delText xml:space="preserve">, </w:delText>
        </w:r>
      </w:del>
      <w:del w:id="1312" w:author="Raja Pari" w:date="2025-10-24T17:13:00Z">
        <w:r>
          <w:rPr>
            <w:rStyle w:val="GivenName"/>
            <w:i/>
            <w:iCs/>
            <w:shd w:fill="auto" w:val="clear"/>
            <w:rPrChange w:id="0" w:author="Raja Pari" w:date="2025-10-24T17:13:00Z">
              <w:rPr>
                <w:rStyle w:val="GivenName"/>
                <w:shd w:fill="auto" w:val="clear"/>
              </w:rPr>
            </w:rPrChange>
          </w:rPr>
          <w:delText>B</w:delText>
        </w:r>
      </w:del>
      <w:ins w:id="1314" w:author="Raja Pari" w:date="2025-10-24T17:13:00Z">
        <w:r>
          <w:rPr>
            <w:rStyle w:val="SurName"/>
            <w:i/>
            <w:iCs/>
            <w:shd w:fill="auto" w:val="clear"/>
          </w:rPr>
          <w:t>et al</w:t>
        </w:r>
      </w:ins>
      <w:r>
        <w:rPr>
          <w:rStyle w:val="Author"/>
          <w:i/>
          <w:iCs/>
          <w:shd w:fill="auto" w:val="clear"/>
          <w:rPrChange w:id="0" w:author="Raja Pari" w:date="2025-10-24T17:13:00Z">
            <w:rPr>
              <w:rStyle w:val="Author"/>
              <w:shd w:fill="auto" w:val="clear"/>
            </w:rPr>
          </w:rPrChange>
        </w:rPr>
        <w:t>.</w:t>
      </w:r>
      <w:r>
        <w:rPr>
          <w:lang w:val="en-US"/>
        </w:rPr>
        <w:t xml:space="preserve"> </w:t>
      </w:r>
      <w:r>
        <w:rPr>
          <w:rStyle w:val="Year"/>
          <w:shd w:fill="auto" w:val="clear"/>
        </w:rPr>
        <w:t>(2016)</w:t>
      </w:r>
      <w:del w:id="1316" w:author="Raja Pari" w:date="2025-10-24T17:10:00Z">
        <w:r>
          <w:rPr>
            <w:lang w:val="en-US"/>
          </w:rPr>
          <w:delText>.</w:delText>
        </w:r>
      </w:del>
      <w:r>
        <w:rPr>
          <w:rStyle w:val="ArtlTitle"/>
          <w:shd w:fill="auto" w:val="clear"/>
        </w:rPr>
        <w:t xml:space="preserve"> </w:t>
      </w:r>
      <w:ins w:id="1317" w:author="Raja Pari" w:date="2025-10-24T17:31:00Z">
        <w:r>
          <w:rPr>
            <w:rStyle w:val="ArtlTitle"/>
            <w:shd w:fill="auto" w:val="clear"/>
          </w:rPr>
          <w:t>‘</w:t>
        </w:r>
      </w:ins>
      <w:r>
        <w:rPr>
          <w:rStyle w:val="ArtlTitle"/>
          <w:shd w:fill="auto" w:val="clear"/>
        </w:rPr>
        <w:t xml:space="preserve">The FAIR </w:t>
      </w:r>
      <w:del w:id="1318" w:author="Raja Pari" w:date="2025-10-26T15:41:00Z">
        <w:r>
          <w:rPr>
            <w:rStyle w:val="ArtlTitle"/>
            <w:shd w:fill="auto" w:val="clear"/>
          </w:rPr>
          <w:delText>G</w:delText>
        </w:r>
      </w:del>
      <w:ins w:id="1319" w:author="Raja Pari" w:date="2025-10-26T15:41:00Z">
        <w:r>
          <w:rPr>
            <w:rStyle w:val="ArtlTitle"/>
            <w:shd w:fill="auto" w:val="clear"/>
          </w:rPr>
          <w:t>g</w:t>
        </w:r>
      </w:ins>
      <w:r>
        <w:rPr>
          <w:rStyle w:val="ArtlTitle"/>
          <w:shd w:fill="auto" w:val="clear"/>
        </w:rPr>
        <w:t xml:space="preserve">uiding </w:t>
      </w:r>
      <w:del w:id="1320" w:author="Raja Pari" w:date="2025-10-26T15:42:00Z">
        <w:r>
          <w:rPr>
            <w:rStyle w:val="ArtlTitle"/>
            <w:shd w:fill="auto" w:val="clear"/>
          </w:rPr>
          <w:delText>P</w:delText>
        </w:r>
      </w:del>
      <w:ins w:id="1321" w:author="Raja Pari" w:date="2025-10-26T15:42:00Z">
        <w:r>
          <w:rPr>
            <w:rStyle w:val="ArtlTitle"/>
            <w:shd w:fill="auto" w:val="clear"/>
          </w:rPr>
          <w:t>p</w:t>
        </w:r>
      </w:ins>
      <w:r>
        <w:rPr>
          <w:rStyle w:val="ArtlTitle"/>
          <w:shd w:fill="auto" w:val="clear"/>
        </w:rPr>
        <w:t>rinciples for scientific data management and stewardship</w:t>
      </w:r>
      <w:del w:id="1322" w:author="Raja Pari" w:date="2025-10-24T19:26:00Z">
        <w:r>
          <w:rPr>
            <w:rStyle w:val="ArtlTitle"/>
            <w:shd w:fill="auto" w:val="clear"/>
          </w:rPr>
          <w:delText>.</w:delText>
        </w:r>
      </w:del>
      <w:del w:id="1323" w:author="Raja Pari" w:date="2025-10-24T19:26:00Z">
        <w:r>
          <w:rPr>
            <w:lang w:val="en-US"/>
          </w:rPr>
          <w:delText xml:space="preserve"> </w:delText>
        </w:r>
      </w:del>
      <w:ins w:id="1324" w:author="Raja Pari" w:date="2025-10-24T19:26:00Z">
        <w:r>
          <w:rPr>
            <w:rStyle w:val="ArtlTitle"/>
            <w:shd w:fill="auto" w:val="clear"/>
          </w:rPr>
          <w:t xml:space="preserve">’, </w:t>
        </w:r>
      </w:ins>
      <w:r>
        <w:rPr>
          <w:rStyle w:val="JournalTitle"/>
          <w:i/>
          <w:shd w:fill="auto" w:val="clear"/>
        </w:rPr>
        <w:t xml:space="preserve">Scientific </w:t>
      </w:r>
      <w:del w:id="1325" w:author="Raja Pari" w:date="2025-10-26T15:42:00Z">
        <w:r>
          <w:rPr>
            <w:rStyle w:val="JournalTitle"/>
            <w:i/>
            <w:shd w:fill="auto" w:val="clear"/>
          </w:rPr>
          <w:delText>d</w:delText>
        </w:r>
      </w:del>
      <w:ins w:id="1326" w:author="Raja Pari" w:date="2025-10-26T15:42:00Z">
        <w:r>
          <w:rPr>
            <w:rStyle w:val="JournalTitle"/>
            <w:i/>
            <w:shd w:fill="auto" w:val="clear"/>
          </w:rPr>
          <w:t>D</w:t>
        </w:r>
      </w:ins>
      <w:r>
        <w:rPr>
          <w:rStyle w:val="JournalTitle"/>
          <w:i/>
          <w:shd w:fill="auto" w:val="clear"/>
        </w:rPr>
        <w:t>ata</w:t>
      </w:r>
      <w:r>
        <w:rPr>
          <w:lang w:val="en-US"/>
        </w:rPr>
        <w:t xml:space="preserve">, </w:t>
      </w:r>
      <w:r>
        <w:rPr>
          <w:rStyle w:val="Volume"/>
          <w:iCs/>
          <w:shd w:fill="auto" w:val="clear"/>
          <w:rPrChange w:id="0" w:author="Raja Pari" w:date="2025-10-24T19:28:00Z">
            <w:rPr>
              <w:rStyle w:val="Volume"/>
              <w:i/>
              <w:shd w:fill="auto" w:val="clear"/>
            </w:rPr>
          </w:rPrChange>
        </w:rPr>
        <w:t>3</w:t>
      </w:r>
      <w:r>
        <w:rPr>
          <w:lang w:val="en-US"/>
        </w:rPr>
        <w:t>(</w:t>
      </w:r>
      <w:r>
        <w:rPr>
          <w:rStyle w:val="Issue"/>
          <w:shd w:fill="auto" w:val="clear"/>
        </w:rPr>
        <w:t>1</w:t>
      </w:r>
      <w:r>
        <w:rPr>
          <w:lang w:val="en-US"/>
        </w:rPr>
        <w:t xml:space="preserve">), </w:t>
      </w:r>
      <w:ins w:id="1328" w:author="Raja Pari" w:date="2025-10-24T19:31:00Z">
        <w:r>
          <w:rPr>
            <w:lang w:val="en-US"/>
          </w:rPr>
          <w:t xml:space="preserve">pp. </w:t>
        </w:r>
      </w:ins>
      <w:r>
        <w:rPr>
          <w:rStyle w:val="FirstPage"/>
          <w:shd w:fill="auto" w:val="clear"/>
        </w:rPr>
        <w:t>1</w:t>
      </w:r>
      <w:r>
        <w:rPr>
          <w:lang w:val="en-US"/>
        </w:rPr>
        <w:t>–</w:t>
      </w:r>
      <w:r>
        <w:rPr>
          <w:rStyle w:val="LastPage"/>
          <w:shd w:fill="auto" w:val="clear"/>
        </w:rPr>
        <w:t>9</w:t>
      </w:r>
      <w:r>
        <w:rPr>
          <w:lang w:val="en-US"/>
        </w:rPr>
        <w:t>.</w:t>
      </w:r>
    </w:p>
    <w:p>
      <w:pPr>
        <w:pStyle w:val="ReferencesJN"/>
        <w:shd w:val="clear" w:color="000000" w:fill="auto"/>
        <w:rPr>
          <w:lang w:val="en-US"/>
        </w:rPr>
      </w:pPr>
      <w:bookmarkStart w:id="52" w:name="Wilson_2006"/>
      <w:bookmarkEnd w:id="51"/>
      <w:r>
        <w:rPr>
          <w:rStyle w:val="SurName"/>
          <w:shd w:fill="auto" w:val="clear"/>
        </w:rPr>
        <w:t>Wilson</w:t>
      </w:r>
      <w:r>
        <w:rPr>
          <w:rStyle w:val="Author"/>
          <w:shd w:fill="auto" w:val="clear"/>
        </w:rPr>
        <w:t xml:space="preserve">, </w:t>
      </w:r>
      <w:r>
        <w:rPr>
          <w:rStyle w:val="GivenName"/>
          <w:shd w:fill="auto" w:val="clear"/>
        </w:rPr>
        <w:t>T.</w:t>
      </w:r>
      <w:del w:id="1329" w:author="Raja Pari" w:date="2025-10-24T17:06:00Z">
        <w:r>
          <w:rPr>
            <w:rStyle w:val="GivenName"/>
            <w:shd w:fill="auto" w:val="clear"/>
          </w:rPr>
          <w:delText xml:space="preserve"> </w:delText>
        </w:r>
      </w:del>
      <w:r>
        <w:rPr>
          <w:rStyle w:val="GivenName"/>
          <w:shd w:fill="auto" w:val="clear"/>
        </w:rPr>
        <w:t>D.</w:t>
      </w:r>
      <w:r>
        <w:rPr>
          <w:lang w:val="en-US"/>
        </w:rPr>
        <w:t xml:space="preserve"> </w:t>
      </w:r>
      <w:r>
        <w:rPr>
          <w:rStyle w:val="Year"/>
          <w:shd w:fill="auto" w:val="clear"/>
        </w:rPr>
        <w:t>(2006)</w:t>
      </w:r>
      <w:del w:id="1330" w:author="Raja Pari" w:date="2025-10-24T17:10:00Z">
        <w:r>
          <w:rPr>
            <w:lang w:val="en-US"/>
          </w:rPr>
          <w:delText>.</w:delText>
        </w:r>
      </w:del>
      <w:r>
        <w:rPr>
          <w:rStyle w:val="ArtlTitle"/>
          <w:shd w:fill="auto" w:val="clear"/>
        </w:rPr>
        <w:t xml:space="preserve"> </w:t>
      </w:r>
      <w:ins w:id="1331" w:author="Raja Pari" w:date="2025-10-24T17:31:00Z">
        <w:r>
          <w:rPr>
            <w:rStyle w:val="ArtlTitle"/>
            <w:shd w:fill="auto" w:val="clear"/>
          </w:rPr>
          <w:t>‘</w:t>
        </w:r>
      </w:ins>
      <w:r>
        <w:rPr>
          <w:rStyle w:val="ArtlTitle"/>
          <w:shd w:fill="auto" w:val="clear"/>
        </w:rPr>
        <w:t>On user studies and information needs</w:t>
      </w:r>
      <w:del w:id="1332" w:author="Raja Pari" w:date="2025-10-24T19:26:00Z">
        <w:r>
          <w:rPr>
            <w:rStyle w:val="ArtlTitle"/>
            <w:shd w:fill="auto" w:val="clear"/>
          </w:rPr>
          <w:delText>.</w:delText>
        </w:r>
      </w:del>
      <w:del w:id="1333" w:author="Raja Pari" w:date="2025-10-24T19:26:00Z">
        <w:r>
          <w:rPr>
            <w:lang w:val="en-US"/>
          </w:rPr>
          <w:delText xml:space="preserve"> </w:delText>
        </w:r>
      </w:del>
      <w:ins w:id="1334" w:author="Raja Pari" w:date="2025-10-24T19:26:00Z">
        <w:r>
          <w:rPr>
            <w:rStyle w:val="ArtlTitle"/>
            <w:shd w:fill="auto" w:val="clear"/>
          </w:rPr>
          <w:t xml:space="preserve">’, </w:t>
        </w:r>
      </w:ins>
      <w:r>
        <w:rPr>
          <w:rStyle w:val="JournalTitle"/>
          <w:i/>
          <w:shd w:fill="auto" w:val="clear"/>
        </w:rPr>
        <w:t xml:space="preserve">Journal of </w:t>
      </w:r>
      <w:del w:id="1335" w:author="Raja Pari" w:date="2025-10-24T17:07:00Z">
        <w:r>
          <w:rPr>
            <w:rStyle w:val="JournalTitle"/>
            <w:i/>
            <w:shd w:fill="auto" w:val="clear"/>
          </w:rPr>
          <w:delText>d</w:delText>
        </w:r>
      </w:del>
      <w:ins w:id="1336" w:author="Raja Pari" w:date="2025-10-24T17:07:00Z">
        <w:r>
          <w:rPr>
            <w:rStyle w:val="JournalTitle"/>
            <w:i/>
            <w:shd w:fill="auto" w:val="clear"/>
          </w:rPr>
          <w:t>D</w:t>
        </w:r>
      </w:ins>
      <w:r>
        <w:rPr>
          <w:rStyle w:val="JournalTitle"/>
          <w:i/>
          <w:shd w:fill="auto" w:val="clear"/>
        </w:rPr>
        <w:t>ocumentation</w:t>
      </w:r>
      <w:r>
        <w:rPr>
          <w:lang w:val="en-US"/>
        </w:rPr>
        <w:t xml:space="preserve">, </w:t>
      </w:r>
      <w:r>
        <w:rPr>
          <w:rStyle w:val="Volume"/>
          <w:iCs/>
          <w:shd w:fill="auto" w:val="clear"/>
          <w:rPrChange w:id="0" w:author="Raja Pari" w:date="2025-10-24T19:28:00Z">
            <w:rPr>
              <w:rStyle w:val="Volume"/>
              <w:i/>
              <w:shd w:fill="auto" w:val="clear"/>
            </w:rPr>
          </w:rPrChange>
        </w:rPr>
        <w:t>62</w:t>
      </w:r>
      <w:r>
        <w:rPr>
          <w:lang w:val="en-US"/>
        </w:rPr>
        <w:t>(</w:t>
      </w:r>
      <w:r>
        <w:rPr>
          <w:rStyle w:val="Issue"/>
          <w:shd w:fill="auto" w:val="clear"/>
        </w:rPr>
        <w:t>6</w:t>
      </w:r>
      <w:r>
        <w:rPr>
          <w:lang w:val="en-US"/>
        </w:rPr>
        <w:t xml:space="preserve">), </w:t>
      </w:r>
      <w:ins w:id="1338" w:author="Raja Pari" w:date="2025-10-24T19:31:00Z">
        <w:r>
          <w:rPr>
            <w:lang w:val="en-US"/>
          </w:rPr>
          <w:t xml:space="preserve">pp. </w:t>
        </w:r>
      </w:ins>
      <w:r>
        <w:rPr>
          <w:rStyle w:val="FirstPage"/>
          <w:shd w:fill="auto" w:val="clear"/>
        </w:rPr>
        <w:t>658</w:t>
      </w:r>
      <w:r>
        <w:rPr>
          <w:lang w:val="en-US"/>
        </w:rPr>
        <w:t>–</w:t>
      </w:r>
      <w:r>
        <w:rPr>
          <w:rStyle w:val="LastPage"/>
          <w:shd w:fill="auto" w:val="clear"/>
        </w:rPr>
        <w:t>670</w:t>
      </w:r>
      <w:r>
        <w:rPr>
          <w:lang w:val="en-US"/>
        </w:rPr>
        <w:t>.</w:t>
      </w:r>
      <w:bookmarkEnd w:id="52"/>
    </w:p>
    <w:p>
      <w:pPr>
        <w:pStyle w:val="TblC"/>
        <w:shd w:val="clear" w:color="000000" w:fill="auto"/>
        <w:rPr>
          <w:iCs/>
          <w:color w:val="auto"/>
          <w:lang w:val="en-US"/>
        </w:rPr>
      </w:pPr>
      <w:r>
        <w:rPr>
          <w:b/>
          <w:bCs/>
          <w:iCs/>
          <w:color w:val="auto"/>
          <w:lang w:val="en-US"/>
          <w:rPrChange w:id="0" w:author="Raja Pari" w:date="2025-10-26T16:13:00Z">
            <w:rPr>
              <w:i/>
            </w:rPr>
          </w:rPrChange>
        </w:rPr>
        <w:t>Table 1.</w:t>
      </w:r>
      <w:r>
        <w:rPr>
          <w:iCs/>
          <w:color w:val="auto"/>
          <w:lang w:val="en-US"/>
          <w:rPrChange w:id="0" w:author="Raja Pari" w:date="2025-10-23T12:25:00Z">
            <w:rPr>
              <w:i/>
            </w:rPr>
          </w:rPrChange>
        </w:rPr>
        <w:t xml:space="preserve"> Themes and </w:t>
      </w:r>
      <w:del w:id="1341" w:author="Raja Pari" w:date="2025-10-24T17:06:00Z">
        <w:r>
          <w:rPr>
            <w:iCs/>
            <w:color w:val="auto"/>
            <w:lang w:val="en-US"/>
            <w:rPrChange w:id="0" w:author="Raja Pari" w:date="2025-10-23T12:25:00Z">
              <w:rPr>
                <w:i/>
              </w:rPr>
            </w:rPrChange>
          </w:rPr>
          <w:delText>E</w:delText>
        </w:r>
      </w:del>
      <w:ins w:id="1343" w:author="Raja Pari" w:date="2025-10-24T17:06:00Z">
        <w:r>
          <w:rPr>
            <w:iCs/>
            <w:color w:val="auto"/>
            <w:lang w:val="en-US"/>
          </w:rPr>
          <w:t>e</w:t>
        </w:r>
      </w:ins>
      <w:r>
        <w:rPr>
          <w:iCs/>
          <w:color w:val="auto"/>
          <w:lang w:val="en-US"/>
          <w:rPrChange w:id="0" w:author="Raja Pari" w:date="2025-10-23T12:25:00Z">
            <w:rPr>
              <w:i/>
            </w:rPr>
          </w:rPrChange>
        </w:rPr>
        <w:t xml:space="preserve">xamples of </w:t>
      </w:r>
      <w:del w:id="1345" w:author="Raja Pari" w:date="2025-10-24T17:06:00Z">
        <w:r>
          <w:rPr>
            <w:iCs/>
            <w:color w:val="auto"/>
            <w:lang w:val="en-US"/>
            <w:rPrChange w:id="0" w:author="Raja Pari" w:date="2025-10-23T12:25:00Z">
              <w:rPr>
                <w:i/>
              </w:rPr>
            </w:rPrChange>
          </w:rPr>
          <w:delText>Q</w:delText>
        </w:r>
      </w:del>
      <w:ins w:id="1347" w:author="Raja Pari" w:date="2025-10-24T17:06:00Z">
        <w:r>
          <w:rPr>
            <w:iCs/>
            <w:color w:val="auto"/>
            <w:lang w:val="en-US"/>
          </w:rPr>
          <w:t>q</w:t>
        </w:r>
      </w:ins>
      <w:r>
        <w:rPr>
          <w:iCs/>
          <w:color w:val="auto"/>
          <w:lang w:val="en-US"/>
          <w:rPrChange w:id="0" w:author="Raja Pari" w:date="2025-10-23T12:25:00Z">
            <w:rPr>
              <w:i/>
            </w:rPr>
          </w:rPrChange>
        </w:rPr>
        <w:t xml:space="preserve">uotes </w:t>
      </w:r>
      <w:del w:id="1349" w:author="Raja Pari" w:date="2025-10-24T17:06:00Z">
        <w:r>
          <w:rPr>
            <w:iCs/>
            <w:color w:val="auto"/>
            <w:lang w:val="en-US"/>
            <w:rPrChange w:id="0" w:author="Raja Pari" w:date="2025-10-23T12:25:00Z">
              <w:rPr>
                <w:i/>
              </w:rPr>
            </w:rPrChange>
          </w:rPr>
          <w:delText>T</w:delText>
        </w:r>
      </w:del>
      <w:ins w:id="1351" w:author="Raja Pari" w:date="2025-10-24T17:06:00Z">
        <w:r>
          <w:rPr>
            <w:iCs/>
            <w:color w:val="auto"/>
            <w:lang w:val="en-US"/>
          </w:rPr>
          <w:t>t</w:t>
        </w:r>
      </w:ins>
      <w:r>
        <w:rPr>
          <w:iCs/>
          <w:color w:val="auto"/>
          <w:lang w:val="en-US"/>
          <w:rPrChange w:id="0" w:author="Raja Pari" w:date="2025-10-23T12:25:00Z">
            <w:rPr>
              <w:i/>
            </w:rPr>
          </w:rPrChange>
        </w:rPr>
        <w:t xml:space="preserve">hey </w:t>
      </w:r>
      <w:del w:id="1353" w:author="Raja Pari" w:date="2025-10-24T17:06:00Z">
        <w:r>
          <w:rPr>
            <w:iCs/>
            <w:color w:val="auto"/>
            <w:lang w:val="en-US"/>
            <w:rPrChange w:id="0" w:author="Raja Pari" w:date="2025-10-23T12:25:00Z">
              <w:rPr>
                <w:i/>
              </w:rPr>
            </w:rPrChange>
          </w:rPr>
          <w:delText>D</w:delText>
        </w:r>
      </w:del>
      <w:ins w:id="1355" w:author="Raja Pari" w:date="2025-10-24T17:06:00Z">
        <w:r>
          <w:rPr>
            <w:iCs/>
            <w:color w:val="auto"/>
            <w:lang w:val="en-US"/>
          </w:rPr>
          <w:t>d</w:t>
        </w:r>
      </w:ins>
      <w:r>
        <w:rPr>
          <w:iCs/>
          <w:color w:val="auto"/>
          <w:lang w:val="en-US"/>
          <w:rPrChange w:id="0" w:author="Raja Pari" w:date="2025-10-23T12:25:00Z">
            <w:rPr>
              <w:i/>
            </w:rPr>
          </w:rPrChange>
        </w:rPr>
        <w:t>escribe</w:t>
      </w:r>
      <w:ins w:id="1357" w:author="Raja Pari" w:date="2025-10-26T15:42:00Z">
        <w:r>
          <w:rPr>
            <w:iCs/>
            <w:color w:val="auto"/>
            <w:lang w:val="en-US"/>
          </w:rPr>
          <w:t>.</w:t>
        </w:r>
      </w:ins>
    </w:p>
    <w:tbl>
      <w:tblPr>
        <w:tblStyle w:val="TableGrid"/>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607"/>
        <w:gridCol w:w="6753"/>
      </w:tblGrid>
      <w:tr>
        <w:trPr/>
        <w:tc>
          <w:tcPr>
            <w:tcW w:w="2607" w:type="dxa"/>
            <w:tcBorders/>
          </w:tcPr>
          <w:p>
            <w:pPr>
              <w:pStyle w:val="Normal"/>
              <w:widowControl/>
              <w:shd w:val="clear" w:color="000000" w:fill="auto"/>
              <w:spacing w:lineRule="auto" w:line="240" w:before="40" w:after="43"/>
              <w:jc w:val="center"/>
              <w:rPr>
                <w:rStyle w:val="TblHead"/>
                <w:b/>
                <w:highlight w:val="none"/>
                <w:shd w:fill="auto" w:val="clear"/>
              </w:rPr>
            </w:pPr>
            <w:r>
              <w:rPr>
                <w:rStyle w:val="TblHead"/>
                <w:rFonts w:eastAsia="Arial" w:cs="Arial" w:ascii="Arial" w:hAnsi="Arial"/>
                <w:b/>
                <w:kern w:val="0"/>
                <w:szCs w:val="20"/>
                <w:highlight w:val="none"/>
                <w:shd w:fill="auto" w:val="clear"/>
                <w:lang w:eastAsia="en-US" w:bidi="ar-SA"/>
              </w:rPr>
              <w:t>Theme</w:t>
            </w:r>
          </w:p>
        </w:tc>
        <w:tc>
          <w:tcPr>
            <w:tcW w:w="6753" w:type="dxa"/>
            <w:tcBorders/>
          </w:tcPr>
          <w:p>
            <w:pPr>
              <w:pStyle w:val="Normal"/>
              <w:widowControl/>
              <w:shd w:val="clear" w:color="000000" w:fill="auto"/>
              <w:spacing w:lineRule="auto" w:line="240" w:before="40" w:after="43"/>
              <w:jc w:val="center"/>
              <w:rPr>
                <w:rStyle w:val="TblHead"/>
                <w:b/>
                <w:highlight w:val="none"/>
                <w:shd w:fill="auto" w:val="clear"/>
              </w:rPr>
            </w:pPr>
            <w:r>
              <w:rPr>
                <w:rStyle w:val="TblHead"/>
                <w:rFonts w:eastAsia="Arial" w:cs="Arial" w:ascii="Arial" w:hAnsi="Arial"/>
                <w:b/>
                <w:kern w:val="0"/>
                <w:szCs w:val="20"/>
                <w:highlight w:val="none"/>
                <w:shd w:fill="auto" w:val="clear"/>
                <w:lang w:eastAsia="en-US" w:bidi="ar-SA"/>
              </w:rPr>
              <w:t xml:space="preserve">Interview Quote </w:t>
            </w:r>
          </w:p>
        </w:tc>
      </w:tr>
      <w:tr>
        <w:trPr/>
        <w:tc>
          <w:tcPr>
            <w:tcW w:w="2607" w:type="dxa"/>
            <w:tcBorders/>
          </w:tcPr>
          <w:p>
            <w:pPr>
              <w:pStyle w:val="Normal"/>
              <w:widowControl/>
              <w:shd w:val="clear" w:color="000000" w:fill="auto"/>
              <w:spacing w:lineRule="auto" w:line="240" w:before="40" w:after="43"/>
              <w:jc w:val="start"/>
              <w:rPr>
                <w:del w:id="1360" w:author="Raja Pari" w:date="2025-10-26T15:44:00Z"/>
                <w:rStyle w:val="TblBody"/>
                <w:highlight w:val="none"/>
              </w:rPr>
            </w:pPr>
            <w:r>
              <w:rPr>
                <w:rStyle w:val="TblBody"/>
                <w:rFonts w:eastAsia="Arial" w:cs="Arial" w:ascii="Arial" w:hAnsi="Arial"/>
                <w:kern w:val="0"/>
                <w:szCs w:val="20"/>
                <w:highlight w:val="none"/>
                <w:lang w:eastAsia="en-US" w:bidi="ar-SA"/>
              </w:rPr>
              <w:t xml:space="preserve">Some FIP Problems </w:t>
            </w:r>
            <w:del w:id="1358" w:author="Raja Pari" w:date="2025-10-26T15:44:00Z">
              <w:r>
                <w:rPr>
                  <w:rStyle w:val="TblBody"/>
                  <w:rFonts w:eastAsia="Arial" w:cs="Arial" w:ascii="Arial" w:hAnsi="Arial"/>
                  <w:kern w:val="0"/>
                  <w:szCs w:val="20"/>
                  <w:highlight w:val="none"/>
                  <w:lang w:eastAsia="en-US" w:bidi="ar-SA"/>
                </w:rPr>
                <w:delText>a</w:delText>
              </w:r>
            </w:del>
            <w:ins w:id="1359" w:author="Raja Pari" w:date="2025-10-26T15:44:00Z">
              <w:r>
                <w:rPr>
                  <w:rStyle w:val="TblBody"/>
                  <w:rFonts w:eastAsia="Arial" w:cs="Arial" w:ascii="Arial" w:hAnsi="Arial"/>
                  <w:kern w:val="0"/>
                  <w:szCs w:val="20"/>
                  <w:highlight w:val="none"/>
                  <w:lang w:eastAsia="en-US" w:bidi="ar-SA"/>
                </w:rPr>
                <w:t>A</w:t>
              </w:r>
            </w:ins>
            <w:r>
              <w:rPr>
                <w:rStyle w:val="TblBody"/>
                <w:rFonts w:eastAsia="Arial" w:cs="Arial" w:ascii="Arial" w:hAnsi="Arial"/>
                <w:kern w:val="0"/>
                <w:szCs w:val="20"/>
                <w:highlight w:val="none"/>
                <w:lang w:eastAsia="en-US" w:bidi="ar-SA"/>
              </w:rPr>
              <w:t>re not Unique</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61" w:author="Raja Pari" w:date="2025-10-24T11:53:00Z">
              <w:r>
                <w:rPr>
                  <w:rFonts w:eastAsia="Arial" w:cs="Arial"/>
                  <w:kern w:val="0"/>
                  <w:sz w:val="20"/>
                  <w:szCs w:val="20"/>
                  <w:highlight w:val="none"/>
                  <w:lang w:eastAsia="en-US" w:bidi="ar-SA"/>
                </w:rPr>
                <w:delText>“</w:delText>
              </w:r>
            </w:del>
            <w:ins w:id="1362"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[It’s…] not the context they’re from […] I think about what’s appealing or possible [… and] the incentives of the profession are set up to do […whatever is] quick. It’s easy [to use just whatever data…] you can get your hands on, but I think that affects more fields […]. I think it’s the doom loop we might have in terms of […incentives for the…] profession.</w:t>
            </w:r>
            <w:del w:id="1363" w:author="Raja Pari" w:date="2025-10-24T11:53:00Z">
              <w:r>
                <w:rPr>
                  <w:rFonts w:eastAsia="Arial" w:cs="Arial"/>
                  <w:kern w:val="0"/>
                  <w:sz w:val="20"/>
                  <w:szCs w:val="20"/>
                  <w:highlight w:val="none"/>
                  <w:lang w:eastAsia="en-US" w:bidi="ar-SA"/>
                </w:rPr>
                <w:delText>”</w:delText>
              </w:r>
            </w:del>
            <w:ins w:id="1364" w:author="Raja Pari" w:date="2025-10-24T11:53:00Z">
              <w:r>
                <w:rPr>
                  <w:rFonts w:eastAsia="Arial" w:cs="Arial"/>
                  <w:kern w:val="0"/>
                  <w:sz w:val="20"/>
                  <w:szCs w:val="20"/>
                  <w:highlight w:val="none"/>
                  <w:lang w:eastAsia="en-US" w:bidi="ar-SA"/>
                </w:rPr>
                <w:t>’</w:t>
              </w:r>
            </w:ins>
          </w:p>
        </w:tc>
      </w:tr>
      <w:tr>
        <w:trPr/>
        <w:tc>
          <w:tcPr>
            <w:tcW w:w="2607" w:type="dxa"/>
            <w:tcBorders/>
          </w:tcPr>
          <w:p>
            <w:pPr>
              <w:pStyle w:val="Normal"/>
              <w:widowControl/>
              <w:shd w:val="clear" w:color="000000" w:fill="auto"/>
              <w:spacing w:lineRule="auto" w:line="240" w:before="40" w:after="43"/>
              <w:jc w:val="start"/>
              <w:rPr>
                <w:del w:id="1365" w:author="Raja Pari" w:date="2025-10-26T15:44:00Z"/>
                <w:rStyle w:val="TblBody"/>
                <w:highlight w:val="none"/>
              </w:rPr>
            </w:pPr>
            <w:r>
              <w:rPr>
                <w:rStyle w:val="TblBody"/>
                <w:rFonts w:eastAsia="Arial" w:cs="Arial" w:ascii="Arial" w:hAnsi="Arial"/>
                <w:kern w:val="0"/>
                <w:szCs w:val="20"/>
                <w:highlight w:val="none"/>
                <w:lang w:eastAsia="en-US" w:bidi="ar-SA"/>
              </w:rPr>
              <w:t>Many Types and Sources of Data Exist</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66" w:author="Raja Pari" w:date="2025-10-24T11:53:00Z">
              <w:r>
                <w:rPr>
                  <w:rFonts w:eastAsia="Arial" w:cs="Arial"/>
                  <w:kern w:val="0"/>
                  <w:sz w:val="20"/>
                  <w:szCs w:val="20"/>
                  <w:highlight w:val="none"/>
                  <w:lang w:eastAsia="en-US" w:bidi="ar-SA"/>
                </w:rPr>
                <w:delText>“</w:delText>
              </w:r>
            </w:del>
            <w:ins w:id="1367"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I’ve mostly been focusing on the secondary data analysis. Some of the data sets I’ve used […] are Add Health, the National Longitudinal Study of Adolescent to Adult Health… [the] National Survey of Child and Adolescent Wellbeing… But then, sometimes I just like... I need a statistic for a grant application or a statistic for a paper.</w:t>
            </w:r>
            <w:ins w:id="1368" w:author="Raja Pari" w:date="2025-10-26T16:06:00Z">
              <w:r>
                <w:rPr>
                  <w:rFonts w:eastAsia="Arial" w:cs="Arial"/>
                  <w:kern w:val="0"/>
                  <w:sz w:val="20"/>
                  <w:szCs w:val="20"/>
                  <w:highlight w:val="none"/>
                  <w:lang w:eastAsia="en-US" w:bidi="ar-SA"/>
                </w:rPr>
                <w:t>’</w:t>
              </w:r>
            </w:ins>
            <w:del w:id="1369" w:author="Raja Pari" w:date="2025-10-24T11:53:00Z">
              <w:r>
                <w:rPr>
                  <w:rFonts w:eastAsia="Arial" w:cs="Arial"/>
                  <w:kern w:val="0"/>
                  <w:sz w:val="20"/>
                  <w:szCs w:val="20"/>
                  <w:highlight w:val="none"/>
                  <w:lang w:eastAsia="en-US" w:bidi="ar-SA"/>
                </w:rPr>
                <w:delText>”</w:delText>
              </w:r>
            </w:del>
            <w:r>
              <w:rPr>
                <w:rFonts w:eastAsia="Arial" w:cs="Arial"/>
                <w:kern w:val="0"/>
                <w:sz w:val="20"/>
                <w:szCs w:val="20"/>
                <w:highlight w:val="none"/>
                <w:lang w:eastAsia="en-US" w:bidi="ar-SA"/>
              </w:rPr>
              <w:t xml:space="preserve"> </w:t>
            </w:r>
          </w:p>
        </w:tc>
      </w:tr>
      <w:tr>
        <w:trPr/>
        <w:tc>
          <w:tcPr>
            <w:tcW w:w="2607" w:type="dxa"/>
            <w:tcBorders/>
          </w:tcPr>
          <w:p>
            <w:pPr>
              <w:pStyle w:val="Normal"/>
              <w:widowControl/>
              <w:shd w:val="clear" w:color="000000" w:fill="auto"/>
              <w:spacing w:lineRule="auto" w:line="240" w:before="40" w:after="43"/>
              <w:jc w:val="start"/>
              <w:rPr>
                <w:rStyle w:val="TblBody"/>
                <w:highlight w:val="none"/>
              </w:rPr>
            </w:pPr>
            <w:r>
              <w:rPr>
                <w:rStyle w:val="TblBody"/>
                <w:rFonts w:eastAsia="Arial" w:cs="Arial" w:ascii="Arial" w:hAnsi="Arial"/>
                <w:kern w:val="0"/>
                <w:szCs w:val="20"/>
                <w:highlight w:val="none"/>
                <w:lang w:eastAsia="en-US" w:bidi="ar-SA"/>
              </w:rPr>
              <w:t>Creatively Combining Data Can Cause Problems</w:t>
            </w:r>
          </w:p>
        </w:tc>
        <w:tc>
          <w:tcPr>
            <w:tcW w:w="6753" w:type="dxa"/>
            <w:tcBorders/>
          </w:tcPr>
          <w:p>
            <w:pPr>
              <w:pStyle w:val="Normal"/>
              <w:widowControl/>
              <w:shd w:val="clear" w:color="000000" w:fill="auto"/>
              <w:spacing w:lineRule="auto" w:line="240" w:before="40" w:after="43"/>
              <w:jc w:val="start"/>
              <w:rPr>
                <w:highlight w:val="none"/>
              </w:rPr>
            </w:pPr>
            <w:del w:id="1370" w:author="Raja Pari" w:date="2025-10-24T11:53:00Z">
              <w:r>
                <w:rPr>
                  <w:rFonts w:eastAsia="Arial" w:cs="Arial"/>
                  <w:kern w:val="0"/>
                  <w:sz w:val="20"/>
                  <w:szCs w:val="20"/>
                  <w:highlight w:val="none"/>
                  <w:lang w:eastAsia="en-US" w:bidi="ar-SA"/>
                </w:rPr>
                <w:delText>“</w:delText>
              </w:r>
            </w:del>
            <w:ins w:id="1371"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A lot of the public health people who are coming in to look at gun violence don’t have the social science background… and they are missing some pretty key control variables or things that criminologists have known for decades… or they use data from criminology that they are not familiar with, and there are fatal flaws.</w:t>
            </w:r>
            <w:ins w:id="1372" w:author="Raja Pari" w:date="2025-10-26T16:06:00Z">
              <w:r>
                <w:rPr>
                  <w:rFonts w:eastAsia="Arial" w:cs="Arial"/>
                  <w:kern w:val="0"/>
                  <w:sz w:val="20"/>
                  <w:szCs w:val="20"/>
                  <w:highlight w:val="none"/>
                  <w:lang w:eastAsia="en-US" w:bidi="ar-SA"/>
                </w:rPr>
                <w:t>’</w:t>
              </w:r>
            </w:ins>
            <w:del w:id="1373" w:author="Raja Pari" w:date="2025-10-24T11:53:00Z">
              <w:r>
                <w:rPr>
                  <w:rFonts w:eastAsia="Arial" w:cs="Arial"/>
                  <w:kern w:val="0"/>
                  <w:sz w:val="20"/>
                  <w:szCs w:val="20"/>
                  <w:highlight w:val="none"/>
                  <w:lang w:eastAsia="en-US" w:bidi="ar-SA"/>
                </w:rPr>
                <w:delText>”</w:delText>
              </w:r>
            </w:del>
            <w:r>
              <w:rPr>
                <w:rFonts w:eastAsia="Arial" w:cs="Arial"/>
                <w:kern w:val="0"/>
                <w:sz w:val="20"/>
                <w:szCs w:val="20"/>
                <w:highlight w:val="none"/>
                <w:lang w:eastAsia="en-US" w:bidi="ar-SA"/>
              </w:rPr>
              <w:t xml:space="preserve"> </w:t>
            </w:r>
          </w:p>
        </w:tc>
      </w:tr>
      <w:tr>
        <w:trPr/>
        <w:tc>
          <w:tcPr>
            <w:tcW w:w="2607" w:type="dxa"/>
            <w:tcBorders/>
          </w:tcPr>
          <w:p>
            <w:pPr>
              <w:pStyle w:val="Normal"/>
              <w:widowControl/>
              <w:shd w:val="clear" w:color="000000" w:fill="auto"/>
              <w:spacing w:lineRule="auto" w:line="240" w:before="40" w:after="43"/>
              <w:jc w:val="start"/>
              <w:rPr>
                <w:del w:id="1374" w:author="Raja Pari" w:date="2025-10-26T15:44:00Z"/>
                <w:rStyle w:val="TblBody"/>
                <w:highlight w:val="none"/>
              </w:rPr>
            </w:pPr>
            <w:r>
              <w:rPr>
                <w:rStyle w:val="TblBody"/>
                <w:rFonts w:eastAsia="Arial" w:cs="Arial" w:ascii="Arial" w:hAnsi="Arial"/>
                <w:kern w:val="0"/>
                <w:szCs w:val="20"/>
                <w:highlight w:val="none"/>
                <w:lang w:eastAsia="en-US" w:bidi="ar-SA"/>
              </w:rPr>
              <w:t>Political Constraints Are Often Manageable</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75" w:author="Raja Pari" w:date="2025-10-24T11:53:00Z">
              <w:r>
                <w:rPr>
                  <w:rFonts w:eastAsia="Arial" w:cs="Arial"/>
                  <w:kern w:val="0"/>
                  <w:sz w:val="20"/>
                  <w:szCs w:val="20"/>
                  <w:highlight w:val="none"/>
                  <w:lang w:eastAsia="en-US" w:bidi="ar-SA"/>
                </w:rPr>
                <w:delText>“</w:delText>
              </w:r>
            </w:del>
            <w:ins w:id="1376"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In Colorado [… they have a] contractor who’s a data science person. They have all the linked data… whether or not you have SNAP, whether you got shot, whether you had criminal justice involvement… Colorado’s well-funded, super motivated.</w:t>
            </w:r>
            <w:del w:id="1377" w:author="Raja Pari" w:date="2025-10-24T11:53:00Z">
              <w:r>
                <w:rPr>
                  <w:rFonts w:eastAsia="Arial" w:cs="Arial"/>
                  <w:kern w:val="0"/>
                  <w:sz w:val="20"/>
                  <w:szCs w:val="20"/>
                  <w:highlight w:val="none"/>
                  <w:lang w:eastAsia="en-US" w:bidi="ar-SA"/>
                </w:rPr>
                <w:delText>”</w:delText>
              </w:r>
            </w:del>
            <w:ins w:id="1378" w:author="Raja Pari" w:date="2025-10-24T11:53:00Z">
              <w:r>
                <w:rPr>
                  <w:rFonts w:eastAsia="Arial" w:cs="Arial"/>
                  <w:kern w:val="0"/>
                  <w:sz w:val="20"/>
                  <w:szCs w:val="20"/>
                  <w:highlight w:val="none"/>
                  <w:lang w:eastAsia="en-US" w:bidi="ar-SA"/>
                </w:rPr>
                <w:t>’</w:t>
              </w:r>
            </w:ins>
          </w:p>
        </w:tc>
      </w:tr>
      <w:tr>
        <w:trPr/>
        <w:tc>
          <w:tcPr>
            <w:tcW w:w="2607" w:type="dxa"/>
            <w:tcBorders/>
          </w:tcPr>
          <w:p>
            <w:pPr>
              <w:pStyle w:val="Normal"/>
              <w:widowControl/>
              <w:shd w:val="clear" w:color="000000" w:fill="auto"/>
              <w:spacing w:lineRule="auto" w:line="240" w:before="40" w:after="43"/>
              <w:jc w:val="start"/>
              <w:rPr>
                <w:del w:id="1379" w:author="Raja Pari" w:date="2025-10-26T15:44:00Z"/>
                <w:rStyle w:val="TblBody"/>
                <w:highlight w:val="none"/>
              </w:rPr>
            </w:pPr>
            <w:r>
              <w:rPr>
                <w:rStyle w:val="TblBody"/>
                <w:rFonts w:eastAsia="Arial" w:cs="Arial" w:ascii="Arial" w:hAnsi="Arial"/>
                <w:kern w:val="0"/>
                <w:szCs w:val="20"/>
                <w:highlight w:val="none"/>
                <w:lang w:eastAsia="en-US" w:bidi="ar-SA"/>
              </w:rPr>
              <w:t>Not All Researchers Want to Share Their Data</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80" w:author="Raja Pari" w:date="2025-10-24T11:53:00Z">
              <w:r>
                <w:rPr>
                  <w:rFonts w:eastAsia="Arial" w:cs="Arial"/>
                  <w:kern w:val="0"/>
                  <w:sz w:val="20"/>
                  <w:szCs w:val="20"/>
                  <w:highlight w:val="none"/>
                  <w:lang w:eastAsia="en-US" w:bidi="ar-SA"/>
                </w:rPr>
                <w:delText>“</w:delText>
              </w:r>
            </w:del>
            <w:ins w:id="1381"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 submitted a FOIA request three years ago asking for something I know they have and that [is…] on their website. There are other public health researchers that have this data… [but…] they won’t share it with you unless they are a co-author.</w:t>
            </w:r>
            <w:ins w:id="1382" w:author="Raja Pari" w:date="2025-10-26T16:06:00Z">
              <w:r>
                <w:rPr>
                  <w:rFonts w:eastAsia="Arial" w:cs="Arial"/>
                  <w:kern w:val="0"/>
                  <w:sz w:val="20"/>
                  <w:szCs w:val="20"/>
                  <w:highlight w:val="none"/>
                  <w:lang w:eastAsia="en-US" w:bidi="ar-SA"/>
                </w:rPr>
                <w:t>’</w:t>
              </w:r>
            </w:ins>
            <w:del w:id="1383" w:author="Raja Pari" w:date="2025-10-24T11:53:00Z">
              <w:r>
                <w:rPr>
                  <w:rFonts w:eastAsia="Arial" w:cs="Arial"/>
                  <w:kern w:val="0"/>
                  <w:sz w:val="20"/>
                  <w:szCs w:val="20"/>
                  <w:highlight w:val="none"/>
                  <w:lang w:eastAsia="en-US" w:bidi="ar-SA"/>
                </w:rPr>
                <w:delText>”</w:delText>
              </w:r>
            </w:del>
            <w:r>
              <w:rPr>
                <w:rFonts w:eastAsia="Arial" w:cs="Arial"/>
                <w:kern w:val="0"/>
                <w:sz w:val="20"/>
                <w:szCs w:val="20"/>
                <w:highlight w:val="none"/>
                <w:lang w:eastAsia="en-US" w:bidi="ar-SA"/>
              </w:rPr>
              <w:t xml:space="preserve"> </w:t>
            </w:r>
          </w:p>
        </w:tc>
      </w:tr>
      <w:tr>
        <w:trPr/>
        <w:tc>
          <w:tcPr>
            <w:tcW w:w="2607" w:type="dxa"/>
            <w:tcBorders/>
          </w:tcPr>
          <w:p>
            <w:pPr>
              <w:pStyle w:val="Normal"/>
              <w:widowControl/>
              <w:shd w:val="clear" w:color="000000" w:fill="auto"/>
              <w:spacing w:lineRule="auto" w:line="240" w:before="40" w:after="43"/>
              <w:jc w:val="start"/>
              <w:rPr>
                <w:del w:id="1384" w:author="Raja Pari" w:date="2025-10-26T15:44:00Z"/>
                <w:rStyle w:val="TblBody"/>
                <w:highlight w:val="none"/>
              </w:rPr>
            </w:pPr>
            <w:r>
              <w:rPr>
                <w:rStyle w:val="TblBody"/>
                <w:rFonts w:eastAsia="Arial" w:cs="Arial" w:ascii="Arial" w:hAnsi="Arial"/>
                <w:kern w:val="0"/>
                <w:szCs w:val="20"/>
                <w:highlight w:val="none"/>
                <w:lang w:eastAsia="en-US" w:bidi="ar-SA"/>
              </w:rPr>
              <w:t>Data Harmonization is Contentious</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85" w:author="Raja Pari" w:date="2025-10-24T11:53:00Z">
              <w:r>
                <w:rPr>
                  <w:rFonts w:eastAsia="Arial" w:cs="Arial"/>
                  <w:kern w:val="0"/>
                  <w:sz w:val="20"/>
                  <w:szCs w:val="20"/>
                  <w:highlight w:val="none"/>
                  <w:lang w:eastAsia="en-US" w:bidi="ar-SA"/>
                </w:rPr>
                <w:delText>“</w:delText>
              </w:r>
            </w:del>
            <w:ins w:id="1386"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[They are…] deciding which measures they will harmonize, for the six study teams… There are some unique constructs… I don’t think they can mandate, because for the harmonizing process, it’s like all the six projects, study teams, have to decide that they want to use it and then adopt […each measure].</w:t>
            </w:r>
            <w:ins w:id="1387" w:author="Raja Pari" w:date="2025-10-26T16:07:00Z">
              <w:r>
                <w:rPr>
                  <w:rFonts w:eastAsia="Arial" w:cs="Arial"/>
                  <w:kern w:val="0"/>
                  <w:sz w:val="20"/>
                  <w:szCs w:val="20"/>
                  <w:highlight w:val="none"/>
                  <w:lang w:eastAsia="en-US" w:bidi="ar-SA"/>
                </w:rPr>
                <w:t>’</w:t>
              </w:r>
            </w:ins>
            <w:del w:id="1388" w:author="Raja Pari" w:date="2025-10-24T11:53:00Z">
              <w:r>
                <w:rPr>
                  <w:rFonts w:eastAsia="Arial" w:cs="Arial"/>
                  <w:kern w:val="0"/>
                  <w:sz w:val="20"/>
                  <w:szCs w:val="20"/>
                  <w:highlight w:val="none"/>
                  <w:lang w:eastAsia="en-US" w:bidi="ar-SA"/>
                </w:rPr>
                <w:delText>”</w:delText>
              </w:r>
            </w:del>
            <w:r>
              <w:rPr>
                <w:rFonts w:eastAsia="Arial" w:cs="Arial"/>
                <w:kern w:val="0"/>
                <w:sz w:val="20"/>
                <w:szCs w:val="20"/>
                <w:highlight w:val="none"/>
                <w:lang w:eastAsia="en-US" w:bidi="ar-SA"/>
              </w:rPr>
              <w:t xml:space="preserve"> </w:t>
            </w:r>
          </w:p>
        </w:tc>
      </w:tr>
      <w:tr>
        <w:trPr/>
        <w:tc>
          <w:tcPr>
            <w:tcW w:w="2607" w:type="dxa"/>
            <w:tcBorders/>
          </w:tcPr>
          <w:p>
            <w:pPr>
              <w:pStyle w:val="Normal"/>
              <w:widowControl/>
              <w:shd w:val="clear" w:color="000000" w:fill="auto"/>
              <w:spacing w:lineRule="auto" w:line="240" w:before="40" w:after="43"/>
              <w:jc w:val="start"/>
              <w:rPr>
                <w:del w:id="1389" w:author="Raja Pari" w:date="2025-10-26T15:44:00Z"/>
                <w:rStyle w:val="TblBody"/>
                <w:highlight w:val="none"/>
              </w:rPr>
            </w:pPr>
            <w:r>
              <w:rPr>
                <w:rStyle w:val="TblBody"/>
                <w:rFonts w:eastAsia="Arial" w:cs="Arial" w:ascii="Arial" w:hAnsi="Arial"/>
                <w:kern w:val="0"/>
                <w:szCs w:val="20"/>
                <w:highlight w:val="none"/>
                <w:lang w:eastAsia="en-US" w:bidi="ar-SA"/>
              </w:rPr>
              <w:t>The Necessity of Grants</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90" w:author="Raja Pari" w:date="2025-10-24T11:53:00Z">
              <w:r>
                <w:rPr>
                  <w:rFonts w:eastAsia="Arial" w:cs="Arial"/>
                  <w:kern w:val="0"/>
                  <w:sz w:val="20"/>
                  <w:szCs w:val="20"/>
                  <w:highlight w:val="none"/>
                  <w:lang w:eastAsia="en-US" w:bidi="ar-SA"/>
                </w:rPr>
                <w:delText>“</w:delText>
              </w:r>
            </w:del>
            <w:ins w:id="1391"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If we get the funding, we’re going to collect the clinical data, which we’ve harmonized… I don’t even know if that’s going to be hard because we haven’t started to do that, because we haven’t even applied for that part of the grant yet.</w:t>
            </w:r>
            <w:del w:id="1392" w:author="Raja Pari" w:date="2025-10-24T11:53:00Z">
              <w:r>
                <w:rPr>
                  <w:rFonts w:eastAsia="Arial" w:cs="Arial"/>
                  <w:kern w:val="0"/>
                  <w:sz w:val="20"/>
                  <w:szCs w:val="20"/>
                  <w:highlight w:val="none"/>
                  <w:lang w:eastAsia="en-US" w:bidi="ar-SA"/>
                </w:rPr>
                <w:delText>”</w:delText>
              </w:r>
            </w:del>
            <w:ins w:id="1393" w:author="Raja Pari" w:date="2025-10-24T11:53:00Z">
              <w:r>
                <w:rPr>
                  <w:rFonts w:eastAsia="Arial" w:cs="Arial"/>
                  <w:kern w:val="0"/>
                  <w:sz w:val="20"/>
                  <w:szCs w:val="20"/>
                  <w:highlight w:val="none"/>
                  <w:lang w:eastAsia="en-US" w:bidi="ar-SA"/>
                </w:rPr>
                <w:t>’</w:t>
              </w:r>
            </w:ins>
          </w:p>
        </w:tc>
      </w:tr>
      <w:tr>
        <w:trPr/>
        <w:tc>
          <w:tcPr>
            <w:tcW w:w="2607" w:type="dxa"/>
            <w:tcBorders/>
          </w:tcPr>
          <w:p>
            <w:pPr>
              <w:pStyle w:val="Normal"/>
              <w:widowControl/>
              <w:shd w:val="clear" w:color="000000" w:fill="auto"/>
              <w:spacing w:lineRule="auto" w:line="240" w:before="40" w:after="43"/>
              <w:jc w:val="start"/>
              <w:rPr>
                <w:del w:id="1394" w:author="Raja Pari" w:date="2025-10-26T15:44:00Z"/>
                <w:rStyle w:val="TblBody"/>
                <w:highlight w:val="none"/>
              </w:rPr>
            </w:pPr>
            <w:r>
              <w:rPr>
                <w:rStyle w:val="TblBody"/>
                <w:rFonts w:eastAsia="Arial" w:cs="Arial" w:ascii="Arial" w:hAnsi="Arial"/>
                <w:kern w:val="0"/>
                <w:szCs w:val="20"/>
                <w:highlight w:val="none"/>
                <w:lang w:eastAsia="en-US" w:bidi="ar-SA"/>
              </w:rPr>
              <w:t>Commonalities: The Needed Research Environment</w:t>
            </w:r>
          </w:p>
          <w:p>
            <w:pPr>
              <w:pStyle w:val="Normal"/>
              <w:widowControl/>
              <w:shd w:val="clear" w:color="000000" w:fill="auto"/>
              <w:spacing w:lineRule="auto" w:line="240" w:before="40" w:after="43"/>
              <w:jc w:val="start"/>
              <w:rPr>
                <w:rStyle w:val="TblBody"/>
                <w:highlight w:val="none"/>
              </w:rPr>
            </w:pPr>
            <w:r>
              <w:rPr>
                <w:rFonts w:eastAsia="Arial" w:cs="Arial" w:ascii="Arial" w:hAnsi="Arial"/>
                <w:kern w:val="0"/>
                <w:sz w:val="20"/>
                <w:szCs w:val="20"/>
                <w:highlight w:val="none"/>
                <w:lang w:eastAsia="en-US" w:bidi="ar-SA"/>
              </w:rPr>
            </w:r>
          </w:p>
        </w:tc>
        <w:tc>
          <w:tcPr>
            <w:tcW w:w="6753" w:type="dxa"/>
            <w:tcBorders/>
          </w:tcPr>
          <w:p>
            <w:pPr>
              <w:pStyle w:val="Normal"/>
              <w:widowControl/>
              <w:shd w:val="clear" w:color="000000" w:fill="auto"/>
              <w:spacing w:lineRule="auto" w:line="240" w:before="40" w:after="43"/>
              <w:jc w:val="start"/>
              <w:rPr>
                <w:highlight w:val="none"/>
              </w:rPr>
            </w:pPr>
            <w:del w:id="1395" w:author="Raja Pari" w:date="2025-10-24T11:53:00Z">
              <w:r>
                <w:rPr>
                  <w:rFonts w:eastAsia="Arial" w:cs="Arial"/>
                  <w:kern w:val="0"/>
                  <w:sz w:val="20"/>
                  <w:szCs w:val="20"/>
                  <w:highlight w:val="none"/>
                  <w:lang w:eastAsia="en-US" w:bidi="ar-SA"/>
                </w:rPr>
                <w:delText>“</w:delText>
              </w:r>
            </w:del>
            <w:ins w:id="1396" w:author="Raja Pari" w:date="2025-10-24T11:53:00Z">
              <w:r>
                <w:rPr>
                  <w:rFonts w:eastAsia="Arial" w:cs="Arial"/>
                  <w:kern w:val="0"/>
                  <w:sz w:val="20"/>
                  <w:szCs w:val="20"/>
                  <w:highlight w:val="none"/>
                  <w:lang w:eastAsia="en-US" w:bidi="ar-SA"/>
                </w:rPr>
                <w:t>‘</w:t>
              </w:r>
            </w:ins>
            <w:r>
              <w:rPr>
                <w:rFonts w:eastAsia="Arial" w:cs="Arial"/>
                <w:kern w:val="0"/>
                <w:sz w:val="20"/>
                <w:szCs w:val="20"/>
                <w:highlight w:val="none"/>
                <w:lang w:eastAsia="en-US" w:bidi="ar-SA"/>
              </w:rPr>
              <w:t>I’ll say the three points, and ideally, in the future, the data. Number one is more current data. Second is more restricted data. Even the health department’s data is two years behind. The third one is the data linkage. We have all the data pieces, but […] we can’t link together to see a comprehensive picture.</w:t>
            </w:r>
            <w:del w:id="1397" w:author="Raja Pari" w:date="2025-10-24T11:53:00Z">
              <w:r>
                <w:rPr>
                  <w:rFonts w:eastAsia="Arial" w:cs="Arial"/>
                  <w:kern w:val="0"/>
                  <w:sz w:val="20"/>
                  <w:szCs w:val="20"/>
                  <w:highlight w:val="none"/>
                  <w:lang w:eastAsia="en-US" w:bidi="ar-SA"/>
                </w:rPr>
                <w:delText>”</w:delText>
              </w:r>
            </w:del>
            <w:ins w:id="1398" w:author="Raja Pari" w:date="2025-10-24T11:53:00Z">
              <w:r>
                <w:rPr>
                  <w:rFonts w:eastAsia="Arial" w:cs="Arial"/>
                  <w:kern w:val="0"/>
                  <w:sz w:val="20"/>
                  <w:szCs w:val="20"/>
                  <w:highlight w:val="none"/>
                  <w:lang w:eastAsia="en-US" w:bidi="ar-SA"/>
                </w:rPr>
                <w:t>’</w:t>
              </w:r>
            </w:ins>
          </w:p>
        </w:tc>
      </w:tr>
    </w:tbl>
    <w:p>
      <w:pPr>
        <w:pStyle w:val="TblC"/>
        <w:shd w:val="clear" w:color="000000" w:fill="auto"/>
        <w:rPr>
          <w:iCs/>
          <w:color w:val="auto"/>
          <w:lang w:val="en-US"/>
        </w:rPr>
      </w:pPr>
      <w:bookmarkStart w:id="53" w:name="_7p9t5g19vwz9"/>
      <w:bookmarkEnd w:id="53"/>
      <w:r>
        <w:rPr>
          <w:b/>
          <w:bCs/>
          <w:iCs/>
          <w:color w:val="auto"/>
          <w:lang w:val="en-US"/>
          <w:rPrChange w:id="0" w:author="Raja Pari" w:date="2025-10-26T16:13:00Z">
            <w:rPr>
              <w:i/>
            </w:rPr>
          </w:rPrChange>
        </w:rPr>
        <w:t>Table 2.</w:t>
      </w:r>
      <w:r>
        <w:rPr>
          <w:iCs/>
          <w:color w:val="auto"/>
          <w:lang w:val="en-US"/>
          <w:rPrChange w:id="0" w:author="Raja Pari" w:date="2025-10-23T12:25:00Z">
            <w:rPr>
              <w:i/>
            </w:rPr>
          </w:rPrChange>
        </w:rPr>
        <w:t xml:space="preserve"> Data </w:t>
      </w:r>
      <w:del w:id="1401" w:author="Raja Pari" w:date="2025-10-26T15:42:00Z">
        <w:r>
          <w:rPr>
            <w:iCs/>
            <w:color w:val="auto"/>
            <w:lang w:val="en-US"/>
            <w:rPrChange w:id="0" w:author="Raja Pari" w:date="2025-10-23T12:25:00Z">
              <w:rPr>
                <w:i/>
              </w:rPr>
            </w:rPrChange>
          </w:rPr>
          <w:delText>R</w:delText>
        </w:r>
      </w:del>
      <w:ins w:id="1403" w:author="Raja Pari" w:date="2025-10-26T15:42:00Z">
        <w:r>
          <w:rPr>
            <w:iCs/>
            <w:color w:val="auto"/>
            <w:lang w:val="en-US"/>
          </w:rPr>
          <w:t>r</w:t>
        </w:r>
      </w:ins>
      <w:r>
        <w:rPr>
          <w:iCs/>
          <w:color w:val="auto"/>
          <w:lang w:val="en-US"/>
          <w:rPrChange w:id="0" w:author="Raja Pari" w:date="2025-10-23T12:25:00Z">
            <w:rPr>
              <w:i/>
            </w:rPr>
          </w:rPrChange>
        </w:rPr>
        <w:t xml:space="preserve">esources by </w:t>
      </w:r>
      <w:del w:id="1405" w:author="Raja Pari" w:date="2025-10-26T15:42:00Z">
        <w:r>
          <w:rPr>
            <w:iCs/>
            <w:color w:val="auto"/>
            <w:lang w:val="en-US"/>
            <w:rPrChange w:id="0" w:author="Raja Pari" w:date="2025-10-23T12:25:00Z">
              <w:rPr>
                <w:i/>
              </w:rPr>
            </w:rPrChange>
          </w:rPr>
          <w:delText>C</w:delText>
        </w:r>
      </w:del>
      <w:ins w:id="1407" w:author="Raja Pari" w:date="2025-10-26T15:42:00Z">
        <w:r>
          <w:rPr>
            <w:iCs/>
            <w:color w:val="auto"/>
            <w:lang w:val="en-US"/>
          </w:rPr>
          <w:t>c</w:t>
        </w:r>
      </w:ins>
      <w:r>
        <w:rPr>
          <w:iCs/>
          <w:color w:val="auto"/>
          <w:lang w:val="en-US"/>
          <w:rPrChange w:id="0" w:author="Raja Pari" w:date="2025-10-23T12:25:00Z">
            <w:rPr>
              <w:i/>
            </w:rPr>
          </w:rPrChange>
        </w:rPr>
        <w:t>ategory</w:t>
      </w:r>
      <w:ins w:id="1409" w:author="Raja Pari" w:date="2025-10-26T15:42:00Z">
        <w:r>
          <w:rPr>
            <w:iCs/>
            <w:color w:val="auto"/>
            <w:lang w:val="en-US"/>
          </w:rPr>
          <w:t>.</w:t>
        </w:r>
      </w:ins>
    </w:p>
    <w:tbl>
      <w:tblPr>
        <w:tblStyle w:val="a"/>
        <w:tblW w:w="5000" w:type="pct"/>
        <w:jc w:val="center"/>
        <w:tblInd w:w="0" w:type="dxa"/>
        <w:tblLayout w:type="fixed"/>
        <w:tblCellMar>
          <w:top w:w="28" w:type="dxa"/>
          <w:start w:w="28" w:type="dxa"/>
          <w:bottom w:w="28" w:type="dxa"/>
          <w:end w:w="28" w:type="dxa"/>
        </w:tblCellMar>
        <w:tblLook w:val="0600" w:noHBand="1" w:noVBand="1" w:firstColumn="0" w:lastRow="0" w:lastColumn="0" w:firstRow="0"/>
      </w:tblPr>
      <w:tblGrid>
        <w:gridCol w:w="1875"/>
        <w:gridCol w:w="7485"/>
      </w:tblGrid>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Head"/>
                <w:b/>
                <w:highlight w:val="none"/>
                <w:shd w:fill="auto" w:val="clear"/>
              </w:rPr>
            </w:pPr>
            <w:del w:id="1410" w:author="Raja Pari" w:date="2025-10-26T15:42:00Z">
              <w:r>
                <w:rPr>
                  <w:rStyle w:val="TblHead"/>
                  <w:highlight w:val="none"/>
                  <w:shd w:fill="auto" w:val="clear"/>
                </w:rPr>
                <w:delText xml:space="preserve"> </w:delText>
              </w:r>
            </w:del>
            <w:r>
              <w:rPr>
                <w:rStyle w:val="TblHead"/>
                <w:b/>
                <w:highlight w:val="none"/>
                <w:shd w:fill="auto" w:val="clear"/>
              </w:rPr>
              <w:t>Category</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Head"/>
                <w:b/>
                <w:highlight w:val="none"/>
                <w:shd w:fill="auto" w:val="clear"/>
              </w:rPr>
            </w:pPr>
            <w:del w:id="1411" w:author="Raja Pari" w:date="2025-10-26T15:42:00Z">
              <w:r>
                <w:rPr>
                  <w:rStyle w:val="TblHead"/>
                  <w:highlight w:val="none"/>
                  <w:shd w:fill="auto" w:val="clear"/>
                </w:rPr>
                <w:delText xml:space="preserve"> </w:delText>
              </w:r>
            </w:del>
            <w:r>
              <w:rPr>
                <w:rStyle w:val="TblHead"/>
                <w:b/>
                <w:highlight w:val="none"/>
                <w:shd w:fill="auto" w:val="clear"/>
              </w:rPr>
              <w:t>Data Source</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12" w:author="Raja Pari" w:date="2025-10-26T15:42:00Z">
              <w:r>
                <w:rPr>
                  <w:rStyle w:val="TblBody"/>
                  <w:highlight w:val="none"/>
                </w:rPr>
                <w:delText xml:space="preserve"> </w:delText>
              </w:r>
            </w:del>
            <w:r>
              <w:rPr>
                <w:rStyle w:val="TblBody"/>
                <w:b/>
                <w:highlight w:val="none"/>
              </w:rPr>
              <w:t>Health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3" w:author="Raja Pari" w:date="2025-10-26T15:42:00Z">
              <w:r>
                <w:rPr>
                  <w:rStyle w:val="TblBody"/>
                  <w:highlight w:val="none"/>
                </w:rPr>
                <w:delText xml:space="preserve"> </w:delText>
              </w:r>
            </w:del>
            <w:r>
              <w:rPr>
                <w:rStyle w:val="TblBody"/>
                <w:highlight w:val="none"/>
              </w:rPr>
              <w:t>Behavioral Risk Factor Surveillance System (BRFSS)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4" w:author="Raja Pari" w:date="2025-10-26T15:42:00Z">
              <w:r>
                <w:rPr>
                  <w:rStyle w:val="TblBody"/>
                  <w:highlight w:val="none"/>
                </w:rPr>
                <w:delText xml:space="preserve"> </w:delText>
              </w:r>
            </w:del>
            <w:r>
              <w:rPr>
                <w:rStyle w:val="TblBody"/>
                <w:highlight w:val="none"/>
              </w:rPr>
              <w:t>CDC Center for Injury Prevention</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5" w:author="Raja Pari" w:date="2025-10-26T15:42:00Z">
              <w:r>
                <w:rPr>
                  <w:rStyle w:val="TblBody"/>
                  <w:highlight w:val="none"/>
                </w:rPr>
                <w:delText xml:space="preserve"> </w:delText>
              </w:r>
            </w:del>
            <w:r>
              <w:rPr>
                <w:rStyle w:val="TblBody"/>
                <w:highlight w:val="none"/>
              </w:rPr>
              <w:t>CDC WISQARS (Web-based Injury Statistics Query and Reporting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6" w:author="Raja Pari" w:date="2025-10-26T15:42:00Z">
              <w:r>
                <w:rPr>
                  <w:rStyle w:val="TblBody"/>
                  <w:highlight w:val="none"/>
                </w:rPr>
                <w:delText xml:space="preserve"> </w:delText>
              </w:r>
            </w:del>
            <w:r>
              <w:rPr>
                <w:rStyle w:val="TblBody"/>
                <w:highlight w:val="none"/>
              </w:rPr>
              <w:t>CDC WONDER</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7" w:author="Raja Pari" w:date="2025-10-26T15:42:00Z">
              <w:r>
                <w:rPr>
                  <w:rStyle w:val="TblBody"/>
                  <w:highlight w:val="none"/>
                </w:rPr>
                <w:delText xml:space="preserve"> </w:delText>
              </w:r>
            </w:del>
            <w:r>
              <w:rPr>
                <w:rStyle w:val="TblBody"/>
                <w:highlight w:val="none"/>
              </w:rPr>
              <w:t>Michigan emergency department data (bought the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8" w:author="Raja Pari" w:date="2025-10-26T15:42:00Z">
              <w:r>
                <w:rPr>
                  <w:rStyle w:val="TblBody"/>
                  <w:highlight w:val="none"/>
                </w:rPr>
                <w:delText xml:space="preserve"> </w:delText>
              </w:r>
            </w:del>
            <w:r>
              <w:rPr>
                <w:rStyle w:val="TblBody"/>
                <w:highlight w:val="none"/>
              </w:rPr>
              <w:t>National Readmissions Database</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19" w:author="Raja Pari" w:date="2025-10-26T15:42:00Z">
              <w:r>
                <w:rPr>
                  <w:rStyle w:val="TblBody"/>
                  <w:highlight w:val="none"/>
                </w:rPr>
                <w:delText xml:space="preserve"> </w:delText>
              </w:r>
            </w:del>
            <w:r>
              <w:rPr>
                <w:rStyle w:val="TblBody"/>
                <w:highlight w:val="none"/>
              </w:rPr>
              <w:t>National Trauma Database</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0" w:author="Raja Pari" w:date="2025-10-26T15:42:00Z">
              <w:r>
                <w:rPr>
                  <w:rStyle w:val="TblBody"/>
                  <w:highlight w:val="none"/>
                </w:rPr>
                <w:delText xml:space="preserve"> </w:delText>
              </w:r>
            </w:del>
            <w:r>
              <w:rPr>
                <w:rStyle w:val="TblBody"/>
                <w:highlight w:val="none"/>
              </w:rPr>
              <w:t>TQIP (Trauma Quality Improvement Program)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1" w:author="Raja Pari" w:date="2025-10-26T15:42:00Z">
              <w:r>
                <w:rPr>
                  <w:rStyle w:val="TblBody"/>
                  <w:highlight w:val="none"/>
                </w:rPr>
                <w:delText xml:space="preserve"> </w:delText>
              </w:r>
            </w:del>
            <w:r>
              <w:rPr>
                <w:rStyle w:val="TblBody"/>
                <w:highlight w:val="none"/>
              </w:rPr>
              <w:t>UMC Trauma Center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22" w:author="Raja Pari" w:date="2025-10-26T15:42:00Z">
              <w:r>
                <w:rPr>
                  <w:rStyle w:val="TblBody"/>
                  <w:highlight w:val="none"/>
                </w:rPr>
                <w:delText xml:space="preserve"> </w:delText>
              </w:r>
            </w:del>
            <w:r>
              <w:rPr>
                <w:rStyle w:val="TblBody"/>
                <w:b/>
                <w:highlight w:val="none"/>
              </w:rPr>
              <w:t>Crime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3" w:author="Raja Pari" w:date="2025-10-26T15:42:00Z">
              <w:r>
                <w:rPr>
                  <w:rStyle w:val="TblBody"/>
                  <w:highlight w:val="none"/>
                </w:rPr>
                <w:delText xml:space="preserve"> </w:delText>
              </w:r>
            </w:del>
            <w:r>
              <w:rPr>
                <w:rStyle w:val="TblBody"/>
                <w:highlight w:val="none"/>
              </w:rPr>
              <w:t>CJARS (Criminal Justice Administrative Records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4" w:author="Raja Pari" w:date="2025-10-26T15:42:00Z">
              <w:r>
                <w:rPr>
                  <w:rStyle w:val="TblBody"/>
                  <w:highlight w:val="none"/>
                </w:rPr>
                <w:delText xml:space="preserve"> </w:delText>
              </w:r>
            </w:del>
            <w:r>
              <w:rPr>
                <w:rStyle w:val="TblBody"/>
                <w:highlight w:val="none"/>
              </w:rPr>
              <w:t>Domestic Violence Surveillance (DSVS)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5" w:author="Raja Pari" w:date="2025-10-26T15:42:00Z">
              <w:r>
                <w:rPr>
                  <w:rStyle w:val="TblBody"/>
                  <w:highlight w:val="none"/>
                </w:rPr>
                <w:delText xml:space="preserve"> </w:delText>
              </w:r>
            </w:del>
            <w:r>
              <w:rPr>
                <w:rStyle w:val="TblBody"/>
                <w:highlight w:val="none"/>
              </w:rPr>
              <w:t>FBI Supplementary Homicide Reports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6" w:author="Raja Pari" w:date="2025-10-26T15:42:00Z">
              <w:r>
                <w:rPr>
                  <w:rStyle w:val="TblBody"/>
                  <w:highlight w:val="none"/>
                </w:rPr>
                <w:delText xml:space="preserve"> </w:delText>
              </w:r>
            </w:del>
            <w:r>
              <w:rPr>
                <w:rStyle w:val="TblBody"/>
                <w:highlight w:val="none"/>
              </w:rPr>
              <w:t>Gun Violence Archive</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7" w:author="Raja Pari" w:date="2025-10-26T15:43:00Z">
              <w:r>
                <w:rPr>
                  <w:rStyle w:val="TblBody"/>
                  <w:highlight w:val="none"/>
                </w:rPr>
                <w:delText xml:space="preserve"> </w:delText>
              </w:r>
            </w:del>
            <w:r>
              <w:rPr>
                <w:rStyle w:val="TblBody"/>
                <w:highlight w:val="none"/>
              </w:rPr>
              <w:t>ICPSR Firearm Data Repository</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8" w:author="Raja Pari" w:date="2025-10-26T15:43:00Z">
              <w:r>
                <w:rPr>
                  <w:rStyle w:val="TblBody"/>
                  <w:highlight w:val="none"/>
                </w:rPr>
                <w:delText xml:space="preserve"> </w:delText>
              </w:r>
            </w:del>
            <w:r>
              <w:rPr>
                <w:rStyle w:val="TblBody"/>
                <w:highlight w:val="none"/>
              </w:rPr>
              <w:t>NACJD (National Archive of Criminal Justice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29" w:author="Raja Pari" w:date="2025-10-26T15:43:00Z">
              <w:r>
                <w:rPr>
                  <w:rStyle w:val="TblBody"/>
                  <w:highlight w:val="none"/>
                </w:rPr>
                <w:delText xml:space="preserve"> </w:delText>
              </w:r>
            </w:del>
            <w:r>
              <w:rPr>
                <w:rStyle w:val="TblBody"/>
                <w:highlight w:val="none"/>
              </w:rPr>
              <w:t>National Crime Victimization Survey (NCVS)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0" w:author="Raja Pari" w:date="2025-10-26T15:43:00Z">
              <w:r>
                <w:rPr>
                  <w:rStyle w:val="TblBody"/>
                  <w:highlight w:val="none"/>
                </w:rPr>
                <w:delText xml:space="preserve"> </w:delText>
              </w:r>
            </w:del>
            <w:r>
              <w:rPr>
                <w:rStyle w:val="TblBody"/>
                <w:highlight w:val="none"/>
              </w:rPr>
              <w:t>NIBRS (National Incident-Based Reporting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1" w:author="Raja Pari" w:date="2025-10-26T15:43:00Z">
              <w:r>
                <w:rPr>
                  <w:rStyle w:val="TblBody"/>
                  <w:highlight w:val="none"/>
                </w:rPr>
                <w:delText xml:space="preserve"> </w:delText>
              </w:r>
            </w:del>
            <w:r>
              <w:rPr>
                <w:rStyle w:val="TblBody"/>
                <w:highlight w:val="none"/>
              </w:rPr>
              <w:t>National Violent Deaths Reporting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2" w:author="Raja Pari" w:date="2025-10-26T15:43:00Z">
              <w:r>
                <w:rPr>
                  <w:rStyle w:val="TblBody"/>
                  <w:highlight w:val="none"/>
                </w:rPr>
                <w:delText xml:space="preserve"> </w:delText>
              </w:r>
            </w:del>
            <w:r>
              <w:rPr>
                <w:rStyle w:val="TblBody"/>
                <w:highlight w:val="none"/>
              </w:rPr>
              <w:t>Police department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3" w:author="Raja Pari" w:date="2025-10-26T15:43:00Z">
              <w:r>
                <w:rPr>
                  <w:rStyle w:val="TblBody"/>
                  <w:highlight w:val="none"/>
                </w:rPr>
                <w:delText xml:space="preserve"> </w:delText>
              </w:r>
            </w:del>
            <w:r>
              <w:rPr>
                <w:rStyle w:val="TblBody"/>
                <w:highlight w:val="none"/>
              </w:rPr>
              <w:t>Rapid Employment and Development Initiative (READI) Chicago</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4" w:author="Raja Pari" w:date="2025-10-26T15:43:00Z">
              <w:r>
                <w:rPr>
                  <w:rStyle w:val="TblBody"/>
                  <w:highlight w:val="none"/>
                </w:rPr>
                <w:delText xml:space="preserve"> </w:delText>
              </w:r>
            </w:del>
            <w:r>
              <w:rPr>
                <w:rStyle w:val="TblBody"/>
                <w:highlight w:val="none"/>
              </w:rPr>
              <w:t>School Crime Supplement (SOC)</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5" w:author="Raja Pari" w:date="2025-10-26T15:43:00Z">
              <w:r>
                <w:rPr>
                  <w:rStyle w:val="TblBody"/>
                  <w:highlight w:val="none"/>
                </w:rPr>
                <w:delText xml:space="preserve"> </w:delText>
              </w:r>
            </w:del>
            <w:r>
              <w:rPr>
                <w:rStyle w:val="TblBody"/>
                <w:highlight w:val="none"/>
              </w:rPr>
              <w:t>UCR (Uniform Crime Reporting Program)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36" w:author="Raja Pari" w:date="2025-10-26T15:43:00Z">
              <w:r>
                <w:rPr>
                  <w:rStyle w:val="TblBody"/>
                  <w:highlight w:val="none"/>
                </w:rPr>
                <w:delText xml:space="preserve"> </w:delText>
              </w:r>
            </w:del>
            <w:r>
              <w:rPr>
                <w:rStyle w:val="TblBody"/>
                <w:b/>
                <w:highlight w:val="none"/>
              </w:rPr>
              <w:t>Social and Demographic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7" w:author="Raja Pari" w:date="2025-10-26T15:43:00Z">
              <w:r>
                <w:rPr>
                  <w:rStyle w:val="TblBody"/>
                  <w:highlight w:val="none"/>
                </w:rPr>
                <w:delText xml:space="preserve"> </w:delText>
              </w:r>
            </w:del>
            <w:r>
              <w:rPr>
                <w:rStyle w:val="TblBody"/>
                <w:highlight w:val="none"/>
              </w:rPr>
              <w:t>American Community Survey</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8" w:author="Raja Pari" w:date="2025-10-26T15:43:00Z">
              <w:r>
                <w:rPr>
                  <w:rStyle w:val="TblBody"/>
                  <w:highlight w:val="none"/>
                </w:rPr>
                <w:delText xml:space="preserve"> </w:delText>
              </w:r>
            </w:del>
            <w:r>
              <w:rPr>
                <w:rStyle w:val="TblBody"/>
                <w:highlight w:val="none"/>
              </w:rPr>
              <w:t>Add Health (National Longitudinal Study of Adolescent to Adult Health)</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39" w:author="Raja Pari" w:date="2025-10-26T15:43:00Z">
              <w:r>
                <w:rPr>
                  <w:rStyle w:val="TblBody"/>
                  <w:highlight w:val="none"/>
                </w:rPr>
                <w:delText xml:space="preserve"> </w:delText>
              </w:r>
            </w:del>
            <w:r>
              <w:rPr>
                <w:rStyle w:val="TblBody"/>
                <w:highlight w:val="none"/>
              </w:rPr>
              <w:t>Childhood Opportunity Index</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0" w:author="Raja Pari" w:date="2025-10-26T15:43:00Z">
              <w:r>
                <w:rPr>
                  <w:rStyle w:val="TblBody"/>
                  <w:highlight w:val="none"/>
                </w:rPr>
                <w:delText xml:space="preserve"> </w:delText>
              </w:r>
            </w:del>
            <w:r>
              <w:rPr>
                <w:rStyle w:val="TblBody"/>
                <w:highlight w:val="none"/>
              </w:rPr>
              <w:t>FACTS National Survey</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1" w:author="Raja Pari" w:date="2025-10-26T15:43:00Z">
              <w:r>
                <w:rPr>
                  <w:rStyle w:val="TblBody"/>
                  <w:highlight w:val="none"/>
                </w:rPr>
                <w:delText xml:space="preserve"> </w:delText>
              </w:r>
            </w:del>
            <w:r>
              <w:rPr>
                <w:rStyle w:val="TblBody"/>
                <w:highlight w:val="none"/>
              </w:rPr>
              <w:t>FYI Study, Panel survey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2" w:author="Raja Pari" w:date="2025-10-26T15:43:00Z">
              <w:r>
                <w:rPr>
                  <w:rStyle w:val="TblBody"/>
                  <w:highlight w:val="none"/>
                </w:rPr>
                <w:delText xml:space="preserve"> </w:delText>
              </w:r>
            </w:del>
            <w:r>
              <w:rPr>
                <w:rStyle w:val="TblBody"/>
                <w:highlight w:val="none"/>
              </w:rPr>
              <w:t>National Firearm Attitudes and Behaviors Study</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3" w:author="Raja Pari" w:date="2025-10-26T15:43:00Z">
              <w:r>
                <w:rPr>
                  <w:rStyle w:val="TblBody"/>
                  <w:highlight w:val="none"/>
                </w:rPr>
                <w:delText xml:space="preserve"> </w:delText>
              </w:r>
            </w:del>
            <w:r>
              <w:rPr>
                <w:rStyle w:val="TblBody"/>
                <w:highlight w:val="none"/>
              </w:rPr>
              <w:t>NSCAW, National Survey of Child and Adolescent Wellbeing</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4" w:author="Raja Pari" w:date="2025-10-26T15:43:00Z">
              <w:r>
                <w:rPr>
                  <w:rStyle w:val="TblBody"/>
                  <w:highlight w:val="none"/>
                </w:rPr>
                <w:delText xml:space="preserve"> </w:delText>
              </w:r>
            </w:del>
            <w:r>
              <w:rPr>
                <w:rStyle w:val="TblBody"/>
                <w:highlight w:val="none"/>
              </w:rPr>
              <w:t>Social Vulnerability Index</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5" w:author="Raja Pari" w:date="2025-10-26T15:43:00Z">
              <w:r>
                <w:rPr>
                  <w:rStyle w:val="TblBody"/>
                  <w:highlight w:val="none"/>
                </w:rPr>
                <w:delText xml:space="preserve"> </w:delText>
              </w:r>
            </w:del>
            <w:r>
              <w:rPr>
                <w:rStyle w:val="TblBody"/>
                <w:highlight w:val="none"/>
              </w:rPr>
              <w:t>Youth Risk Behavior Surveillance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46" w:author="Raja Pari" w:date="2025-10-26T15:43:00Z">
              <w:r>
                <w:rPr>
                  <w:rStyle w:val="TblBody"/>
                  <w:highlight w:val="none"/>
                </w:rPr>
                <w:delText xml:space="preserve"> </w:delText>
              </w:r>
            </w:del>
            <w:r>
              <w:rPr>
                <w:rStyle w:val="TblBody"/>
                <w:b/>
                <w:highlight w:val="none"/>
              </w:rPr>
              <w:t>Educational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7" w:author="Raja Pari" w:date="2025-10-26T15:43:00Z">
              <w:r>
                <w:rPr>
                  <w:rStyle w:val="TblBody"/>
                  <w:highlight w:val="none"/>
                </w:rPr>
                <w:delText xml:space="preserve"> </w:delText>
              </w:r>
            </w:del>
            <w:r>
              <w:rPr>
                <w:rStyle w:val="TblBody"/>
                <w:highlight w:val="none"/>
              </w:rPr>
              <w:t>Department of Education’s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48" w:author="Raja Pari" w:date="2025-10-26T15:43:00Z">
              <w:r>
                <w:rPr>
                  <w:rStyle w:val="TblBody"/>
                  <w:highlight w:val="none"/>
                </w:rPr>
                <w:delText xml:space="preserve"> </w:delText>
              </w:r>
            </w:del>
            <w:r>
              <w:rPr>
                <w:rStyle w:val="TblBody"/>
                <w:highlight w:val="none"/>
              </w:rPr>
              <w:t>Michigan Child Welfare System</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49" w:author="Raja Pari" w:date="2025-10-26T15:43:00Z">
              <w:r>
                <w:rPr>
                  <w:rStyle w:val="TblBody"/>
                  <w:highlight w:val="none"/>
                </w:rPr>
                <w:delText xml:space="preserve"> </w:delText>
              </w:r>
            </w:del>
            <w:r>
              <w:rPr>
                <w:rStyle w:val="TblBody"/>
                <w:b/>
                <w:highlight w:val="none"/>
              </w:rPr>
              <w:t>Custom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0" w:author="Raja Pari" w:date="2025-10-26T15:43:00Z">
              <w:r>
                <w:rPr>
                  <w:rStyle w:val="TblBody"/>
                  <w:highlight w:val="none"/>
                </w:rPr>
                <w:delText xml:space="preserve"> </w:delText>
              </w:r>
            </w:del>
            <w:r>
              <w:rPr>
                <w:rStyle w:val="TblBody"/>
                <w:highlight w:val="none"/>
              </w:rPr>
              <w:t>Created own dataset</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1" w:author="Raja Pari" w:date="2025-10-26T15:43:00Z">
              <w:r>
                <w:rPr>
                  <w:rStyle w:val="TblBody"/>
                  <w:highlight w:val="none"/>
                </w:rPr>
                <w:delText xml:space="preserve"> </w:delText>
              </w:r>
            </w:del>
            <w:r>
              <w:rPr>
                <w:rStyle w:val="TblBody"/>
                <w:highlight w:val="none"/>
              </w:rPr>
              <w:t>Court documents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2" w:author="Raja Pari" w:date="2025-10-26T15:43:00Z">
              <w:r>
                <w:rPr>
                  <w:rStyle w:val="TblBody"/>
                  <w:highlight w:val="none"/>
                </w:rPr>
                <w:delText xml:space="preserve"> </w:delText>
              </w:r>
            </w:del>
            <w:r>
              <w:rPr>
                <w:rStyle w:val="TblBody"/>
                <w:highlight w:val="none"/>
              </w:rPr>
              <w:t>Electronic Medical Records (from their hospital system to track admissions of gunshot injuries)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3" w:author="Raja Pari" w:date="2025-10-26T15:43:00Z">
              <w:r>
                <w:rPr>
                  <w:rStyle w:val="TblBody"/>
                  <w:highlight w:val="none"/>
                </w:rPr>
                <w:delText xml:space="preserve"> </w:delText>
              </w:r>
            </w:del>
            <w:r>
              <w:rPr>
                <w:rStyle w:val="TblBody"/>
                <w:highlight w:val="none"/>
              </w:rPr>
              <w:t>Local shelters, next of kin interviews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4" w:author="Raja Pari" w:date="2025-10-26T15:43:00Z">
              <w:r>
                <w:rPr>
                  <w:rStyle w:val="TblBody"/>
                  <w:highlight w:val="none"/>
                </w:rPr>
                <w:delText xml:space="preserve"> </w:delText>
              </w:r>
            </w:del>
            <w:r>
              <w:rPr>
                <w:rStyle w:val="TblBody"/>
                <w:highlight w:val="none"/>
              </w:rPr>
              <w:t>Police files, medical examiner data</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5" w:author="Raja Pari" w:date="2025-10-26T15:43:00Z">
              <w:r>
                <w:rPr>
                  <w:rStyle w:val="TblBody"/>
                  <w:highlight w:val="none"/>
                </w:rPr>
                <w:delText xml:space="preserve"> </w:delText>
              </w:r>
            </w:del>
            <w:r>
              <w:rPr>
                <w:rStyle w:val="TblBody"/>
                <w:highlight w:val="none"/>
              </w:rPr>
              <w:t>Toxicology reports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b/>
                <w:highlight w:val="none"/>
              </w:rPr>
            </w:pPr>
            <w:del w:id="1456" w:author="Raja Pari" w:date="2025-10-26T15:43:00Z">
              <w:r>
                <w:rPr>
                  <w:rStyle w:val="TblBody"/>
                  <w:highlight w:val="none"/>
                </w:rPr>
                <w:delText xml:space="preserve"> </w:delText>
              </w:r>
            </w:del>
            <w:r>
              <w:rPr>
                <w:rStyle w:val="TblBody"/>
                <w:b/>
                <w:highlight w:val="none"/>
              </w:rPr>
              <w:t>News and Media Data</w:t>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7" w:author="Raja Pari" w:date="2025-10-26T15:44:00Z">
              <w:r>
                <w:rPr>
                  <w:rStyle w:val="TblBody"/>
                  <w:highlight w:val="none"/>
                </w:rPr>
                <w:delText xml:space="preserve"> </w:delText>
              </w:r>
            </w:del>
            <w:r>
              <w:rPr>
                <w:rStyle w:val="TblBody"/>
                <w:highlight w:val="none"/>
              </w:rPr>
              <w:t>AP News</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8" w:author="Raja Pari" w:date="2025-10-26T15:44:00Z">
              <w:r>
                <w:rPr>
                  <w:rStyle w:val="TblBody"/>
                  <w:highlight w:val="none"/>
                </w:rPr>
                <w:delText xml:space="preserve"> </w:delText>
              </w:r>
            </w:del>
            <w:r>
              <w:rPr>
                <w:rStyle w:val="TblBody"/>
                <w:highlight w:val="none"/>
              </w:rPr>
              <w:t>Google</w:t>
            </w:r>
          </w:p>
        </w:tc>
      </w:tr>
      <w:tr>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59" w:author="Raja Pari" w:date="2025-10-26T15:44:00Z">
              <w:r>
                <w:rPr>
                  <w:rStyle w:val="TblBody"/>
                  <w:highlight w:val="none"/>
                </w:rPr>
                <w:delText xml:space="preserve"> </w:delText>
              </w:r>
            </w:del>
            <w:r>
              <w:rPr>
                <w:rStyle w:val="TblBody"/>
                <w:highlight w:val="none"/>
              </w:rPr>
              <w:t>Newspapers</w:t>
            </w:r>
          </w:p>
        </w:tc>
      </w:tr>
      <w:tr>
        <w:trPr>
          <w:trHeight w:val="53" w:hRule="atLeast"/>
        </w:trPr>
        <w:tc>
          <w:tcPr>
            <w:tcW w:w="187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spacing w:lineRule="auto" w:line="240"/>
              <w:rPr>
                <w:rStyle w:val="TblBody"/>
                <w:highlight w:val="none"/>
              </w:rPr>
            </w:pPr>
            <w:r>
              <w:rPr>
                <w:highlight w:val="none"/>
              </w:rPr>
            </w:r>
          </w:p>
        </w:tc>
        <w:tc>
          <w:tcPr>
            <w:tcW w:w="7485" w:type="dxa"/>
            <w:tcBorders>
              <w:top w:val="single" w:sz="8" w:space="0" w:color="000000"/>
              <w:start w:val="single" w:sz="8" w:space="0" w:color="000000"/>
              <w:bottom w:val="single" w:sz="8" w:space="0" w:color="000000"/>
              <w:end w:val="single" w:sz="8" w:space="0" w:color="000000"/>
            </w:tcBorders>
            <w:vAlign w:val="center"/>
          </w:tcPr>
          <w:p>
            <w:pPr>
              <w:pStyle w:val="Normal"/>
              <w:widowControl w:val="false"/>
              <w:shd w:val="clear" w:color="000000" w:fill="auto"/>
              <w:rPr>
                <w:rStyle w:val="TblBody"/>
                <w:highlight w:val="none"/>
              </w:rPr>
            </w:pPr>
            <w:del w:id="1460" w:author="Raja Pari" w:date="2025-10-26T15:44:00Z">
              <w:r>
                <w:rPr>
                  <w:rStyle w:val="TblBody"/>
                  <w:highlight w:val="none"/>
                </w:rPr>
                <w:delText xml:space="preserve"> </w:delText>
              </w:r>
            </w:del>
            <w:r>
              <w:rPr>
                <w:rStyle w:val="TblBody"/>
                <w:highlight w:val="none"/>
              </w:rPr>
              <w:t>USA Today</w:t>
            </w:r>
          </w:p>
        </w:tc>
      </w:tr>
    </w:tbl>
    <w:p>
      <w:pPr>
        <w:pStyle w:val="Normal"/>
        <w:shd w:val="clear" w:color="000000" w:fill="auto"/>
        <w:ind w:hanging="720" w:start="720"/>
        <w:rPr>
          <w:highlight w:val="none"/>
        </w:rPr>
      </w:pPr>
      <w:r>
        <w:rPr>
          <w:highlight w:val="none"/>
        </w:rPr>
      </w:r>
    </w:p>
    <w:sectPr>
      <w:endnotePr>
        <w:pos w:val="sectEnd"/>
        <w:numFmt w:val="decimal"/>
      </w:endnotePr>
      <w:type w:val="nextPage"/>
      <w:pgSz w:w="12240" w:h="15840"/>
      <w:pgMar w:left="1440" w:right="1440" w:gutter="0" w:header="0" w:top="1440" w:footer="0" w:bottom="1440"/>
      <w:pgNumType w:start="0" w:fmt="decimal"/>
      <w:formProt w:val="false"/>
      <w:textDirection w:val="lrTb"/>
      <w:docGrid w:type="default" w:linePitch="27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aja Pari" w:date="2025-10-24T15:47:00Z" w:initials="RP">
    <w:p>
      <w:pPr>
        <w:overflowPunct w:val="false"/>
        <w:spacing w:lineRule="auto" w:line="240"/>
        <w:rPr/>
      </w:pPr>
      <w:r>
        <w:annotationRef/>
      </w:r>
      <w:r>
        <w:rPr>
          <w:rFonts w:cs="DejaVu Sans" w:ascii="Carlito" w:hAnsi="Carlito" w:eastAsia="DejaVu Sans"/>
          <w:sz w:val="24"/>
          <w:szCs w:val="24"/>
          <w:lang w:bidi="en-US" w:eastAsia="en-US" w:val="en-US"/>
        </w:rPr>
        <w:t>AU: Anestis et al. (2022) is cited in the text and not provided in the reference list. Please provide the reference details in the list.</w:t>
      </w:r>
    </w:p>
  </w:comment>
  <w:comment w:id="1" w:author="Raja Pari" w:date="2025-10-24T16:26:00Z" w:initials="RP">
    <w:p>
      <w:pPr>
        <w:overflowPunct w:val="false"/>
        <w:spacing w:lineRule="auto" w:line="240"/>
        <w:rPr/>
      </w:pPr>
      <w:r>
        <w:annotationRef/>
      </w:r>
      <w:r>
        <w:rPr>
          <w:rFonts w:cs="DejaVu Sans" w:ascii="Carlito" w:hAnsi="Carlito" w:eastAsia="DejaVu Sans"/>
          <w:sz w:val="24"/>
          <w:szCs w:val="24"/>
          <w:lang w:bidi="en-US" w:eastAsia="en-US" w:val="en-US"/>
        </w:rPr>
        <w:t xml:space="preserve">AU: The following references are provided in the list and not cited in the text: Cunningham, Carter and Zimmerman (2019); Fortier et al. (2017); Fowler et al. (2017); Kellermann et al. (1993); Merriam-Webster (n.d.). Please check and provide the citations. </w:t>
      </w:r>
    </w:p>
  </w:comment>
</w:comments>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
        <w:rPr>
          <w:iCs/>
          <w:sz w:val="18"/>
          <w:szCs w:val="18"/>
        </w:rPr>
      </w:pPr>
      <w:r>
        <w:rPr>
          <w:rStyle w:val="EndnoteCharacters"/>
        </w:rPr>
        <w:endnoteRef/>
      </w:r>
      <w:r>
        <w:rPr>
          <w:iCs/>
          <w:rPrChange w:id="0" w:author="Raja Pari" w:date="2025-10-24T16:04:00Z">
            <w:rPr>
              <w:i/>
            </w:rPr>
          </w:rPrChange>
        </w:rPr>
        <w:t xml:space="preserve"> </w:t>
      </w:r>
      <w:r>
        <w:rPr>
          <w:iCs/>
          <w:rPrChange w:id="0" w:author="Raja Pari" w:date="2025-10-24T16:04:00Z">
            <w:rPr>
              <w:i/>
            </w:rPr>
          </w:rPrChange>
        </w:rPr>
        <w:t>Our search received support from the Director of the National Archive of Criminal Justice Data</w:t>
      </w:r>
      <w:r>
        <w:rPr>
          <w:iCs/>
          <w:rPrChange w:id="0" w:author="Raja Pari" w:date="2025-10-24T16:04:00Z"/>
        </w:rPr>
        <w:t>.</w:t>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Carlito">
    <w:altName w:val="Calibri"/>
    <w:charset w:val="01" w:characterSet="utf-8"/>
    <w:family w:val="swiss"/>
    <w:pitch w:val="variable"/>
  </w:font>
  <w:font w:name="Memento">
    <w:charset w:val="01" w:characterSet="utf-8"/>
    <w:family w:val="swiss"/>
    <w:pitch w:val="variable"/>
  </w:font>
  <w:font w:name="Cambria">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trackRevisions/>
  <w:defaultTabStop w:val="720"/>
  <w:autoHyphenation w:val="true"/>
  <w:hyphenationZone w:val="0"/>
  <w:endnotePr>
    <w:pos w:val="sectEnd"/>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N" w:val="1"/>
    <w:docVar w:name="S1" w:val="0"/>
  </w:docVars>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highlight w:val="white"/>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0"/>
      <w:szCs w:val="20"/>
      <w:highlight w:val="white"/>
      <w:lang w:val="en-US" w:eastAsia="en-US" w:bidi="ar-SA"/>
    </w:rPr>
  </w:style>
  <w:style w:type="paragraph" w:styleId="Heading1">
    <w:name w:val="heading 1"/>
    <w:basedOn w:val="Normal"/>
    <w:next w:val="Normal"/>
    <w:uiPriority w:val="9"/>
    <w:qFormat/>
    <w:rsid w:val="00010266"/>
    <w:pPr>
      <w:keepNext w:val="true"/>
      <w:keepLines/>
      <w:outlineLvl w:val="0"/>
    </w:pPr>
    <w:rPr>
      <w:b/>
      <w:sz w:val="24"/>
      <w:szCs w:val="24"/>
      <w:highlight w:val="none"/>
    </w:rPr>
  </w:style>
  <w:style w:type="paragraph" w:styleId="Heading2">
    <w:name w:val="heading 2"/>
    <w:basedOn w:val="Normal"/>
    <w:next w:val="Normal"/>
    <w:uiPriority w:val="9"/>
    <w:unhideWhenUsed/>
    <w:qFormat/>
    <w:rsid w:val="00341f47"/>
    <w:pPr>
      <w:keepNext w:val="true"/>
      <w:keepLines/>
      <w:outlineLvl w:val="1"/>
    </w:pPr>
    <w:rPr>
      <w:b/>
      <w:i/>
      <w:sz w:val="22"/>
      <w:szCs w:val="22"/>
      <w:highlight w:val="none"/>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val="true"/>
      <w:keepLines/>
      <w:spacing w:before="240" w:after="80"/>
      <w:outlineLvl w:val="5"/>
    </w:pPr>
    <w:rPr>
      <w:i/>
      <w:color w:val="666666"/>
      <w:sz w:val="22"/>
      <w:szCs w:val="22"/>
    </w:rPr>
  </w:style>
  <w:style w:type="character" w:styleId="DefaultParagraphFont" w:default="1">
    <w:name w:val="Default Paragraph Font"/>
    <w:uiPriority w:val="1"/>
    <w:semiHidden/>
    <w:unhideWhenUsed/>
    <w:rPr/>
  </w:style>
  <w:style w:type="character" w:styleId="CommentTextChar" w:customStyle="1">
    <w:name w:val="Comment Text Char"/>
    <w:basedOn w:val="DefaultParagraphFont"/>
    <w:link w:val="CommentText"/>
    <w:uiPriority w:val="99"/>
    <w:rPr/>
  </w:style>
  <w:style w:type="character" w:styleId="CommentReference">
    <w:name w:val="annotation reference"/>
    <w:basedOn w:val="DefaultParagraphFont"/>
    <w:uiPriority w:val="99"/>
    <w:semiHidden/>
    <w:unhideWhenUsed/>
    <w:rPr>
      <w:sz w:val="16"/>
      <w:szCs w:val="16"/>
    </w:rPr>
  </w:style>
  <w:style w:type="character" w:styleId="CommentSubjectChar" w:customStyle="1">
    <w:name w:val="Comment Subject Char"/>
    <w:basedOn w:val="CommentTextChar"/>
    <w:link w:val="annotationsubject"/>
    <w:uiPriority w:val="99"/>
    <w:semiHidden/>
    <w:rsid w:val="0074031c"/>
    <w:rPr>
      <w:b/>
      <w:bCs/>
    </w:rPr>
  </w:style>
  <w:style w:type="character" w:styleId="HeaderChar" w:customStyle="1">
    <w:name w:val="Header Char"/>
    <w:basedOn w:val="DefaultParagraphFont"/>
    <w:link w:val="Header"/>
    <w:uiPriority w:val="99"/>
    <w:rsid w:val="0032007c"/>
    <w:rPr/>
  </w:style>
  <w:style w:type="character" w:styleId="FooterChar" w:customStyle="1">
    <w:name w:val="Footer Char"/>
    <w:basedOn w:val="DefaultParagraphFont"/>
    <w:link w:val="Footer"/>
    <w:uiPriority w:val="99"/>
    <w:rsid w:val="0032007c"/>
    <w:rPr/>
  </w:style>
  <w:style w:type="character" w:styleId="Strong">
    <w:name w:val="Strong"/>
    <w:basedOn w:val="DefaultParagraphFont"/>
    <w:uiPriority w:val="22"/>
    <w:qFormat/>
    <w:rsid w:val="00d74d91"/>
    <w:rPr>
      <w:b/>
      <w:bCs/>
    </w:rPr>
  </w:style>
  <w:style w:type="character" w:styleId="UnresolvedMention">
    <w:name w:val="Unresolved Mention"/>
    <w:basedOn w:val="DefaultParagraphFont"/>
    <w:uiPriority w:val="99"/>
    <w:semiHidden/>
    <w:unhideWhenUsed/>
    <w:rsid w:val="00da0060"/>
    <w:rPr>
      <w:color w:val="605E5C"/>
      <w:shd w:fill="E1DFDD" w:val="clear"/>
    </w:rPr>
  </w:style>
  <w:style w:type="character" w:styleId="EndnoteTextChar" w:customStyle="1">
    <w:name w:val="Endnote Text Char"/>
    <w:basedOn w:val="DefaultParagraphFont"/>
    <w:link w:val="EndnoteText"/>
    <w:uiPriority w:val="99"/>
    <w:semiHidden/>
    <w:rsid w:val="00d74d91"/>
    <w:rPr/>
  </w:style>
  <w:style w:type="character" w:styleId="FootnoteTextChar" w:customStyle="1">
    <w:name w:val="Footnote Text Char"/>
    <w:basedOn w:val="DefaultParagraphFont"/>
    <w:link w:val="FootnoteText"/>
    <w:uiPriority w:val="99"/>
    <w:semiHidden/>
    <w:rsid w:val="00d74d91"/>
    <w:rPr/>
  </w:style>
  <w:style w:type="character" w:styleId="EndnoteCharacters">
    <w:name w:val="Endnote Characters"/>
    <w:basedOn w:val="DefaultParagraphFont"/>
    <w:uiPriority w:val="99"/>
    <w:semiHidden/>
    <w:unhideWhenUsed/>
    <w:rsid w:val="00d74d91"/>
    <w:rPr>
      <w:vertAlign w:val="superscript"/>
    </w:rPr>
  </w:style>
  <w:style w:type="character" w:styleId="EndnoteReference">
    <w:name w:val="endnote reference"/>
    <w:rPr>
      <w:vertAlign w:val="superscript"/>
    </w:rPr>
  </w:style>
  <w:style w:type="character" w:styleId="FootnoteCharacters">
    <w:name w:val="Footnote Characters"/>
    <w:basedOn w:val="DefaultParagraphFont"/>
    <w:uiPriority w:val="99"/>
    <w:semiHidden/>
    <w:unhideWhenUsed/>
    <w:rsid w:val="00d74d91"/>
    <w:rPr>
      <w:vertAlign w:val="superscript"/>
    </w:rPr>
  </w:style>
  <w:style w:type="character" w:styleId="FootnoteReference">
    <w:name w:val="footnote reference"/>
    <w:rPr>
      <w:vertAlign w:val="superscript"/>
    </w:rPr>
  </w:style>
  <w:style w:type="character" w:styleId="Emphasis">
    <w:name w:val="Emphasis"/>
    <w:basedOn w:val="DefaultParagraphFont"/>
    <w:uiPriority w:val="20"/>
    <w:qFormat/>
    <w:rsid w:val="00d74d91"/>
    <w:rPr>
      <w:i/>
      <w:iCs/>
    </w:rPr>
  </w:style>
  <w:style w:type="character" w:styleId="AccessDate" w:customStyle="1">
    <w:name w:val="AccessDate"/>
    <w:basedOn w:val="DefaultParagraphFont"/>
    <w:uiPriority w:val="1"/>
    <w:qFormat/>
    <w:rsid w:val="005e287a"/>
    <w:rPr>
      <w:rFonts w:ascii="Times New Roman" w:hAnsi="Times New Roman"/>
      <w:iCs/>
      <w:sz w:val="24"/>
      <w:shd w:fill="F79646" w:val="clear"/>
      <w:lang w:val="en-US"/>
    </w:rPr>
  </w:style>
  <w:style w:type="character" w:styleId="ArtlID" w:customStyle="1">
    <w:name w:val="ArtlID"/>
    <w:basedOn w:val="DefaultParagraphFont"/>
    <w:uiPriority w:val="1"/>
    <w:qFormat/>
    <w:rsid w:val="005e287a"/>
    <w:rPr>
      <w:rFonts w:ascii="Times New Roman" w:hAnsi="Times New Roman"/>
      <w:sz w:val="24"/>
      <w:shd w:fill="92D050" w:val="clear"/>
      <w:lang w:val="en-US"/>
    </w:rPr>
  </w:style>
  <w:style w:type="character" w:styleId="ArtlTitle" w:customStyle="1">
    <w:name w:val="ArtlTitle"/>
    <w:basedOn w:val="DefaultParagraphFont"/>
    <w:uiPriority w:val="1"/>
    <w:qFormat/>
    <w:rsid w:val="005e287a"/>
    <w:rPr>
      <w:rFonts w:ascii="Times New Roman" w:hAnsi="Times New Roman"/>
      <w:sz w:val="24"/>
      <w:shd w:fill="069E7A" w:val="clear"/>
      <w:lang w:val="en-US"/>
    </w:rPr>
  </w:style>
  <w:style w:type="character" w:styleId="Author" w:customStyle="1">
    <w:name w:val="Author"/>
    <w:basedOn w:val="DefaultParagraphFont"/>
    <w:uiPriority w:val="1"/>
    <w:qFormat/>
    <w:rsid w:val="005e287a"/>
    <w:rPr>
      <w:rFonts w:ascii="Times New Roman" w:hAnsi="Times New Roman"/>
      <w:sz w:val="24"/>
      <w:shd w:fill="EAF1DD" w:val="clear"/>
      <w:lang w:val="en-US"/>
    </w:rPr>
  </w:style>
  <w:style w:type="character" w:styleId="BookTitle" w:customStyle="1">
    <w:name w:val="BookTitle"/>
    <w:basedOn w:val="DefaultParagraphFont"/>
    <w:uiPriority w:val="1"/>
    <w:qFormat/>
    <w:rsid w:val="005e287a"/>
    <w:rPr>
      <w:rFonts w:ascii="Times New Roman" w:hAnsi="Times New Roman"/>
      <w:i w:val="false"/>
      <w:sz w:val="24"/>
      <w:shd w:fill="00B050" w:val="clear"/>
      <w:lang w:val="en-US"/>
    </w:rPr>
  </w:style>
  <w:style w:type="character" w:styleId="ChapTitle" w:customStyle="1">
    <w:name w:val="ChapTitle"/>
    <w:basedOn w:val="DefaultParagraphFont"/>
    <w:uiPriority w:val="1"/>
    <w:qFormat/>
    <w:rsid w:val="005e287a"/>
    <w:rPr>
      <w:rFonts w:ascii="Times New Roman" w:hAnsi="Times New Roman"/>
      <w:sz w:val="24"/>
      <w:shd w:fill="03ABBD" w:val="clear"/>
      <w:lang w:val="en-US"/>
    </w:rPr>
  </w:style>
  <w:style w:type="character" w:styleId="Collab" w:customStyle="1">
    <w:name w:val="Collab"/>
    <w:basedOn w:val="DefaultParagraphFont"/>
    <w:uiPriority w:val="1"/>
    <w:qFormat/>
    <w:rsid w:val="005e287a"/>
    <w:rPr>
      <w:rFonts w:ascii="Times New Roman" w:hAnsi="Times New Roman"/>
      <w:sz w:val="24"/>
      <w:shd w:fill="7F619F" w:val="clear"/>
      <w:lang w:val="en-US"/>
    </w:rPr>
  </w:style>
  <w:style w:type="character" w:styleId="ConfDate" w:customStyle="1">
    <w:name w:val="ConfDate"/>
    <w:basedOn w:val="DefaultParagraphFont"/>
    <w:uiPriority w:val="1"/>
    <w:qFormat/>
    <w:rsid w:val="005e287a"/>
    <w:rPr>
      <w:rFonts w:ascii="Times New Roman" w:hAnsi="Times New Roman"/>
      <w:i w:val="false"/>
      <w:color w:val="000000"/>
      <w:sz w:val="24"/>
      <w:shd w:fill="D99594" w:val="clear"/>
      <w:lang w:val="en-US"/>
    </w:rPr>
  </w:style>
  <w:style w:type="character" w:styleId="ConfLoc" w:customStyle="1">
    <w:name w:val="ConfLoc"/>
    <w:basedOn w:val="ConfDate"/>
    <w:uiPriority w:val="1"/>
    <w:qFormat/>
    <w:rsid w:val="005e287a"/>
    <w:rPr>
      <w:rFonts w:ascii="Times New Roman" w:hAnsi="Times New Roman"/>
      <w:i/>
      <w:color w:themeColor="text1" w:val="000000"/>
      <w:kern w:val="0"/>
      <w:sz w:val="24"/>
      <w:shd w:fill="00B0F0" w:val="clear"/>
      <w:lang w:val="en-US"/>
    </w:rPr>
  </w:style>
  <w:style w:type="character" w:styleId="ConfTitle" w:customStyle="1">
    <w:name w:val="ConfTitle"/>
    <w:basedOn w:val="DefaultParagraphFont"/>
    <w:uiPriority w:val="1"/>
    <w:qFormat/>
    <w:rsid w:val="005e287a"/>
    <w:rPr>
      <w:rFonts w:ascii="Times New Roman" w:hAnsi="Times New Roman"/>
      <w:i w:val="false"/>
      <w:color w:val="FFFFFF"/>
      <w:sz w:val="24"/>
      <w:shd w:fill="339966" w:val="clear"/>
      <w:lang w:val="en-US"/>
    </w:rPr>
  </w:style>
  <w:style w:type="character" w:styleId="Day" w:customStyle="1">
    <w:name w:val="Day"/>
    <w:basedOn w:val="DefaultParagraphFont"/>
    <w:uiPriority w:val="1"/>
    <w:qFormat/>
    <w:rsid w:val="005e287a"/>
    <w:rPr>
      <w:rFonts w:ascii="Times New Roman" w:hAnsi="Times New Roman"/>
      <w:sz w:val="24"/>
      <w:shd w:fill="8DB3E2" w:val="clear"/>
      <w:lang w:val="en-US"/>
    </w:rPr>
  </w:style>
  <w:style w:type="character" w:styleId="DOI" w:customStyle="1">
    <w:name w:val="DOI"/>
    <w:basedOn w:val="DefaultParagraphFont"/>
    <w:uiPriority w:val="1"/>
    <w:qFormat/>
    <w:rsid w:val="005e287a"/>
    <w:rPr>
      <w:rFonts w:ascii="Times New Roman" w:hAnsi="Times New Roman"/>
      <w:i w:val="false"/>
      <w:sz w:val="24"/>
      <w:shd w:fill="D6E3BC" w:val="clear"/>
      <w:lang w:val="en-US"/>
    </w:rPr>
  </w:style>
  <w:style w:type="character" w:styleId="Editor" w:customStyle="1">
    <w:name w:val="Editor"/>
    <w:basedOn w:val="Author"/>
    <w:uiPriority w:val="1"/>
    <w:qFormat/>
    <w:rsid w:val="005e287a"/>
    <w:rPr>
      <w:rFonts w:ascii="Times New Roman" w:hAnsi="Times New Roman"/>
      <w:sz w:val="24"/>
      <w:shd w:fill="auto" w:val="clear"/>
      <w:lang w:val="en-US"/>
    </w:rPr>
  </w:style>
  <w:style w:type="character" w:styleId="Edn" w:customStyle="1">
    <w:name w:val="Edn"/>
    <w:basedOn w:val="Author"/>
    <w:uiPriority w:val="1"/>
    <w:qFormat/>
    <w:rsid w:val="005e287a"/>
    <w:rPr>
      <w:rFonts w:ascii="Times New Roman" w:hAnsi="Times New Roman"/>
      <w:sz w:val="24"/>
      <w:shd w:fill="C4BC96" w:val="clear"/>
      <w:lang w:val="en-US"/>
    </w:rPr>
  </w:style>
  <w:style w:type="character" w:styleId="ePage" w:customStyle="1">
    <w:name w:val="ePage"/>
    <w:basedOn w:val="DefaultParagraphFont"/>
    <w:uiPriority w:val="1"/>
    <w:qFormat/>
    <w:rsid w:val="005e287a"/>
    <w:rPr>
      <w:rFonts w:ascii="Times New Roman" w:hAnsi="Times New Roman"/>
      <w:sz w:val="24"/>
      <w:shd w:fill="D59B09" w:val="clear"/>
      <w:lang w:val="en-US"/>
    </w:rPr>
  </w:style>
  <w:style w:type="character" w:styleId="Etal" w:customStyle="1">
    <w:name w:val="Etal"/>
    <w:basedOn w:val="DefaultParagraphFont"/>
    <w:uiPriority w:val="1"/>
    <w:qFormat/>
    <w:rsid w:val="005e287a"/>
    <w:rPr>
      <w:rFonts w:ascii="Times New Roman" w:hAnsi="Times New Roman"/>
      <w:color w:val="000000"/>
      <w:sz w:val="24"/>
      <w:shd w:fill="F99595" w:val="clear"/>
      <w:lang w:val="en-US"/>
    </w:rPr>
  </w:style>
  <w:style w:type="character" w:styleId="FirstPage" w:customStyle="1">
    <w:name w:val="FirstPage"/>
    <w:basedOn w:val="DefaultParagraphFont"/>
    <w:uiPriority w:val="1"/>
    <w:qFormat/>
    <w:rsid w:val="005e287a"/>
    <w:rPr>
      <w:rFonts w:ascii="Times New Roman" w:hAnsi="Times New Roman"/>
      <w:i w:val="false"/>
      <w:sz w:val="24"/>
      <w:shd w:fill="8DB3E2" w:val="clear"/>
      <w:lang w:val="en-US"/>
    </w:rPr>
  </w:style>
  <w:style w:type="character" w:styleId="GivenName" w:customStyle="1">
    <w:name w:val="GivenName"/>
    <w:basedOn w:val="DefaultParagraphFont"/>
    <w:uiPriority w:val="1"/>
    <w:qFormat/>
    <w:rsid w:val="005e287a"/>
    <w:rPr>
      <w:rFonts w:ascii="Times New Roman" w:hAnsi="Times New Roman"/>
      <w:sz w:val="24"/>
      <w:shd w:fill="948A54" w:val="clear"/>
      <w:lang w:val="en-US"/>
    </w:rPr>
  </w:style>
  <w:style w:type="character" w:styleId="Issue" w:customStyle="1">
    <w:name w:val="Issue"/>
    <w:basedOn w:val="DefaultParagraphFont"/>
    <w:uiPriority w:val="1"/>
    <w:qFormat/>
    <w:rsid w:val="005e287a"/>
    <w:rPr>
      <w:rFonts w:ascii="Times New Roman" w:hAnsi="Times New Roman"/>
      <w:i w:val="false"/>
      <w:sz w:val="24"/>
      <w:shd w:fill="00B3F2" w:val="clear"/>
      <w:lang w:val="en-US"/>
    </w:rPr>
  </w:style>
  <w:style w:type="character" w:styleId="JournalTitle" w:customStyle="1">
    <w:name w:val="JournalTitle"/>
    <w:basedOn w:val="ChapTitle"/>
    <w:uiPriority w:val="1"/>
    <w:qFormat/>
    <w:rsid w:val="005e287a"/>
    <w:rPr>
      <w:rFonts w:ascii="Times New Roman" w:hAnsi="Times New Roman"/>
      <w:i w:val="false"/>
      <w:sz w:val="24"/>
      <w:shd w:fill="FDE9D9" w:val="clear"/>
      <w:lang w:val="en-US"/>
    </w:rPr>
  </w:style>
  <w:style w:type="character" w:styleId="LastPage" w:customStyle="1">
    <w:name w:val="LastPage"/>
    <w:basedOn w:val="FirstPage"/>
    <w:uiPriority w:val="1"/>
    <w:qFormat/>
    <w:rsid w:val="005e287a"/>
    <w:rPr>
      <w:rFonts w:ascii="Times New Roman" w:hAnsi="Times New Roman"/>
      <w:i w:val="false"/>
      <w:sz w:val="24"/>
      <w:shd w:fill="E5B8B7" w:val="clear"/>
      <w:lang w:val="en-US"/>
    </w:rPr>
  </w:style>
  <w:style w:type="character" w:styleId="Lbl" w:customStyle="1">
    <w:name w:val="Lbl"/>
    <w:basedOn w:val="ArtlID"/>
    <w:uiPriority w:val="1"/>
    <w:qFormat/>
    <w:rsid w:val="005e287a"/>
    <w:rPr>
      <w:rFonts w:ascii="Times New Roman" w:hAnsi="Times New Roman"/>
      <w:sz w:val="24"/>
      <w:shd w:fill="B56BAC" w:val="clear"/>
      <w:lang w:val="en-US"/>
    </w:rPr>
  </w:style>
  <w:style w:type="character" w:styleId="Month" w:customStyle="1">
    <w:name w:val="Month"/>
    <w:basedOn w:val="Day"/>
    <w:uiPriority w:val="1"/>
    <w:qFormat/>
    <w:rsid w:val="005e287a"/>
    <w:rPr>
      <w:rFonts w:ascii="Times New Roman" w:hAnsi="Times New Roman"/>
      <w:sz w:val="24"/>
      <w:shd w:fill="DB960D" w:val="clear"/>
      <w:lang w:val="en-US"/>
    </w:rPr>
  </w:style>
  <w:style w:type="character" w:styleId="Other" w:customStyle="1">
    <w:name w:val="Other"/>
    <w:basedOn w:val="DefaultParagraphFont"/>
    <w:uiPriority w:val="1"/>
    <w:qFormat/>
    <w:rsid w:val="005e287a"/>
    <w:rPr>
      <w:rFonts w:ascii="Times New Roman" w:hAnsi="Times New Roman"/>
      <w:sz w:val="24"/>
      <w:shd w:fill="B8E9FA" w:val="clear"/>
      <w:lang w:val="en-US"/>
    </w:rPr>
  </w:style>
  <w:style w:type="character" w:styleId="OtherTitle" w:customStyle="1">
    <w:name w:val="OtherTitle"/>
    <w:basedOn w:val="AccessDate"/>
    <w:uiPriority w:val="1"/>
    <w:qFormat/>
    <w:rsid w:val="005e287a"/>
    <w:rPr>
      <w:rFonts w:ascii="Times New Roman" w:hAnsi="Times New Roman"/>
      <w:iCs/>
      <w:sz w:val="24"/>
      <w:shd w:fill="948A54" w:val="clear"/>
      <w:lang w:val="en-US"/>
    </w:rPr>
  </w:style>
  <w:style w:type="character" w:styleId="Pub-Loc" w:customStyle="1">
    <w:name w:val="Pub-Loc"/>
    <w:basedOn w:val="DefaultParagraphFont"/>
    <w:uiPriority w:val="1"/>
    <w:qFormat/>
    <w:rsid w:val="005e287a"/>
    <w:rPr>
      <w:rFonts w:ascii="Times New Roman" w:hAnsi="Times New Roman"/>
      <w:sz w:val="24"/>
      <w:shd w:fill="92CDDC" w:val="clear"/>
      <w:lang w:val="en-US"/>
    </w:rPr>
  </w:style>
  <w:style w:type="character" w:styleId="Pub-Name" w:customStyle="1">
    <w:name w:val="Pub-Name"/>
    <w:basedOn w:val="Edn"/>
    <w:uiPriority w:val="1"/>
    <w:qFormat/>
    <w:rsid w:val="005e287a"/>
    <w:rPr>
      <w:rFonts w:ascii="Times New Roman" w:hAnsi="Times New Roman"/>
      <w:sz w:val="24"/>
      <w:shd w:fill="D99594" w:val="clear"/>
      <w:lang w:val="en-US"/>
    </w:rPr>
  </w:style>
  <w:style w:type="character" w:styleId="SurName" w:customStyle="1">
    <w:name w:val="SurName"/>
    <w:basedOn w:val="ePage"/>
    <w:uiPriority w:val="1"/>
    <w:qFormat/>
    <w:rsid w:val="005e287a"/>
    <w:rPr>
      <w:rFonts w:ascii="Times New Roman" w:hAnsi="Times New Roman"/>
      <w:sz w:val="24"/>
      <w:shd w:fill="0F8FBD" w:val="clear"/>
      <w:lang w:val="en-US"/>
    </w:rPr>
  </w:style>
  <w:style w:type="character" w:styleId="TblBody" w:customStyle="1">
    <w:name w:val="TblBody"/>
    <w:basedOn w:val="DefaultParagraphFont"/>
    <w:uiPriority w:val="1"/>
    <w:qFormat/>
    <w:rsid w:val="005e287a"/>
    <w:rPr>
      <w:rFonts w:ascii="Times New Roman" w:hAnsi="Times New Roman"/>
      <w:sz w:val="24"/>
    </w:rPr>
  </w:style>
  <w:style w:type="character" w:styleId="TblHead" w:customStyle="1">
    <w:name w:val="TblHead"/>
    <w:basedOn w:val="DefaultParagraphFont"/>
    <w:uiPriority w:val="1"/>
    <w:qFormat/>
    <w:rsid w:val="005e287a"/>
    <w:rPr>
      <w:rFonts w:ascii="Times New Roman" w:hAnsi="Times New Roman"/>
      <w:sz w:val="24"/>
      <w:shd w:fill="BFBFBF" w:val="clear"/>
    </w:rPr>
  </w:style>
  <w:style w:type="character" w:styleId="Url" w:customStyle="1">
    <w:name w:val="Url"/>
    <w:basedOn w:val="Pub-Loc"/>
    <w:uiPriority w:val="1"/>
    <w:qFormat/>
    <w:rsid w:val="005e287a"/>
    <w:rPr>
      <w:rFonts w:ascii="Times New Roman" w:hAnsi="Times New Roman"/>
      <w:sz w:val="24"/>
      <w:shd w:fill="F0C2C2" w:val="clear"/>
      <w:lang w:val="en-US"/>
    </w:rPr>
  </w:style>
  <w:style w:type="character" w:styleId="Volume" w:customStyle="1">
    <w:name w:val="Volume"/>
    <w:basedOn w:val="JournalTitle"/>
    <w:uiPriority w:val="1"/>
    <w:qFormat/>
    <w:rsid w:val="005e287a"/>
    <w:rPr>
      <w:rFonts w:ascii="Times New Roman" w:hAnsi="Times New Roman"/>
      <w:i w:val="false"/>
      <w:sz w:val="24"/>
      <w:shd w:fill="CC3300" w:val="clear"/>
      <w:lang w:val="en-US"/>
    </w:rPr>
  </w:style>
  <w:style w:type="character" w:styleId="Web" w:customStyle="1">
    <w:name w:val="Web"/>
    <w:basedOn w:val="Url"/>
    <w:uiPriority w:val="1"/>
    <w:qFormat/>
    <w:rsid w:val="005e287a"/>
    <w:rPr>
      <w:rFonts w:ascii="Times New Roman" w:hAnsi="Times New Roman"/>
      <w:iCs/>
      <w:sz w:val="24"/>
      <w:shd w:fill="FF6565" w:val="clear"/>
      <w:lang w:val="en-US"/>
    </w:rPr>
  </w:style>
  <w:style w:type="character" w:styleId="Year" w:customStyle="1">
    <w:name w:val="Year"/>
    <w:basedOn w:val="Author"/>
    <w:uiPriority w:val="1"/>
    <w:qFormat/>
    <w:rsid w:val="005e287a"/>
    <w:rPr>
      <w:rFonts w:ascii="Times New Roman" w:hAnsi="Times New Roman"/>
      <w:sz w:val="24"/>
      <w:shd w:fill="E5DFEC" w:val="clear"/>
      <w:lang w:val="en-US"/>
    </w:rPr>
  </w:style>
  <w:style w:type="character" w:styleId="Hyperlink">
    <w:name w:val="Hyperlink"/>
    <w:basedOn w:val="DefaultParagraphFont"/>
    <w:uiPriority w:val="99"/>
    <w:unhideWhenUsed/>
    <w:rsid w:val="00e411ff"/>
    <w:rPr>
      <w:color w:themeColor="hyperlink" w:val="0000FF"/>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1"/>
    <w:next w:val="Normal"/>
    <w:uiPriority w:val="10"/>
    <w:qFormat/>
    <w:rsid w:val="00da0060"/>
    <w:pPr>
      <w:spacing w:before="0" w:after="300"/>
      <w:jc w:val="center"/>
    </w:pPr>
    <w:rPr>
      <w:sz w:val="32"/>
      <w:szCs w:val="3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ommentText">
    <w:name w:val="annotation text"/>
    <w:basedOn w:val="Normal"/>
    <w:link w:val="CommentTextChar"/>
    <w:uiPriority w:val="99"/>
    <w:unhideWhenUsed/>
    <w:pPr>
      <w:spacing w:lineRule="auto" w:line="240"/>
    </w:pPr>
    <w:rPr/>
  </w:style>
  <w:style w:type="paragraph" w:styleId="Revision">
    <w:name w:val="Revision"/>
    <w:uiPriority w:val="99"/>
    <w:semiHidden/>
    <w:rsid w:val="001a4f33"/>
    <w:pPr>
      <w:widowControl/>
      <w:bidi w:val="0"/>
      <w:spacing w:lineRule="auto" w:line="240" w:before="0" w:after="0"/>
      <w:jc w:val="start"/>
    </w:pPr>
    <w:rPr>
      <w:rFonts w:ascii="Arial" w:hAnsi="Arial" w:eastAsia="Arial" w:cs="Arial"/>
      <w:color w:val="auto"/>
      <w:kern w:val="0"/>
      <w:sz w:val="20"/>
      <w:szCs w:val="20"/>
      <w:highlight w:val="white"/>
      <w:lang w:val="en-US" w:eastAsia="en-US" w:bidi="ar-SA"/>
    </w:rPr>
  </w:style>
  <w:style w:type="paragraph" w:styleId="annotationsubject">
    <w:name w:val="annotation subject"/>
    <w:basedOn w:val="CommentText"/>
    <w:next w:val="CommentText"/>
    <w:link w:val="CommentSubjectChar"/>
    <w:uiPriority w:val="99"/>
    <w:semiHidden/>
    <w:unhideWhenUsed/>
    <w:rsid w:val="0074031c"/>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32007c"/>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32007c"/>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6b7f7d"/>
    <w:pPr>
      <w:spacing w:before="0" w:after="0"/>
      <w:ind w:start="720"/>
      <w:contextualSpacing/>
    </w:pPr>
    <w:rPr/>
  </w:style>
  <w:style w:type="paragraph" w:styleId="EndnoteText">
    <w:name w:val="endnote text"/>
    <w:basedOn w:val="Normal"/>
    <w:link w:val="EndnoteTextChar"/>
    <w:uiPriority w:val="99"/>
    <w:semiHidden/>
    <w:unhideWhenUsed/>
    <w:rsid w:val="00d74d91"/>
    <w:pPr>
      <w:spacing w:lineRule="auto" w:line="240"/>
    </w:pPr>
    <w:rPr/>
  </w:style>
  <w:style w:type="paragraph" w:styleId="FootnoteText">
    <w:name w:val="footnote text"/>
    <w:basedOn w:val="Normal"/>
    <w:link w:val="FootnoteTextChar"/>
    <w:uiPriority w:val="99"/>
    <w:semiHidden/>
    <w:unhideWhenUsed/>
    <w:rsid w:val="00d74d91"/>
    <w:pPr>
      <w:spacing w:lineRule="auto" w:line="240"/>
    </w:pPr>
    <w:rPr/>
  </w:style>
  <w:style w:type="paragraph" w:styleId="AbstractCopy" w:customStyle="1">
    <w:name w:val="Abstract Copy"/>
    <w:basedOn w:val="Normal"/>
    <w:qFormat/>
    <w:rsid w:val="005e287a"/>
    <w:pPr>
      <w:shd w:val="clear" w:color="auto" w:fill="C2D69B" w:themeFill="accent3" w:themeFillTint="99"/>
      <w:spacing w:lineRule="auto" w:line="240" w:before="240" w:after="240"/>
      <w:jc w:val="both"/>
    </w:pPr>
    <w:rPr>
      <w:rFonts w:ascii="Times New Roman" w:hAnsi="Times New Roman" w:eastAsia="Calibri" w:cs="Times New Roman"/>
      <w:sz w:val="24"/>
      <w:szCs w:val="22"/>
      <w:highlight w:val="none"/>
      <w:lang w:val="en-GB"/>
    </w:rPr>
  </w:style>
  <w:style w:type="paragraph" w:styleId="AbstractTitle" w:customStyle="1">
    <w:name w:val="Abstract Title"/>
    <w:qFormat/>
    <w:rsid w:val="005e287a"/>
    <w:pPr>
      <w:keepNext w:val="true"/>
      <w:keepLines/>
      <w:widowControl/>
      <w:suppressAutoHyphens w:val="true"/>
      <w:bidi w:val="0"/>
      <w:spacing w:lineRule="auto" w:line="240" w:before="240" w:after="120"/>
      <w:jc w:val="start"/>
    </w:pPr>
    <w:rPr>
      <w:rFonts w:ascii="Times New Roman" w:hAnsi="Times New Roman" w:eastAsia="Times New Roman" w:cs="Arial"/>
      <w:b/>
      <w:bCs/>
      <w:color w:val="FF0000"/>
      <w:kern w:val="2"/>
      <w:sz w:val="32"/>
      <w:szCs w:val="32"/>
      <w:highlight w:val="none"/>
      <w:lang w:val="en-GB" w:eastAsia="en-US" w:bidi="ar-SA"/>
    </w:rPr>
  </w:style>
  <w:style w:type="paragraph" w:styleId="ArticleTitle" w:customStyle="1">
    <w:name w:val="Article Title"/>
    <w:basedOn w:val="Normal"/>
    <w:qFormat/>
    <w:rsid w:val="005e287a"/>
    <w:pPr>
      <w:keepNext w:val="true"/>
      <w:keepLines/>
      <w:shd w:val="clear" w:color="auto" w:fill="D6E3BC" w:themeFill="accent3" w:themeFillTint="66"/>
      <w:spacing w:lineRule="auto" w:line="240"/>
      <w:jc w:val="center"/>
    </w:pPr>
    <w:rPr>
      <w:rFonts w:ascii="Times New Roman" w:hAnsi="Times New Roman" w:eastAsia="MS Gothic" w:cs="Times New Roman"/>
      <w:b/>
      <w:bCs/>
      <w:sz w:val="36"/>
      <w:szCs w:val="24"/>
      <w:highlight w:val="none"/>
    </w:rPr>
  </w:style>
  <w:style w:type="paragraph" w:styleId="BL" w:customStyle="1">
    <w:name w:val="BL"/>
    <w:basedOn w:val="Normal"/>
    <w:rsid w:val="005e287a"/>
    <w:pPr>
      <w:shd w:val="clear" w:color="auto" w:fill="F2DBDB" w:themeFill="accent2" w:themeFillTint="33"/>
      <w:spacing w:lineRule="auto" w:line="288" w:before="120" w:after="120"/>
      <w:ind w:hanging="720" w:start="720"/>
      <w:jc w:val="both"/>
      <w:textAlignment w:val="center"/>
    </w:pPr>
    <w:rPr>
      <w:rFonts w:ascii="Memento" w:hAnsi="Memento" w:eastAsia="M+ 2p bold" w:cs="Memento"/>
      <w:color w:val="000000"/>
      <w:highlight w:val="none"/>
      <w:lang w:val="en-GB"/>
    </w:rPr>
  </w:style>
  <w:style w:type="paragraph" w:styleId="BL1" w:customStyle="1">
    <w:name w:val="BL1"/>
    <w:basedOn w:val="BL"/>
    <w:next w:val="BL"/>
    <w:qFormat/>
    <w:rsid w:val="005e287a"/>
    <w:pPr>
      <w:ind w:hanging="0"/>
    </w:pPr>
    <w:rPr/>
  </w:style>
  <w:style w:type="paragraph" w:styleId="CoverAuthors" w:customStyle="1">
    <w:name w:val="Cover Authors"/>
    <w:qFormat/>
    <w:rsid w:val="005e287a"/>
    <w:pPr>
      <w:widowControl/>
      <w:bidi w:val="0"/>
      <w:spacing w:lineRule="auto" w:line="240" w:before="0" w:after="60"/>
      <w:jc w:val="center"/>
    </w:pPr>
    <w:rPr>
      <w:rFonts w:ascii="Times New Roman" w:hAnsi="Times New Roman" w:eastAsia="Calibri" w:cs="Times New Roman"/>
      <w:color w:val="993300"/>
      <w:kern w:val="0"/>
      <w:sz w:val="24"/>
      <w:szCs w:val="22"/>
      <w:highlight w:val="none"/>
      <w:lang w:val="en-US" w:eastAsia="en-US" w:bidi="ar-SA"/>
    </w:rPr>
  </w:style>
  <w:style w:type="paragraph" w:styleId="DisplayEquation" w:customStyle="1">
    <w:name w:val="DisplayEquation"/>
    <w:basedOn w:val="Normal"/>
    <w:qFormat/>
    <w:rsid w:val="005e287a"/>
    <w:pPr>
      <w:spacing w:before="0" w:after="200"/>
    </w:pPr>
    <w:rPr>
      <w:rFonts w:ascii="Cambria" w:hAnsi="Cambria" w:eastAsia="Cambria" w:cs="Arial" w:asciiTheme="minorHAnsi" w:cstheme="minorBidi" w:eastAsiaTheme="minorHAnsi" w:hAnsiTheme="minorHAnsi"/>
      <w:kern w:val="2"/>
      <w:sz w:val="24"/>
      <w:szCs w:val="22"/>
      <w:highlight w:val="none"/>
      <w:lang w:val="en-IN"/>
      <w14:ligatures w14:val="standardContextual"/>
    </w:rPr>
  </w:style>
  <w:style w:type="paragraph" w:styleId="EN" w:customStyle="1">
    <w:name w:val="EN"/>
    <w:basedOn w:val="Normal"/>
    <w:qFormat/>
    <w:rsid w:val="005e287a"/>
    <w:pPr>
      <w:spacing w:lineRule="auto" w:line="240"/>
    </w:pPr>
    <w:rPr>
      <w:rFonts w:ascii="Times New Roman" w:hAnsi="Times New Roman" w:eastAsia="Calibri" w:cs="Times New Roman"/>
      <w:sz w:val="24"/>
      <w:szCs w:val="22"/>
      <w:highlight w:val="none"/>
    </w:rPr>
  </w:style>
  <w:style w:type="paragraph" w:styleId="EXT" w:customStyle="1">
    <w:name w:val="EXT"/>
    <w:basedOn w:val="Normal"/>
    <w:rsid w:val="005e287a"/>
    <w:pPr>
      <w:shd w:val="clear" w:color="auto" w:fill="B2A1C7" w:themeFill="accent4" w:themeFillTint="99"/>
      <w:spacing w:lineRule="auto" w:line="288" w:before="120" w:after="120"/>
      <w:ind w:start="500" w:end="500"/>
      <w:jc w:val="both"/>
      <w:textAlignment w:val="center"/>
    </w:pPr>
    <w:rPr>
      <w:rFonts w:ascii="Memento" w:hAnsi="Memento" w:eastAsia="M+ 2p bold" w:cs="Memento"/>
      <w:color w:val="000000"/>
      <w:highlight w:val="none"/>
      <w:lang w:val="en-GB"/>
    </w:rPr>
  </w:style>
  <w:style w:type="paragraph" w:styleId="FigC" w:customStyle="1">
    <w:name w:val="FigC"/>
    <w:basedOn w:val="Normal"/>
    <w:rsid w:val="005e287a"/>
    <w:pPr>
      <w:widowControl w:val="false"/>
      <w:shd w:val="clear" w:color="auto" w:fill="FF9900"/>
      <w:spacing w:lineRule="atLeast" w:line="180"/>
      <w:jc w:val="both"/>
      <w:textAlignment w:val="center"/>
    </w:pPr>
    <w:rPr>
      <w:rFonts w:ascii="Times New Roman" w:hAnsi="Times New Roman" w:eastAsia="Calibri" w:cs="Times NR MT Pro"/>
      <w:color w:val="000000"/>
      <w:sz w:val="24"/>
      <w:szCs w:val="16"/>
      <w:highlight w:val="none"/>
      <w:lang w:val="en-GB" w:bidi="hi-IN"/>
    </w:rPr>
  </w:style>
  <w:style w:type="paragraph" w:styleId="FN" w:customStyle="1">
    <w:name w:val="FN"/>
    <w:basedOn w:val="Normal"/>
    <w:qFormat/>
    <w:rsid w:val="005e287a"/>
    <w:pPr>
      <w:spacing w:lineRule="auto" w:line="240"/>
    </w:pPr>
    <w:rPr>
      <w:rFonts w:ascii="Times New Roman" w:hAnsi="Times New Roman" w:eastAsia="Calibri" w:cs="Times New Roman"/>
      <w:sz w:val="24"/>
      <w:szCs w:val="22"/>
      <w:highlight w:val="none"/>
    </w:rPr>
  </w:style>
  <w:style w:type="paragraph" w:styleId="H1" w:customStyle="1">
    <w:name w:val="H1"/>
    <w:basedOn w:val="Normal"/>
    <w:qFormat/>
    <w:rsid w:val="005e287a"/>
    <w:pPr>
      <w:shd w:val="clear" w:color="auto" w:fill="D99594" w:themeFill="accent2" w:themeFillTint="99"/>
      <w:spacing w:lineRule="auto" w:line="240" w:before="360" w:after="120"/>
    </w:pPr>
    <w:rPr>
      <w:rFonts w:ascii="Times New Roman" w:hAnsi="Times New Roman" w:eastAsia="Calibri" w:cs="Times New Roman"/>
      <w:b/>
      <w:bCs/>
      <w:sz w:val="32"/>
      <w:szCs w:val="22"/>
      <w:highlight w:val="none"/>
    </w:rPr>
  </w:style>
  <w:style w:type="paragraph" w:styleId="H2" w:customStyle="1">
    <w:name w:val="H2"/>
    <w:basedOn w:val="Normal"/>
    <w:qFormat/>
    <w:rsid w:val="005e287a"/>
    <w:pPr>
      <w:shd w:val="clear" w:color="auto" w:fill="FABF8F" w:themeFill="accent6" w:themeFillTint="99"/>
      <w:spacing w:lineRule="auto" w:line="240" w:before="240" w:after="60"/>
      <w:outlineLvl w:val="0"/>
    </w:pPr>
    <w:rPr>
      <w:rFonts w:ascii="Times New Roman" w:hAnsi="Times New Roman" w:eastAsia="Calibri" w:cs="Times New Roman"/>
      <w:b/>
      <w:sz w:val="28"/>
      <w:szCs w:val="22"/>
      <w:highlight w:val="none"/>
    </w:rPr>
  </w:style>
  <w:style w:type="paragraph" w:styleId="H3" w:customStyle="1">
    <w:name w:val="H3"/>
    <w:basedOn w:val="Normal"/>
    <w:qFormat/>
    <w:rsid w:val="005e287a"/>
    <w:pPr>
      <w:shd w:val="clear" w:color="auto" w:fill="E5B8B7" w:themeFill="accent2" w:themeFillTint="66"/>
      <w:spacing w:lineRule="auto" w:line="240"/>
    </w:pPr>
    <w:rPr>
      <w:rFonts w:ascii="Times New Roman" w:hAnsi="Times New Roman" w:eastAsia="Calibri" w:cs="Times New Roman"/>
      <w:b/>
      <w:i/>
      <w:sz w:val="28"/>
      <w:szCs w:val="22"/>
      <w:highlight w:val="none"/>
    </w:rPr>
  </w:style>
  <w:style w:type="paragraph" w:styleId="H4" w:customStyle="1">
    <w:name w:val="H4"/>
    <w:basedOn w:val="Normal"/>
    <w:qFormat/>
    <w:rsid w:val="005e287a"/>
    <w:pPr>
      <w:spacing w:lineRule="auto" w:line="240"/>
    </w:pPr>
    <w:rPr>
      <w:rFonts w:ascii="Times New Roman" w:hAnsi="Times New Roman" w:eastAsia="Calibri" w:cs="Times New Roman"/>
      <w:b/>
      <w:i/>
      <w:sz w:val="24"/>
      <w:szCs w:val="22"/>
      <w:highlight w:val="none"/>
    </w:rPr>
  </w:style>
  <w:style w:type="paragraph" w:styleId="KW" w:customStyle="1">
    <w:name w:val="KW"/>
    <w:basedOn w:val="Normal"/>
    <w:qFormat/>
    <w:rsid w:val="005e287a"/>
    <w:pPr>
      <w:shd w:val="clear" w:color="auto" w:fill="76923C" w:themeFill="accent3" w:themeFillShade="bf"/>
      <w:spacing w:lineRule="auto" w:line="240"/>
      <w:jc w:val="both"/>
      <w:outlineLvl w:val="0"/>
    </w:pPr>
    <w:rPr>
      <w:rFonts w:ascii="Times New Roman" w:hAnsi="Times New Roman" w:eastAsia="Calibri" w:cs="Times New Roman"/>
      <w:sz w:val="24"/>
      <w:szCs w:val="22"/>
      <w:highlight w:val="none"/>
      <w:lang w:val="en-GB"/>
    </w:rPr>
  </w:style>
  <w:style w:type="paragraph" w:styleId="Meta" w:customStyle="1">
    <w:name w:val="Meta"/>
    <w:qFormat/>
    <w:rsid w:val="005e287a"/>
    <w:pPr>
      <w:widowControl/>
      <w:bidi w:val="0"/>
      <w:spacing w:lineRule="auto" w:line="240" w:before="120" w:after="120"/>
      <w:ind w:firstLine="720"/>
      <w:jc w:val="start"/>
    </w:pPr>
    <w:rPr>
      <w:rFonts w:ascii="Times New Roman" w:hAnsi="Times New Roman" w:eastAsia="Times New Roman" w:cs="Times New Roman"/>
      <w:color w:val="FF6600"/>
      <w:kern w:val="0"/>
      <w:sz w:val="22"/>
      <w:szCs w:val="22"/>
      <w:highlight w:val="none"/>
      <w:lang w:val="en-US" w:eastAsia="en-US" w:bidi="ar-SA"/>
    </w:rPr>
  </w:style>
  <w:style w:type="paragraph" w:styleId="NL" w:customStyle="1">
    <w:name w:val="NL"/>
    <w:basedOn w:val="Normal"/>
    <w:next w:val="BL"/>
    <w:qFormat/>
    <w:rsid w:val="005e287a"/>
    <w:pPr>
      <w:spacing w:lineRule="auto" w:line="240"/>
      <w:jc w:val="both"/>
    </w:pPr>
    <w:rPr>
      <w:rFonts w:ascii="Times New Roman" w:hAnsi="Times New Roman" w:eastAsia="Calibri" w:cs="Times New Roman"/>
      <w:sz w:val="24"/>
      <w:szCs w:val="22"/>
      <w:highlight w:val="none"/>
    </w:rPr>
  </w:style>
  <w:style w:type="paragraph" w:styleId="References" w:customStyle="1">
    <w:name w:val="References"/>
    <w:basedOn w:val="Normal"/>
    <w:qFormat/>
    <w:rsid w:val="005e287a"/>
    <w:pPr>
      <w:spacing w:lineRule="auto" w:line="240" w:before="0" w:after="120"/>
      <w:ind w:hanging="720" w:start="720"/>
      <w:jc w:val="both"/>
    </w:pPr>
    <w:rPr>
      <w:rFonts w:ascii="Times New Roman" w:hAnsi="Times New Roman" w:eastAsia="MS Mincho" w:cs="Times New Roman"/>
      <w:sz w:val="24"/>
      <w:szCs w:val="22"/>
      <w:highlight w:val="none"/>
      <w:lang w:eastAsia="da-DK"/>
    </w:rPr>
  </w:style>
  <w:style w:type="paragraph" w:styleId="ReferencesBO" w:customStyle="1">
    <w:name w:val="References_BO"/>
    <w:basedOn w:val="References"/>
    <w:qFormat/>
    <w:rsid w:val="005e287a"/>
    <w:pPr>
      <w:spacing w:before="0" w:after="60"/>
      <w:ind w:hanging="0" w:start="0"/>
    </w:pPr>
    <w:rPr/>
  </w:style>
  <w:style w:type="paragraph" w:styleId="ReferencesCF" w:customStyle="1">
    <w:name w:val="References_CF"/>
    <w:basedOn w:val="Normal"/>
    <w:qFormat/>
    <w:rsid w:val="005e287a"/>
    <w:pPr>
      <w:spacing w:lineRule="auto" w:line="240" w:before="0" w:after="60"/>
      <w:jc w:val="both"/>
    </w:pPr>
    <w:rPr>
      <w:rFonts w:ascii="Times New Roman" w:hAnsi="Times New Roman" w:eastAsia="MS Mincho" w:cs="Times New Roman"/>
      <w:sz w:val="24"/>
      <w:szCs w:val="22"/>
      <w:highlight w:val="none"/>
      <w:lang w:eastAsia="da-DK"/>
    </w:rPr>
  </w:style>
  <w:style w:type="paragraph" w:styleId="ReferencesEB" w:customStyle="1">
    <w:name w:val="References_EB"/>
    <w:basedOn w:val="ReferencesBO"/>
    <w:qFormat/>
    <w:rsid w:val="005e287a"/>
    <w:pPr/>
    <w:rPr/>
  </w:style>
  <w:style w:type="paragraph" w:styleId="ReferencesJN" w:customStyle="1">
    <w:name w:val="References_JN"/>
    <w:basedOn w:val="Normal"/>
    <w:qFormat/>
    <w:rsid w:val="005e287a"/>
    <w:pPr>
      <w:spacing w:lineRule="auto" w:line="240" w:before="0" w:after="60"/>
      <w:jc w:val="both"/>
    </w:pPr>
    <w:rPr>
      <w:rFonts w:ascii="Times New Roman" w:hAnsi="Times New Roman" w:eastAsia="Cambria" w:cs="Arial" w:cstheme="minorBidi" w:eastAsiaTheme="minorHAnsi"/>
      <w:kern w:val="2"/>
      <w:sz w:val="24"/>
      <w:szCs w:val="22"/>
      <w:highlight w:val="none"/>
      <w:lang w:val="en-IN"/>
      <w14:ligatures w14:val="standardContextual"/>
    </w:rPr>
  </w:style>
  <w:style w:type="paragraph" w:styleId="ReferencesOT" w:customStyle="1">
    <w:name w:val="References_OT"/>
    <w:basedOn w:val="Normal"/>
    <w:qFormat/>
    <w:rsid w:val="005e287a"/>
    <w:pPr>
      <w:spacing w:before="0" w:after="60"/>
    </w:pPr>
    <w:rPr>
      <w:rFonts w:ascii="Times New Roman" w:hAnsi="Times New Roman" w:eastAsia="Cambria" w:cs="Arial" w:cstheme="minorBidi" w:eastAsiaTheme="minorHAnsi"/>
      <w:kern w:val="2"/>
      <w:sz w:val="24"/>
      <w:szCs w:val="22"/>
      <w:highlight w:val="none"/>
      <w:lang w:val="en-IN"/>
      <w14:ligatures w14:val="standardContextual"/>
    </w:rPr>
  </w:style>
  <w:style w:type="paragraph" w:styleId="ReferencesWE" w:customStyle="1">
    <w:name w:val="References_WE"/>
    <w:basedOn w:val="Normal"/>
    <w:qFormat/>
    <w:rsid w:val="005e287a"/>
    <w:pPr>
      <w:spacing w:before="0" w:after="60"/>
    </w:pPr>
    <w:rPr>
      <w:rFonts w:ascii="Times New Roman" w:hAnsi="Times New Roman" w:eastAsia="Cambria" w:cs="Arial" w:cstheme="minorBidi" w:eastAsiaTheme="minorHAnsi"/>
      <w:kern w:val="2"/>
      <w:sz w:val="24"/>
      <w:szCs w:val="22"/>
      <w:highlight w:val="none"/>
      <w:lang w:val="en-IN"/>
      <w14:ligatures w14:val="standardContextual"/>
    </w:rPr>
  </w:style>
  <w:style w:type="paragraph" w:styleId="TblC" w:customStyle="1">
    <w:name w:val="TblC"/>
    <w:basedOn w:val="FigC"/>
    <w:next w:val="Normal"/>
    <w:qFormat/>
    <w:rsid w:val="005e287a"/>
    <w:pPr>
      <w:jc w:val="start"/>
    </w:pPr>
    <w:rPr/>
  </w:style>
  <w:style w:type="paragraph" w:styleId="TFOOT" w:customStyle="1">
    <w:name w:val="TFOOT"/>
    <w:basedOn w:val="Normal"/>
    <w:qFormat/>
    <w:rsid w:val="005e287a"/>
    <w:pPr>
      <w:shd w:val="clear" w:color="auto" w:fill="B2A1C7" w:themeFill="accent4" w:themeFillTint="99"/>
      <w:spacing w:lineRule="auto" w:line="360" w:before="0" w:after="200"/>
      <w:jc w:val="both"/>
    </w:pPr>
    <w:rPr>
      <w:rFonts w:ascii="Times New Roman" w:hAnsi="Times New Roman" w:eastAsia="Times New Roman" w:cs="Arial" w:cstheme="minorBidi"/>
      <w:iCs/>
      <w:color w:val="222222"/>
      <w:sz w:val="22"/>
      <w:szCs w:val="16"/>
      <w:highlight w:val="none"/>
      <w:lang w:eastAsia="da-DK"/>
    </w:rPr>
  </w:style>
  <w:style w:type="paragraph" w:styleId="TX" w:customStyle="1">
    <w:name w:val="TX"/>
    <w:basedOn w:val="Normal"/>
    <w:rsid w:val="005e287a"/>
    <w:pPr>
      <w:spacing w:lineRule="auto" w:line="288" w:before="120" w:after="120"/>
      <w:ind w:firstLine="170"/>
      <w:jc w:val="both"/>
      <w:textAlignment w:val="center"/>
    </w:pPr>
    <w:rPr>
      <w:rFonts w:ascii="Times New Roman" w:hAnsi="Times New Roman" w:eastAsia="M+ 2p bold" w:cs="Memento"/>
      <w:color w:val="000000"/>
      <w:sz w:val="24"/>
      <w:highlight w:val="none"/>
      <w:lang w:val="en-GB"/>
    </w:rPr>
  </w:style>
  <w:style w:type="paragraph" w:styleId="TXF" w:customStyle="1">
    <w:name w:val="TXF"/>
    <w:basedOn w:val="Normal"/>
    <w:rsid w:val="005e287a"/>
    <w:pPr>
      <w:spacing w:lineRule="auto" w:line="288" w:before="120" w:after="120"/>
      <w:jc w:val="both"/>
      <w:textAlignment w:val="center"/>
    </w:pPr>
    <w:rPr>
      <w:rFonts w:ascii="Times New Roman" w:hAnsi="Times New Roman" w:eastAsia="M+ 2p bold" w:cs="Memento"/>
      <w:color w:val="000000"/>
      <w:sz w:val="24"/>
      <w:highlight w:val="none"/>
      <w:lang w:val="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74fc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 TargetMode="External"/><Relationship Id="rId3" Type="http://schemas.openxmlformats.org/officeDocument/2006/relationships/endnotes" Target="endnotes.xml"/><Relationship Id="rId4" Type="http://schemas.openxmlformats.org/officeDocument/2006/relationships/comments" Target="comment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A3BCC-CCF7-4D59-8664-7B48E13C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Application>Collabora_Office/25.04.9.4$Linux_X86_64 LibreOffice_project/bbf180856f1919e69a04fdf6175ff4f11f52e1db</Application>
  <AppVersion>15.0000</AppVersion>
  <Pages>24</Pages>
  <Words>9643</Words>
  <Characters>56704</Characters>
  <CharactersWithSpaces>66047</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2025-10-23T06:10:00Z</dcterms:created>
  <dc:creator/>
  <dc:description/>
  <dc:language>en-US</dc:language>
  <cp:lastModifiedBy/>
  <dcterms:modified xsi:type="dcterms:W3CDTF">2026-04-12T19:08:59Z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